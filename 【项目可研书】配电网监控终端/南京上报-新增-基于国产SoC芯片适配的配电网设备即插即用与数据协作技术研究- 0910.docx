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center"/>
        <w:rPr>
          <w:rFonts w:eastAsia="仿宋"/>
          <w:spacing w:val="20"/>
        </w:rPr>
      </w:pPr>
    </w:p>
    <w:p>
      <w:pPr>
        <w:adjustRightInd w:val="0"/>
        <w:snapToGrid w:val="0"/>
        <w:spacing w:line="360" w:lineRule="auto"/>
        <w:jc w:val="center"/>
        <w:rPr>
          <w:rFonts w:eastAsia="仿宋"/>
          <w:spacing w:val="20"/>
        </w:rPr>
      </w:pPr>
    </w:p>
    <w:p>
      <w:pPr>
        <w:adjustRightInd w:val="0"/>
        <w:snapToGrid w:val="0"/>
        <w:spacing w:line="360" w:lineRule="auto"/>
        <w:jc w:val="center"/>
        <w:rPr>
          <w:rFonts w:eastAsia="仿宋"/>
          <w:spacing w:val="20"/>
        </w:rPr>
      </w:pPr>
    </w:p>
    <w:p>
      <w:pPr>
        <w:adjustRightInd w:val="0"/>
        <w:snapToGrid w:val="0"/>
        <w:spacing w:line="360" w:lineRule="auto"/>
        <w:jc w:val="center"/>
        <w:rPr>
          <w:rFonts w:ascii="仿宋_GB2312" w:eastAsia="仿宋_GB2312"/>
          <w:spacing w:val="20"/>
          <w:sz w:val="52"/>
        </w:rPr>
      </w:pPr>
      <w:r>
        <w:rPr>
          <w:rFonts w:hint="eastAsia" w:ascii="仿宋_GB2312" w:eastAsia="仿宋_GB2312"/>
          <w:spacing w:val="20"/>
          <w:sz w:val="52"/>
        </w:rPr>
        <w:t>国网江苏省电力有限公司科技项目</w:t>
      </w:r>
    </w:p>
    <w:p>
      <w:pPr>
        <w:adjustRightInd w:val="0"/>
        <w:snapToGrid w:val="0"/>
        <w:spacing w:line="360" w:lineRule="auto"/>
        <w:jc w:val="center"/>
        <w:rPr>
          <w:rFonts w:eastAsia="仿宋"/>
          <w:spacing w:val="20"/>
          <w:sz w:val="32"/>
        </w:rPr>
      </w:pPr>
      <w:r>
        <w:rPr>
          <w:rFonts w:eastAsia="仿宋"/>
          <w:b/>
          <w:spacing w:val="20"/>
          <w:sz w:val="72"/>
        </w:rPr>
        <w:t>可行性研究报告</w:t>
      </w:r>
    </w:p>
    <w:p>
      <w:pPr>
        <w:adjustRightInd w:val="0"/>
        <w:snapToGrid w:val="0"/>
        <w:spacing w:line="360" w:lineRule="auto"/>
        <w:rPr>
          <w:rFonts w:eastAsia="仿宋"/>
          <w:spacing w:val="20"/>
          <w:sz w:val="32"/>
        </w:rPr>
      </w:pPr>
    </w:p>
    <w:tbl>
      <w:tblPr>
        <w:tblStyle w:val="16"/>
        <w:tblW w:w="8079" w:type="dxa"/>
        <w:jc w:val="center"/>
        <w:tblLayout w:type="fixed"/>
        <w:tblCellMar>
          <w:top w:w="0" w:type="dxa"/>
          <w:left w:w="108" w:type="dxa"/>
          <w:bottom w:w="0" w:type="dxa"/>
          <w:right w:w="108" w:type="dxa"/>
        </w:tblCellMar>
      </w:tblPr>
      <w:tblGrid>
        <w:gridCol w:w="1843"/>
        <w:gridCol w:w="6236"/>
      </w:tblGrid>
      <w:tr>
        <w:tblPrEx>
          <w:tblCellMar>
            <w:top w:w="0" w:type="dxa"/>
            <w:left w:w="108" w:type="dxa"/>
            <w:bottom w:w="0" w:type="dxa"/>
            <w:right w:w="108" w:type="dxa"/>
          </w:tblCellMar>
        </w:tblPrEx>
        <w:trPr>
          <w:trHeight w:val="942" w:hRule="atLeast"/>
          <w:jc w:val="center"/>
        </w:trPr>
        <w:tc>
          <w:tcPr>
            <w:tcW w:w="1843" w:type="dxa"/>
            <w:vAlign w:val="center"/>
          </w:tcPr>
          <w:p>
            <w:pPr>
              <w:adjustRightInd w:val="0"/>
              <w:snapToGrid w:val="0"/>
              <w:spacing w:line="360" w:lineRule="auto"/>
              <w:rPr>
                <w:rFonts w:ascii="仿宋_GB2312" w:hAnsi="仿宋_GB2312" w:eastAsia="仿宋_GB2312" w:cs="仿宋_GB2312"/>
                <w:sz w:val="32"/>
              </w:rPr>
            </w:pPr>
            <w:r>
              <w:rPr>
                <w:rFonts w:hint="eastAsia" w:ascii="仿宋_GB2312" w:hAnsi="仿宋_GB2312" w:eastAsia="仿宋_GB2312" w:cs="仿宋_GB2312"/>
                <w:sz w:val="32"/>
              </w:rPr>
              <w:t>项目名称：</w:t>
            </w:r>
          </w:p>
        </w:tc>
        <w:tc>
          <w:tcPr>
            <w:tcW w:w="6236" w:type="dxa"/>
            <w:vAlign w:val="center"/>
          </w:tcPr>
          <w:p>
            <w:pPr>
              <w:autoSpaceDE w:val="0"/>
              <w:autoSpaceDN w:val="0"/>
              <w:adjustRightInd w:val="0"/>
              <w:jc w:val="left"/>
              <w:rPr>
                <w:rFonts w:ascii="仿宋_GB2312" w:hAnsi="仿宋_GB2312" w:eastAsia="仿宋_GB2312" w:cs="仿宋_GB2312"/>
                <w:sz w:val="32"/>
              </w:rPr>
            </w:pPr>
            <w:r>
              <w:rPr>
                <w:rFonts w:hint="eastAsia" w:ascii="仿宋_GB2312" w:hAnsi="仿宋_GB2312" w:eastAsia="仿宋_GB2312" w:cs="仿宋_GB2312"/>
                <w:sz w:val="32"/>
              </w:rPr>
              <w:t>基于国产SoC芯片适配的配电网设备即插即用与数据协作技术研究</w:t>
            </w:r>
          </w:p>
        </w:tc>
      </w:tr>
      <w:tr>
        <w:tblPrEx>
          <w:tblCellMar>
            <w:top w:w="0" w:type="dxa"/>
            <w:left w:w="108" w:type="dxa"/>
            <w:bottom w:w="0" w:type="dxa"/>
            <w:right w:w="108" w:type="dxa"/>
          </w:tblCellMar>
        </w:tblPrEx>
        <w:trPr>
          <w:trHeight w:val="700" w:hRule="atLeast"/>
          <w:jc w:val="center"/>
        </w:trPr>
        <w:tc>
          <w:tcPr>
            <w:tcW w:w="1843" w:type="dxa"/>
            <w:vAlign w:val="bottom"/>
          </w:tcPr>
          <w:p>
            <w:pPr>
              <w:adjustRightInd w:val="0"/>
              <w:snapToGrid w:val="0"/>
              <w:spacing w:line="360" w:lineRule="auto"/>
              <w:jc w:val="center"/>
              <w:rPr>
                <w:rFonts w:ascii="仿宋_GB2312" w:hAnsi="仿宋_GB2312" w:eastAsia="仿宋_GB2312" w:cs="仿宋_GB2312"/>
                <w:sz w:val="32"/>
              </w:rPr>
            </w:pPr>
            <w:r>
              <w:rPr>
                <w:rFonts w:hint="eastAsia" w:ascii="仿宋_GB2312" w:hAnsi="仿宋_GB2312" w:eastAsia="仿宋_GB2312" w:cs="仿宋_GB2312"/>
                <w:sz w:val="32"/>
              </w:rPr>
              <w:t>申请单位：</w:t>
            </w:r>
          </w:p>
        </w:tc>
        <w:tc>
          <w:tcPr>
            <w:tcW w:w="6236" w:type="dxa"/>
            <w:vAlign w:val="center"/>
          </w:tcPr>
          <w:p>
            <w:pPr>
              <w:adjustRightInd w:val="0"/>
              <w:snapToGrid w:val="0"/>
              <w:spacing w:line="360" w:lineRule="auto"/>
              <w:rPr>
                <w:rFonts w:ascii="仿宋_GB2312" w:hAnsi="仿宋_GB2312" w:eastAsia="仿宋_GB2312" w:cs="仿宋_GB2312"/>
                <w:sz w:val="32"/>
              </w:rPr>
            </w:pPr>
            <w:r>
              <w:rPr>
                <w:rFonts w:hint="eastAsia" w:ascii="仿宋_GB2312" w:hAnsi="仿宋_GB2312" w:eastAsia="仿宋_GB2312" w:cs="仿宋_GB2312"/>
                <w:kern w:val="0"/>
                <w:sz w:val="32"/>
                <w:szCs w:val="32"/>
              </w:rPr>
              <w:t>国网江苏省电力有限公司南京供电分公司</w:t>
            </w:r>
          </w:p>
        </w:tc>
      </w:tr>
      <w:tr>
        <w:tblPrEx>
          <w:tblCellMar>
            <w:top w:w="0" w:type="dxa"/>
            <w:left w:w="108" w:type="dxa"/>
            <w:bottom w:w="0" w:type="dxa"/>
            <w:right w:w="108" w:type="dxa"/>
          </w:tblCellMar>
        </w:tblPrEx>
        <w:trPr>
          <w:trHeight w:val="700" w:hRule="atLeast"/>
          <w:jc w:val="center"/>
        </w:trPr>
        <w:tc>
          <w:tcPr>
            <w:tcW w:w="1843" w:type="dxa"/>
            <w:vAlign w:val="bottom"/>
          </w:tcPr>
          <w:p>
            <w:pPr>
              <w:adjustRightInd w:val="0"/>
              <w:snapToGrid w:val="0"/>
              <w:spacing w:line="360" w:lineRule="auto"/>
              <w:jc w:val="center"/>
              <w:rPr>
                <w:rFonts w:ascii="仿宋_GB2312" w:hAnsi="仿宋_GB2312" w:eastAsia="仿宋_GB2312" w:cs="仿宋_GB2312"/>
                <w:sz w:val="32"/>
              </w:rPr>
            </w:pPr>
            <w:r>
              <w:rPr>
                <w:rFonts w:hint="eastAsia" w:ascii="仿宋_GB2312" w:hAnsi="仿宋_GB2312" w:eastAsia="仿宋_GB2312" w:cs="仿宋_GB2312"/>
                <w:sz w:val="32"/>
              </w:rPr>
              <w:t>起止时间：</w:t>
            </w:r>
          </w:p>
        </w:tc>
        <w:tc>
          <w:tcPr>
            <w:tcW w:w="6236" w:type="dxa"/>
            <w:vAlign w:val="center"/>
          </w:tcPr>
          <w:p>
            <w:pPr>
              <w:adjustRightInd w:val="0"/>
              <w:snapToGrid w:val="0"/>
              <w:spacing w:line="360" w:lineRule="auto"/>
              <w:rPr>
                <w:rFonts w:ascii="仿宋_GB2312" w:hAnsi="仿宋_GB2312" w:eastAsia="仿宋_GB2312" w:cs="仿宋_GB2312"/>
                <w:sz w:val="32"/>
              </w:rPr>
            </w:pPr>
            <w:r>
              <w:rPr>
                <w:rFonts w:hint="eastAsia" w:ascii="仿宋_GB2312" w:hAnsi="仿宋_GB2312" w:eastAsia="仿宋_GB2312" w:cs="仿宋_GB2312"/>
                <w:sz w:val="32"/>
              </w:rPr>
              <w:t>2020年8月至2022年6月</w:t>
            </w:r>
          </w:p>
        </w:tc>
      </w:tr>
    </w:tbl>
    <w:p>
      <w:pPr>
        <w:adjustRightInd w:val="0"/>
        <w:snapToGrid w:val="0"/>
        <w:spacing w:line="360" w:lineRule="auto"/>
        <w:jc w:val="center"/>
        <w:rPr>
          <w:rFonts w:ascii="仿宋_GB2312" w:hAnsi="仿宋_GB2312" w:eastAsia="仿宋_GB2312" w:cs="仿宋_GB2312"/>
        </w:rPr>
      </w:pPr>
    </w:p>
    <w:tbl>
      <w:tblPr>
        <w:tblStyle w:val="16"/>
        <w:tblW w:w="75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5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项目负责人：</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陈冰冰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通信地址：</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南京市建邺区奥体大街1号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邮政编码：</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210019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联系电话：</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025-84222730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传真：</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szCs w:val="32"/>
              </w:rPr>
              <w:t>025-84225744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025"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申请日期：</w:t>
            </w:r>
          </w:p>
        </w:tc>
        <w:tc>
          <w:tcPr>
            <w:tcW w:w="5500" w:type="dxa"/>
            <w:tcBorders>
              <w:tl2br w:val="nil"/>
              <w:tr2bl w:val="nil"/>
            </w:tcBorders>
            <w:vAlign w:val="center"/>
          </w:tcPr>
          <w:p>
            <w:pPr>
              <w:adjustRightInd w:val="0"/>
              <w:snapToGrid w:val="0"/>
              <w:jc w:val="center"/>
              <w:rPr>
                <w:rFonts w:ascii="仿宋_GB2312" w:hAnsi="仿宋_GB2312" w:eastAsia="仿宋_GB2312" w:cs="仿宋_GB2312"/>
                <w:sz w:val="32"/>
              </w:rPr>
            </w:pPr>
            <w:r>
              <w:rPr>
                <w:rFonts w:hint="eastAsia" w:ascii="仿宋_GB2312" w:hAnsi="仿宋_GB2312" w:eastAsia="仿宋_GB2312" w:cs="仿宋_GB2312"/>
                <w:sz w:val="32"/>
              </w:rPr>
              <w:t>2020年7月</w:t>
            </w:r>
          </w:p>
        </w:tc>
      </w:tr>
    </w:tbl>
    <w:p>
      <w:pPr>
        <w:adjustRightInd w:val="0"/>
        <w:snapToGrid w:val="0"/>
        <w:spacing w:line="360" w:lineRule="auto"/>
        <w:rPr>
          <w:rFonts w:ascii="仿宋_GB2312" w:hAnsi="仿宋_GB2312" w:eastAsia="仿宋_GB2312" w:cs="仿宋_GB2312"/>
          <w:spacing w:val="20"/>
        </w:rPr>
      </w:pPr>
    </w:p>
    <w:p>
      <w:pPr>
        <w:widowControl/>
        <w:jc w:val="left"/>
        <w:rPr>
          <w:rFonts w:eastAsia="仿宋"/>
        </w:rPr>
        <w:sectPr>
          <w:footerReference r:id="rId3" w:type="default"/>
          <w:pgSz w:w="11907" w:h="16840"/>
          <w:pgMar w:top="1440" w:right="1247" w:bottom="1440" w:left="1304" w:header="851" w:footer="992" w:gutter="0"/>
          <w:cols w:space="425" w:num="1"/>
          <w:titlePg/>
          <w:docGrid w:linePitch="380" w:charSpace="0"/>
        </w:sectPr>
      </w:pPr>
      <w:r>
        <w:rPr>
          <w:rFonts w:eastAsia="仿宋"/>
        </w:rPr>
        <w:br w:type="page"/>
      </w:r>
      <w:r>
        <w:rPr>
          <w:rFonts w:eastAsia="仿宋"/>
        </w:rPr>
        <w:br w:type="page"/>
      </w:r>
    </w:p>
    <w:p>
      <w:pPr>
        <w:widowControl/>
        <w:jc w:val="left"/>
        <w:rPr>
          <w:rFonts w:eastAsia="仿宋"/>
        </w:rPr>
      </w:pPr>
    </w:p>
    <w:p>
      <w:pPr>
        <w:numPr>
          <w:ilvl w:val="0"/>
          <w:numId w:val="1"/>
        </w:numPr>
        <w:adjustRightInd w:val="0"/>
        <w:snapToGrid w:val="0"/>
        <w:spacing w:line="360" w:lineRule="auto"/>
        <w:ind w:left="482" w:hanging="482"/>
        <w:outlineLvl w:val="0"/>
        <w:rPr>
          <w:rFonts w:eastAsia="仿宋"/>
          <w:b/>
          <w:sz w:val="30"/>
        </w:rPr>
      </w:pPr>
      <w:r>
        <w:rPr>
          <w:rFonts w:eastAsia="仿宋"/>
          <w:b/>
          <w:sz w:val="30"/>
        </w:rPr>
        <w:t>目的和意义</w:t>
      </w:r>
    </w:p>
    <w:p>
      <w:pPr>
        <w:pStyle w:val="23"/>
        <w:numPr>
          <w:ilvl w:val="1"/>
          <w:numId w:val="2"/>
        </w:numPr>
        <w:adjustRightInd w:val="0"/>
        <w:snapToGrid w:val="0"/>
        <w:spacing w:before="156" w:beforeLines="50" w:after="156" w:afterLines="50" w:line="360" w:lineRule="auto"/>
        <w:ind w:firstLineChars="0"/>
        <w:outlineLvl w:val="1"/>
        <w:rPr>
          <w:rFonts w:ascii="Times New Roman" w:hAnsi="Times New Roman" w:eastAsia="仿宋"/>
          <w:b/>
          <w:sz w:val="28"/>
          <w:szCs w:val="24"/>
        </w:rPr>
      </w:pPr>
      <w:bookmarkStart w:id="0" w:name="_Toc402362082"/>
      <w:r>
        <w:rPr>
          <w:rFonts w:ascii="Times New Roman" w:hAnsi="Times New Roman" w:eastAsia="仿宋"/>
          <w:b/>
          <w:sz w:val="28"/>
          <w:szCs w:val="24"/>
        </w:rPr>
        <w:t>项目背景</w:t>
      </w:r>
      <w:bookmarkEnd w:id="0"/>
    </w:p>
    <w:p>
      <w:pPr>
        <w:adjustRightInd w:val="0"/>
        <w:snapToGrid w:val="0"/>
        <w:spacing w:before="156" w:beforeLines="50" w:after="156" w:afterLines="50" w:line="360" w:lineRule="auto"/>
        <w:outlineLvl w:val="2"/>
        <w:rPr>
          <w:rFonts w:eastAsia="仿宋"/>
          <w:b/>
          <w:bCs/>
          <w:sz w:val="24"/>
        </w:rPr>
      </w:pPr>
      <w:r>
        <w:rPr>
          <w:rFonts w:eastAsia="仿宋"/>
          <w:b/>
          <w:bCs/>
          <w:sz w:val="24"/>
        </w:rPr>
        <w:t>1.1.1 宏观背景</w:t>
      </w:r>
    </w:p>
    <w:p>
      <w:pPr>
        <w:spacing w:line="360" w:lineRule="auto"/>
        <w:ind w:firstLine="480" w:firstLineChars="200"/>
        <w:rPr>
          <w:rFonts w:eastAsia="仿宋_GB2312"/>
          <w:sz w:val="24"/>
        </w:rPr>
      </w:pPr>
      <w:r>
        <w:rPr>
          <w:rFonts w:eastAsia="仿宋_GB2312"/>
          <w:sz w:val="24"/>
        </w:rPr>
        <w:t>在电网的建设和日常运维中，抵御日益频繁的自然灾害和外界干扰、降低运营成本、促进节能减排</w:t>
      </w:r>
      <w:r>
        <w:rPr>
          <w:rFonts w:eastAsia="仿宋_GB2312"/>
          <w:color w:val="000000" w:themeColor="text1"/>
          <w:sz w:val="24"/>
        </w:rPr>
        <w:t>为未来电力系统重要的工作之一</w:t>
      </w:r>
      <w:r>
        <w:rPr>
          <w:rFonts w:eastAsia="仿宋_GB2312"/>
          <w:sz w:val="24"/>
        </w:rPr>
        <w:t>，这就要求电网必须提高其灵活性和兼容性,依靠智能化手段不断提高其安全防御能力和自愈能力。智能电网成为世界各国竞相发展的一个重点领域，发展智能电网是社会经济发展的必然选择。</w:t>
      </w:r>
      <w:r>
        <w:rPr>
          <w:rFonts w:eastAsia="仿宋_GB2312"/>
          <w:color w:val="000000" w:themeColor="text1"/>
          <w:sz w:val="24"/>
        </w:rPr>
        <w:t>近年来，在国家政策的大力支持下，我国的智能电网建设进入了全面加快发展的新阶段</w:t>
      </w:r>
      <w:r>
        <w:rPr>
          <w:rFonts w:eastAsia="仿宋_GB2312"/>
          <w:sz w:val="24"/>
        </w:rPr>
        <w:t>。智能配电网是“能源互联网”建设的重要环节，它不仅服务于大电网，而且服务于电力终端用户，可以解决精确供能、电力需求侧管理、电网自由接入、多电源互动以及分散储能等问题。发展智能配电网对于促进我国战略性新兴产业发展和经济转型升级具有广泛的带动作用，对承载和推进国家“</w:t>
      </w:r>
      <w:r>
        <w:rPr>
          <w:rFonts w:hint="eastAsia" w:eastAsia="仿宋_GB2312"/>
          <w:sz w:val="24"/>
        </w:rPr>
        <w:t>互联网</w:t>
      </w:r>
      <w:r>
        <w:rPr>
          <w:rFonts w:eastAsia="仿宋_GB2312"/>
          <w:sz w:val="24"/>
        </w:rPr>
        <w:t>+”</w:t>
      </w:r>
      <w:r>
        <w:rPr>
          <w:rFonts w:hint="eastAsia" w:eastAsia="仿宋_GB2312"/>
          <w:sz w:val="24"/>
        </w:rPr>
        <w:t>智慧能源战略具有重要的意义。</w:t>
      </w:r>
    </w:p>
    <w:p>
      <w:pPr>
        <w:spacing w:line="360" w:lineRule="auto"/>
        <w:ind w:firstLine="480" w:firstLineChars="200"/>
        <w:rPr>
          <w:rFonts w:eastAsia="仿宋_GB2312"/>
          <w:sz w:val="24"/>
        </w:rPr>
      </w:pPr>
      <w:r>
        <w:rPr>
          <w:rFonts w:hint="eastAsia" w:eastAsia="仿宋_GB2312"/>
          <w:sz w:val="24"/>
        </w:rPr>
        <w:t>经过几年的建设与实践，我国在电网智能化方面已取得了巨大成果，累计建设了</w:t>
      </w:r>
      <w:r>
        <w:rPr>
          <w:rFonts w:eastAsia="仿宋_GB2312"/>
          <w:sz w:val="24"/>
        </w:rPr>
        <w:t>29</w:t>
      </w:r>
      <w:r>
        <w:rPr>
          <w:rFonts w:hint="eastAsia" w:eastAsia="仿宋_GB2312"/>
          <w:sz w:val="24"/>
        </w:rPr>
        <w:t>类</w:t>
      </w:r>
      <w:r>
        <w:rPr>
          <w:rFonts w:eastAsia="仿宋_GB2312"/>
          <w:sz w:val="24"/>
        </w:rPr>
        <w:t>287</w:t>
      </w:r>
      <w:r>
        <w:rPr>
          <w:rFonts w:hint="eastAsia" w:eastAsia="仿宋_GB2312"/>
          <w:sz w:val="24"/>
        </w:rPr>
        <w:t>项试点项目，初步建设了涵盖范围广、建设规模大、推进速度快、应用效果好的多地区的试点智能电网体系。截至</w:t>
      </w:r>
      <w:r>
        <w:rPr>
          <w:rFonts w:eastAsia="仿宋_GB2312"/>
          <w:sz w:val="24"/>
        </w:rPr>
        <w:t>2014</w:t>
      </w:r>
      <w:r>
        <w:rPr>
          <w:rFonts w:hint="eastAsia" w:eastAsia="仿宋_GB2312"/>
          <w:sz w:val="24"/>
        </w:rPr>
        <w:t>年底，国家电网公司共批复配电自动化项目</w:t>
      </w:r>
      <w:r>
        <w:rPr>
          <w:rFonts w:eastAsia="仿宋_GB2312"/>
          <w:sz w:val="24"/>
        </w:rPr>
        <w:t>84</w:t>
      </w:r>
      <w:r>
        <w:rPr>
          <w:rFonts w:hint="eastAsia" w:eastAsia="仿宋_GB2312"/>
          <w:sz w:val="24"/>
        </w:rPr>
        <w:t>个，涉及</w:t>
      </w:r>
      <w:r>
        <w:rPr>
          <w:rFonts w:eastAsia="仿宋_GB2312"/>
          <w:sz w:val="24"/>
        </w:rPr>
        <w:t>76</w:t>
      </w:r>
      <w:r>
        <w:rPr>
          <w:rFonts w:hint="eastAsia" w:eastAsia="仿宋_GB2312"/>
          <w:sz w:val="24"/>
        </w:rPr>
        <w:t>个城市，包括</w:t>
      </w:r>
      <w:r>
        <w:rPr>
          <w:rFonts w:eastAsia="仿宋_GB2312"/>
          <w:sz w:val="24"/>
        </w:rPr>
        <w:t>30</w:t>
      </w:r>
      <w:r>
        <w:rPr>
          <w:rFonts w:hint="eastAsia" w:eastAsia="仿宋_GB2312"/>
          <w:sz w:val="24"/>
        </w:rPr>
        <w:t>个省会（计划单列市）城市和</w:t>
      </w:r>
      <w:r>
        <w:rPr>
          <w:rFonts w:eastAsia="仿宋_GB2312"/>
          <w:sz w:val="24"/>
        </w:rPr>
        <w:t>46</w:t>
      </w:r>
      <w:r>
        <w:rPr>
          <w:rFonts w:hint="eastAsia" w:eastAsia="仿宋_GB2312"/>
          <w:sz w:val="24"/>
        </w:rPr>
        <w:t>个非省会城市，其中已验收项目</w:t>
      </w:r>
      <w:r>
        <w:rPr>
          <w:rFonts w:eastAsia="仿宋_GB2312"/>
          <w:sz w:val="24"/>
        </w:rPr>
        <w:t>63</w:t>
      </w:r>
      <w:r>
        <w:rPr>
          <w:rFonts w:hint="eastAsia" w:eastAsia="仿宋_GB2312"/>
          <w:sz w:val="24"/>
        </w:rPr>
        <w:t>个，覆盖面积</w:t>
      </w:r>
      <w:r>
        <w:rPr>
          <w:rFonts w:eastAsia="仿宋_GB2312"/>
          <w:sz w:val="24"/>
        </w:rPr>
        <w:t>27013</w:t>
      </w:r>
      <w:r>
        <w:rPr>
          <w:rFonts w:hint="eastAsia" w:eastAsia="仿宋_GB2312"/>
          <w:sz w:val="24"/>
        </w:rPr>
        <w:t>平方公里，涉及</w:t>
      </w:r>
      <w:r>
        <w:rPr>
          <w:rFonts w:eastAsia="仿宋_GB2312"/>
          <w:sz w:val="24"/>
        </w:rPr>
        <w:t>10</w:t>
      </w:r>
      <w:r>
        <w:rPr>
          <w:rFonts w:hint="eastAsia" w:eastAsia="仿宋_GB2312"/>
          <w:sz w:val="24"/>
        </w:rPr>
        <w:t>千伏线路</w:t>
      </w:r>
      <w:r>
        <w:rPr>
          <w:rFonts w:eastAsia="仿宋_GB2312"/>
          <w:sz w:val="24"/>
        </w:rPr>
        <w:t>19124</w:t>
      </w:r>
      <w:r>
        <w:rPr>
          <w:rFonts w:hint="eastAsia" w:eastAsia="仿宋_GB2312"/>
          <w:sz w:val="24"/>
        </w:rPr>
        <w:t>条（占城网的</w:t>
      </w:r>
      <w:r>
        <w:rPr>
          <w:rFonts w:eastAsia="仿宋_GB2312"/>
          <w:sz w:val="24"/>
        </w:rPr>
        <w:t>18.14%</w:t>
      </w:r>
      <w:r>
        <w:rPr>
          <w:rFonts w:hint="eastAsia" w:eastAsia="仿宋_GB2312"/>
          <w:sz w:val="24"/>
        </w:rPr>
        <w:t>）、开关站</w:t>
      </w:r>
      <w:r>
        <w:rPr>
          <w:rFonts w:eastAsia="仿宋_GB2312"/>
          <w:sz w:val="24"/>
        </w:rPr>
        <w:t>2595</w:t>
      </w:r>
      <w:r>
        <w:rPr>
          <w:rFonts w:hint="eastAsia" w:eastAsia="仿宋_GB2312"/>
          <w:sz w:val="24"/>
        </w:rPr>
        <w:t>座（占城网的</w:t>
      </w:r>
      <w:r>
        <w:rPr>
          <w:rFonts w:eastAsia="仿宋_GB2312"/>
          <w:sz w:val="24"/>
        </w:rPr>
        <w:t>6.87%</w:t>
      </w:r>
      <w:r>
        <w:rPr>
          <w:rFonts w:hint="eastAsia" w:eastAsia="仿宋_GB2312"/>
          <w:sz w:val="24"/>
        </w:rPr>
        <w:t>）、环网柜</w:t>
      </w:r>
      <w:r>
        <w:rPr>
          <w:rFonts w:eastAsia="仿宋_GB2312"/>
          <w:sz w:val="24"/>
        </w:rPr>
        <w:t>21674</w:t>
      </w:r>
      <w:r>
        <w:rPr>
          <w:rFonts w:hint="eastAsia" w:eastAsia="仿宋_GB2312"/>
          <w:sz w:val="24"/>
        </w:rPr>
        <w:t>座（占城网的</w:t>
      </w:r>
      <w:r>
        <w:rPr>
          <w:rFonts w:eastAsia="仿宋_GB2312"/>
          <w:sz w:val="24"/>
        </w:rPr>
        <w:t>13.72%</w:t>
      </w:r>
      <w:r>
        <w:rPr>
          <w:rFonts w:hint="eastAsia" w:eastAsia="仿宋_GB2312"/>
          <w:sz w:val="24"/>
        </w:rPr>
        <w:t>）、配电室</w:t>
      </w:r>
      <w:r>
        <w:rPr>
          <w:rFonts w:eastAsia="仿宋_GB2312"/>
          <w:sz w:val="24"/>
        </w:rPr>
        <w:t>7319</w:t>
      </w:r>
      <w:r>
        <w:rPr>
          <w:rFonts w:hint="eastAsia" w:eastAsia="仿宋_GB2312"/>
          <w:sz w:val="24"/>
        </w:rPr>
        <w:t>座（占城网的</w:t>
      </w:r>
      <w:r>
        <w:rPr>
          <w:rFonts w:eastAsia="仿宋_GB2312"/>
          <w:sz w:val="24"/>
        </w:rPr>
        <w:t>1.36%</w:t>
      </w:r>
      <w:r>
        <w:rPr>
          <w:rFonts w:hint="eastAsia" w:eastAsia="仿宋_GB2312"/>
          <w:sz w:val="24"/>
        </w:rPr>
        <w:t>）、柱上开关</w:t>
      </w:r>
      <w:r>
        <w:rPr>
          <w:rFonts w:eastAsia="仿宋_GB2312"/>
          <w:sz w:val="24"/>
        </w:rPr>
        <w:t>51172</w:t>
      </w:r>
      <w:r>
        <w:rPr>
          <w:rFonts w:hint="eastAsia" w:eastAsia="仿宋_GB2312"/>
          <w:sz w:val="24"/>
        </w:rPr>
        <w:t>台（占城网的</w:t>
      </w:r>
      <w:r>
        <w:rPr>
          <w:rFonts w:eastAsia="仿宋_GB2312"/>
          <w:sz w:val="24"/>
        </w:rPr>
        <w:t>17.33%</w:t>
      </w:r>
      <w:r>
        <w:rPr>
          <w:rFonts w:hint="eastAsia" w:eastAsia="仿宋_GB2312"/>
          <w:sz w:val="24"/>
        </w:rPr>
        <w:t>）。配电自动化项目的建设有效提高了配电网的智能化水平，但是总体来说目前配电自动化系统建设与运维水平还有很大的提升空间。</w:t>
      </w:r>
    </w:p>
    <w:p>
      <w:pPr>
        <w:spacing w:line="360" w:lineRule="auto"/>
        <w:ind w:firstLine="480" w:firstLineChars="200"/>
        <w:rPr>
          <w:rFonts w:eastAsia="仿宋_GB2312"/>
          <w:sz w:val="24"/>
        </w:rPr>
      </w:pPr>
      <w:r>
        <w:rPr>
          <w:rFonts w:eastAsia="仿宋_GB2312"/>
          <w:sz w:val="24"/>
        </w:rPr>
        <w:t>2015</w:t>
      </w:r>
      <w:r>
        <w:rPr>
          <w:rFonts w:hint="eastAsia" w:eastAsia="仿宋_GB2312"/>
          <w:sz w:val="24"/>
        </w:rPr>
        <w:t>年，国家发改委发布了《加快配电网建设改造指导意见》和《配电网建设改造行动计划（</w:t>
      </w:r>
      <w:r>
        <w:rPr>
          <w:rFonts w:eastAsia="仿宋_GB2312"/>
          <w:sz w:val="24"/>
        </w:rPr>
        <w:t>2015-2020</w:t>
      </w:r>
      <w:r>
        <w:rPr>
          <w:rFonts w:hint="eastAsia" w:eastAsia="仿宋_GB2312"/>
          <w:sz w:val="24"/>
        </w:rPr>
        <w:t>年）》，计划通过实施配电网建设改造行动计划，提高配电网供电可靠性和供电质量，提升居民电气化水平，为加快推进我国城镇化进程提供切实有力的保障。配电自动化作为智能电网建设中的重要一环，在智能电网的发展大潮中也被注入了新的内涵，迎来新一轮建设的高潮。因此必须积极探索和实践智能电网建设新形势下的配电自动化发展理念和实现模式，建设先进、实用、开放、互动、稳定、可靠的配电自动化系统，实现故障的快速隔离、非故障区域快速恢复供电，提高配电网生产运行管理水平，并为下一阶段配电自动化的全面推广和应用积累经验、提供示范。</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1.1.2 课题背景</w:t>
      </w:r>
    </w:p>
    <w:p>
      <w:pPr>
        <w:spacing w:line="360" w:lineRule="auto"/>
        <w:rPr>
          <w:rFonts w:eastAsia="仿宋_GB2312"/>
          <w:b/>
          <w:kern w:val="0"/>
          <w:sz w:val="24"/>
        </w:rPr>
      </w:pPr>
      <w:r>
        <w:rPr>
          <w:rFonts w:eastAsia="仿宋_GB2312"/>
          <w:b/>
          <w:kern w:val="0"/>
          <w:sz w:val="24"/>
        </w:rPr>
        <w:t>一、配电网自动化设备系统智能化的必要性</w:t>
      </w:r>
    </w:p>
    <w:p>
      <w:pPr>
        <w:adjustRightInd w:val="0"/>
        <w:snapToGrid w:val="0"/>
        <w:spacing w:line="360" w:lineRule="auto"/>
        <w:ind w:firstLine="480" w:firstLineChars="200"/>
        <w:rPr>
          <w:rFonts w:eastAsia="仿宋_GB2312"/>
          <w:kern w:val="0"/>
          <w:sz w:val="24"/>
        </w:rPr>
      </w:pPr>
      <w:r>
        <w:rPr>
          <w:rFonts w:eastAsia="仿宋_GB2312"/>
          <w:kern w:val="0"/>
          <w:sz w:val="24"/>
        </w:rPr>
        <w:t>配电终端作为智能配电网的关键设备，通过通信系统完成相互之间以及与配电自动化主站之间的信息交互。配电自动化系统目前所使用的IEC60870-5-104、IEC60870-5-101等通信协议只解决了数据传输的问题，数据之间缺乏必要的关联和说明，常规配电自动化终端缺乏自描述能力，与配电自动化主站之间的数据传输需要人工进行数据点表的关联，</w:t>
      </w:r>
      <w:r>
        <w:rPr>
          <w:rFonts w:eastAsia="仿宋_GB2312"/>
          <w:b/>
          <w:kern w:val="0"/>
          <w:sz w:val="24"/>
        </w:rPr>
        <w:t>无法实现配电自动化终端即插即用，导致配电自动化施工、维护的工作量都非常大</w:t>
      </w:r>
      <w:r>
        <w:rPr>
          <w:rFonts w:eastAsia="仿宋_GB2312"/>
          <w:kern w:val="0"/>
          <w:sz w:val="24"/>
        </w:rPr>
        <w:t>。因此，非常有必要开展具有自描述能力的配电终端技术的研究。目前配电自动化系统建设过程中，配电自动化终端设备的安装、调试及运维等方面存在以下问题：</w:t>
      </w:r>
    </w:p>
    <w:p>
      <w:pPr>
        <w:adjustRightInd w:val="0"/>
        <w:snapToGrid w:val="0"/>
        <w:spacing w:line="360" w:lineRule="auto"/>
        <w:ind w:firstLine="482" w:firstLineChars="200"/>
        <w:rPr>
          <w:rFonts w:eastAsia="仿宋_GB2312"/>
          <w:kern w:val="0"/>
          <w:sz w:val="24"/>
        </w:rPr>
      </w:pPr>
      <w:r>
        <w:rPr>
          <w:rFonts w:eastAsia="仿宋_GB2312"/>
          <w:b/>
          <w:kern w:val="0"/>
          <w:sz w:val="24"/>
        </w:rPr>
        <w:t>（1）设备自描述能力差</w:t>
      </w:r>
      <w:r>
        <w:rPr>
          <w:rFonts w:eastAsia="仿宋_GB2312"/>
          <w:kern w:val="0"/>
          <w:sz w:val="24"/>
        </w:rPr>
        <w:t>：配电自动化终端设备缺乏自描述功能，缺乏统一的功能和接口规范，无法利用标准的文件格式描述自身包含的数据与服务，各数据之间缺少必要的关联关系，需要人工通过书面文件的交流说明数据的具体来源和含义；</w:t>
      </w:r>
    </w:p>
    <w:p>
      <w:pPr>
        <w:adjustRightInd w:val="0"/>
        <w:snapToGrid w:val="0"/>
        <w:spacing w:line="360" w:lineRule="auto"/>
        <w:ind w:firstLine="482" w:firstLineChars="200"/>
        <w:rPr>
          <w:rFonts w:eastAsia="仿宋_GB2312"/>
          <w:color w:val="000000" w:themeColor="text1"/>
          <w:sz w:val="24"/>
        </w:rPr>
      </w:pPr>
      <w:r>
        <w:rPr>
          <w:rFonts w:eastAsia="仿宋_GB2312"/>
          <w:b/>
          <w:kern w:val="0"/>
          <w:sz w:val="24"/>
        </w:rPr>
        <w:t>（2）终端设备之间的互连、互换性差</w:t>
      </w:r>
      <w:r>
        <w:rPr>
          <w:rFonts w:eastAsia="仿宋_GB2312"/>
          <w:kern w:val="0"/>
          <w:sz w:val="24"/>
        </w:rPr>
        <w:t>：由于设备厂家众多、软件接口尚无统一标准，导致了不同厂商的设备难以实现互连互换；</w:t>
      </w:r>
    </w:p>
    <w:p>
      <w:pPr>
        <w:snapToGrid w:val="0"/>
        <w:spacing w:line="360" w:lineRule="auto"/>
        <w:ind w:firstLine="482" w:firstLineChars="200"/>
        <w:rPr>
          <w:rFonts w:eastAsia="仿宋_GB2312"/>
          <w:kern w:val="0"/>
          <w:sz w:val="24"/>
        </w:rPr>
      </w:pPr>
      <w:r>
        <w:rPr>
          <w:rFonts w:eastAsia="仿宋_GB2312"/>
          <w:b/>
          <w:kern w:val="0"/>
          <w:sz w:val="24"/>
        </w:rPr>
        <w:t>（3）</w:t>
      </w:r>
      <w:r>
        <w:rPr>
          <w:rFonts w:eastAsia="仿宋_GB2312"/>
          <w:b/>
          <w:color w:val="000000" w:themeColor="text1"/>
          <w:sz w:val="24"/>
        </w:rPr>
        <w:t>设备安装调试、运行维护工作量巨大</w:t>
      </w:r>
      <w:r>
        <w:rPr>
          <w:rFonts w:eastAsia="仿宋_GB2312"/>
          <w:color w:val="000000" w:themeColor="text1"/>
          <w:sz w:val="24"/>
        </w:rPr>
        <w:t>：</w:t>
      </w:r>
      <w:r>
        <w:rPr>
          <w:rFonts w:eastAsia="仿宋_GB2312"/>
          <w:kern w:val="0"/>
          <w:sz w:val="24"/>
        </w:rPr>
        <w:t>由于配电终端数量多、分布范围广，且无法实现即插即用和互连互换，因此目前配电自动化系统安装调试及运行维护工作量巨大、效率低下。</w:t>
      </w:r>
    </w:p>
    <w:p>
      <w:pPr>
        <w:adjustRightInd w:val="0"/>
        <w:snapToGrid w:val="0"/>
        <w:spacing w:line="360" w:lineRule="auto"/>
        <w:ind w:firstLine="420"/>
        <w:rPr>
          <w:rFonts w:eastAsia="仿宋_GB2312"/>
          <w:sz w:val="24"/>
        </w:rPr>
      </w:pPr>
      <w:r>
        <w:rPr>
          <w:rFonts w:eastAsia="仿宋_GB2312"/>
          <w:sz w:val="24"/>
        </w:rPr>
        <w:t>随着物联网技术，特别是基于无线传感网络技术的兴起，已经为这些问题的智能检测提供了可靠合理的解决办法。为了进一步推动配电网自动化的发展水平，就有必要进一步提升配电网智能性，通过增加边缘计算等新兴应用基础，进一步提高在配电网设备之间的数据交互，实现本地化的先进管理模式。</w:t>
      </w:r>
    </w:p>
    <w:p>
      <w:pPr>
        <w:adjustRightInd w:val="0"/>
        <w:snapToGrid w:val="0"/>
        <w:spacing w:line="360" w:lineRule="auto"/>
        <w:ind w:firstLine="480" w:firstLineChars="200"/>
        <w:rPr>
          <w:rFonts w:eastAsia="仿宋_GB2312"/>
          <w:sz w:val="24"/>
        </w:rPr>
      </w:pPr>
      <w:r>
        <w:rPr>
          <w:rFonts w:eastAsia="仿宋_GB2312"/>
          <w:sz w:val="24"/>
        </w:rPr>
        <w:t>配电网具有辐射型运行，配电网络之间关联度小的特点，非常适合采取就地的分布式故障处理方式。这种模式不需要主站而依靠智能开关设备相互配合就能达到故障隔离和健全区域恢复供电的目标。实际应用中分布式处理模式包括：重合器分段器模式，广域保护模式（面保护模式），以及基于多代理系统（Multi-Agent System，MAS）的就地控制模式。随着人工智能与物联网技术的发展，基于多代理系统的MAS就地控制模式越来越受到重视，其在信息实时性、鲁棒性等方面的优势有助于配电网智能化。</w:t>
      </w:r>
    </w:p>
    <w:p>
      <w:pPr>
        <w:adjustRightInd w:val="0"/>
        <w:snapToGrid w:val="0"/>
        <w:spacing w:line="360" w:lineRule="auto"/>
        <w:ind w:firstLine="480" w:firstLineChars="200"/>
        <w:rPr>
          <w:rFonts w:eastAsia="仿宋_GB2312"/>
          <w:sz w:val="24"/>
        </w:rPr>
      </w:pPr>
      <w:r>
        <w:rPr>
          <w:rFonts w:eastAsia="仿宋_GB2312"/>
          <w:sz w:val="24"/>
        </w:rPr>
        <w:t>多代理系统（MAS）是一种可以适应环境变化的自治系统，它通过MAS代理相互协同来实现目标的控制，MAS技术可以用于解决拓扑接线复杂和参数差异较大的电网故障处理问题[1][2]。基于MAS技术的智能配电网非正常状态故障处理算法逐渐成为讨论分析的热点，可以在馈线上安装负荷开关的前提下快速隔离故障并恢复非故障区的供电，为区别前述的几种模式，这种模式又简称为智能分布式模式。与各种其他模式的故障处理模式算法一样，承载分布式控制算法的各个智能体之间需要进行信息共享与消息通信， IEC61850具有完整的数据对象建模方法与一致的服务接口[3]，这使得不同供应商的设备之间数据交互、功能联合与互操作成为可能[4]-[6]，可以为基于MAS技术的各个智能体之间信息共享与消息通信提供标准支撑。</w:t>
      </w:r>
    </w:p>
    <w:p>
      <w:pPr>
        <w:spacing w:line="360" w:lineRule="auto"/>
        <w:ind w:firstLine="480" w:firstLineChars="200"/>
        <w:rPr>
          <w:rFonts w:eastAsia="仿宋_GB2312"/>
          <w:sz w:val="24"/>
        </w:rPr>
      </w:pPr>
      <w:r>
        <w:rPr>
          <w:rFonts w:hint="eastAsia" w:eastAsia="仿宋_GB2312"/>
          <w:sz w:val="24"/>
        </w:rPr>
        <w:t>为使</w:t>
      </w:r>
      <w:r>
        <w:rPr>
          <w:rFonts w:eastAsia="仿宋_GB2312"/>
          <w:sz w:val="24"/>
        </w:rPr>
        <w:t>MAS系统控制模式</w:t>
      </w:r>
      <w:r>
        <w:rPr>
          <w:rFonts w:hint="eastAsia" w:eastAsia="仿宋_GB2312"/>
          <w:sz w:val="24"/>
        </w:rPr>
        <w:t>获取</w:t>
      </w:r>
      <w:r>
        <w:rPr>
          <w:rFonts w:eastAsia="仿宋_GB2312"/>
          <w:sz w:val="24"/>
        </w:rPr>
        <w:t>更完整的信息，更加灵活便利</w:t>
      </w:r>
      <w:r>
        <w:rPr>
          <w:rFonts w:hint="eastAsia" w:eastAsia="仿宋_GB2312"/>
          <w:sz w:val="24"/>
        </w:rPr>
        <w:t>地开展</w:t>
      </w:r>
      <w:r>
        <w:rPr>
          <w:rFonts w:eastAsia="仿宋_GB2312"/>
          <w:sz w:val="24"/>
        </w:rPr>
        <w:t>设备间协同工作，就有必要进一步</w:t>
      </w:r>
      <w:r>
        <w:rPr>
          <w:rFonts w:hint="eastAsia" w:eastAsia="仿宋_GB2312"/>
          <w:sz w:val="24"/>
        </w:rPr>
        <w:t>强化</w:t>
      </w:r>
      <w:r>
        <w:rPr>
          <w:rFonts w:eastAsia="仿宋_GB2312"/>
          <w:sz w:val="24"/>
        </w:rPr>
        <w:t>MAS系统各设备间的互操作</w:t>
      </w:r>
      <w:r>
        <w:rPr>
          <w:rFonts w:hint="eastAsia" w:eastAsia="仿宋_GB2312"/>
          <w:sz w:val="24"/>
        </w:rPr>
        <w:t>性，研究更加灵活和便捷的</w:t>
      </w:r>
      <w:r>
        <w:rPr>
          <w:rFonts w:eastAsia="仿宋_GB2312"/>
          <w:sz w:val="24"/>
        </w:rPr>
        <w:t>即插即用技术。为</w:t>
      </w:r>
      <w:r>
        <w:rPr>
          <w:rFonts w:hint="eastAsia" w:eastAsia="仿宋_GB2312"/>
          <w:sz w:val="24"/>
        </w:rPr>
        <w:t>实现</w:t>
      </w:r>
      <w:r>
        <w:rPr>
          <w:rFonts w:eastAsia="仿宋_GB2312"/>
          <w:sz w:val="24"/>
        </w:rPr>
        <w:t>这一目标，要求底层设备融合</w:t>
      </w:r>
      <w:r>
        <w:rPr>
          <w:rFonts w:hint="eastAsia" w:eastAsia="仿宋_GB2312"/>
          <w:sz w:val="24"/>
        </w:rPr>
        <w:t>以及实现</w:t>
      </w:r>
      <w:r>
        <w:rPr>
          <w:rFonts w:eastAsia="仿宋_GB2312"/>
          <w:sz w:val="24"/>
        </w:rPr>
        <w:t>物联网</w:t>
      </w:r>
      <w:r>
        <w:rPr>
          <w:rFonts w:hint="eastAsia" w:eastAsia="仿宋_GB2312"/>
          <w:sz w:val="24"/>
        </w:rPr>
        <w:t>背景下的</w:t>
      </w:r>
      <w:r>
        <w:rPr>
          <w:rFonts w:eastAsia="仿宋_GB2312"/>
          <w:sz w:val="24"/>
        </w:rPr>
        <w:t>边缘计算、自动识别和自主决策等功能</w:t>
      </w:r>
      <w:r>
        <w:rPr>
          <w:rFonts w:hint="eastAsia" w:eastAsia="仿宋_GB2312"/>
          <w:sz w:val="24"/>
        </w:rPr>
        <w:t>。</w:t>
      </w:r>
      <w:r>
        <w:rPr>
          <w:rFonts w:eastAsia="仿宋_GB2312"/>
          <w:sz w:val="24"/>
        </w:rPr>
        <w:t>边缘计算使物联网设备在靠近物或数据源头（如微型配电网设备属于现场数据源）的网络边缘测与云计算互相协同，就近提供智能互联服务高效地对用电情况进行动态监测，维护系统的安全、稳定运转加强人与设备、设备与设备间的信息关联与交互，实现参数检测、故障信息记录，状态巡检一体化。</w:t>
      </w:r>
    </w:p>
    <w:p>
      <w:pPr>
        <w:spacing w:line="360" w:lineRule="auto"/>
        <w:rPr>
          <w:rFonts w:eastAsia="仿宋_GB2312"/>
          <w:b/>
          <w:kern w:val="0"/>
          <w:sz w:val="24"/>
        </w:rPr>
      </w:pPr>
      <w:r>
        <w:rPr>
          <w:rFonts w:eastAsia="仿宋_GB2312"/>
          <w:b/>
          <w:kern w:val="0"/>
          <w:sz w:val="24"/>
        </w:rPr>
        <w:t>二、芯片自主可控国产化的必要性</w:t>
      </w:r>
    </w:p>
    <w:p>
      <w:pPr>
        <w:adjustRightInd w:val="0"/>
        <w:snapToGrid w:val="0"/>
        <w:spacing w:line="360" w:lineRule="auto"/>
        <w:ind w:firstLine="420"/>
        <w:rPr>
          <w:rFonts w:eastAsia="仿宋_GB2312"/>
          <w:kern w:val="0"/>
          <w:sz w:val="24"/>
        </w:rPr>
      </w:pPr>
      <w:r>
        <w:rPr>
          <w:rFonts w:eastAsia="仿宋_GB2312"/>
          <w:kern w:val="0"/>
          <w:sz w:val="24"/>
        </w:rPr>
        <w:t>据估计，电力物联网建设将从电力行业逐步延伸到智能化生活，实现万物互联会给集成电路应用带来指数级增加，然而电力芯片国产化进程远无法跟上需求。大部分企业主要研发消费级芯片，而工业级芯片不仅研发成本高，且研发难度大，芯片需长期同步适应各种恶劣工业环境，对网络结构、操作频繁性、故障率等应用问题要求更高。芯片对外依存度高易存在三大隐患：一是随着电力物联网建设的深化，芯片应用量将迅猛增加。断路器属于配电终端电器保护装置，是配电网的重要底层设备，如果出现技术问题，将严重影响到电网的安全运行。二是芯片严重依赖进口，定价权在国外厂商，价格居高不下。三是国外芯片出口有条件限制，供货周期及数量无法保证。为摆脱这一局面以及考虑到电网数据安全因素，国网体系鼓励自主设计工业级芯片。</w:t>
      </w:r>
    </w:p>
    <w:p>
      <w:pPr>
        <w:adjustRightInd w:val="0"/>
        <w:snapToGrid w:val="0"/>
        <w:spacing w:line="360" w:lineRule="auto"/>
        <w:ind w:firstLine="420"/>
        <w:rPr>
          <w:rFonts w:eastAsia="仿宋_GB2312"/>
          <w:kern w:val="0"/>
          <w:sz w:val="24"/>
        </w:rPr>
      </w:pPr>
      <w:r>
        <w:rPr>
          <w:rFonts w:eastAsia="仿宋_GB2312"/>
          <w:kern w:val="0"/>
          <w:sz w:val="24"/>
        </w:rPr>
        <w:t>芯片从设计到生产，涉及电子信息、材料学等多个基础学科，且在技术、专利、人才等多个方面存在壁垒，需要开放和跨界协作，在良好的发展生态圈中让应用单位、终端厂商、设计公司等协同推进电力芯片国产化进程，避免资源浪费，让断路器的微型化、智能化、物联网化打破传统，得到进一步革新。</w:t>
      </w:r>
    </w:p>
    <w:p>
      <w:pPr>
        <w:adjustRightInd w:val="0"/>
        <w:snapToGrid w:val="0"/>
        <w:spacing w:line="360" w:lineRule="auto"/>
        <w:ind w:firstLine="420"/>
        <w:rPr>
          <w:rFonts w:eastAsia="仿宋_GB2312"/>
          <w:sz w:val="24"/>
        </w:rPr>
      </w:pPr>
      <w:r>
        <w:rPr>
          <w:rFonts w:eastAsia="仿宋_GB2312"/>
          <w:sz w:val="24"/>
        </w:rPr>
        <w:t>因此，本项目针对以上问题，</w:t>
      </w:r>
      <w:r>
        <w:rPr>
          <w:rFonts w:eastAsia="仿宋_GB2312"/>
          <w:b/>
          <w:sz w:val="24"/>
        </w:rPr>
        <w:t>研究</w:t>
      </w:r>
      <w:r>
        <w:rPr>
          <w:rFonts w:hint="eastAsia" w:eastAsia="仿宋_GB2312"/>
          <w:b/>
          <w:sz w:val="24"/>
        </w:rPr>
        <w:t>基于国产SoC芯片适配的配电网设备即插即用与数据协作技术</w:t>
      </w:r>
      <w:r>
        <w:rPr>
          <w:rFonts w:eastAsia="仿宋_GB2312"/>
          <w:sz w:val="24"/>
        </w:rPr>
        <w:t>，基于智能配电监控终端的配电线路拓扑自组织能力，结合通信模块和主控模块的具体实现方法，在芯片层次实现基于配电线路拓扑自组网的智能分布式FA实现模式，依托国产自主可控芯片研发成果，推进芯片层次的互操作与即插即用功能的集成，实现基于自描述的配电终端即插即用以及智能分布式FA与主站交互，提高配电自动化终端的可靠性及实用性，扩展配电线路设备本地化数据交互和智能处理的能力，减少现场的维护工程量，实现快速可靠的配电线路的故障隔离与恢复，实现配电自动化系统的安全、可靠、经济和高效运行。</w:t>
      </w:r>
    </w:p>
    <w:p>
      <w:pPr>
        <w:adjustRightInd w:val="0"/>
        <w:snapToGrid w:val="0"/>
        <w:spacing w:before="156" w:beforeLines="50" w:after="156" w:afterLines="50" w:line="360" w:lineRule="auto"/>
        <w:outlineLvl w:val="1"/>
        <w:rPr>
          <w:rFonts w:eastAsia="仿宋_GB2312"/>
          <w:b/>
          <w:sz w:val="24"/>
        </w:rPr>
      </w:pPr>
      <w:bookmarkStart w:id="1" w:name="_Toc402362083"/>
      <w:r>
        <w:rPr>
          <w:rFonts w:eastAsia="仿宋_GB2312"/>
          <w:b/>
          <w:sz w:val="24"/>
        </w:rPr>
        <w:t>1.2 研究目标和意义</w:t>
      </w:r>
      <w:bookmarkEnd w:id="1"/>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1.2.1 研究目标</w:t>
      </w:r>
    </w:p>
    <w:p>
      <w:pPr>
        <w:spacing w:line="360" w:lineRule="auto"/>
        <w:ind w:firstLine="480" w:firstLineChars="200"/>
        <w:jc w:val="left"/>
        <w:rPr>
          <w:rFonts w:eastAsia="仿宋_GB2312"/>
          <w:sz w:val="24"/>
        </w:rPr>
      </w:pPr>
      <w:r>
        <w:rPr>
          <w:rFonts w:eastAsia="仿宋_GB2312"/>
          <w:sz w:val="24"/>
        </w:rPr>
        <w:t>随着电力物联网建设的不断推进，配电网转型升级不断加速，新装配电终端数量不断增加，设备快速增长与结构性缺员之间的矛盾日益凸显。如何芯片层次实现配电网设备互操作与即插即用成为配电自动化发展面临的关键问题。</w:t>
      </w:r>
    </w:p>
    <w:p>
      <w:pPr>
        <w:spacing w:line="360" w:lineRule="auto"/>
        <w:ind w:firstLine="480" w:firstLineChars="200"/>
        <w:jc w:val="left"/>
        <w:rPr>
          <w:rFonts w:eastAsia="仿宋_GB2312"/>
          <w:sz w:val="24"/>
        </w:rPr>
      </w:pPr>
      <w:r>
        <w:rPr>
          <w:rFonts w:eastAsia="仿宋_GB2312"/>
          <w:sz w:val="24"/>
        </w:rPr>
        <w:t>本项目的研究目标是，基于国产芯片研究配电网智能分布式FA系统方案，开展配网数字化、网络化、智能化能力的灵活定制，研究芯片层面支持设备能力自描述与互操作的方法；基于国产芯片集成具有分布协作能力和物端边缘智能的物联网控制器，支持设备即插即用与自组网；研究基于电气、环境、力学等感知数据的边缘侧轻量级智能处理方法，以及适应配电馈线网络动态变化场景的配电终端自动配置技术，并进行适应区域配电网高可靠运行场景的云边协同自适应配置技术研究，实现配电终端的自适应快速接入配置。</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1.2.1 研究意义</w:t>
      </w:r>
    </w:p>
    <w:p>
      <w:pPr>
        <w:adjustRightInd w:val="0"/>
        <w:snapToGrid w:val="0"/>
        <w:spacing w:line="360" w:lineRule="auto"/>
        <w:ind w:firstLine="480" w:firstLineChars="200"/>
        <w:rPr>
          <w:rFonts w:eastAsia="仿宋_GB2312"/>
          <w:sz w:val="24"/>
        </w:rPr>
      </w:pPr>
      <w:r>
        <w:rPr>
          <w:rFonts w:eastAsia="仿宋_GB2312"/>
          <w:sz w:val="24"/>
        </w:rPr>
        <w:t>通过本项目的研究与实施，进一步推进智能配电监控终端的配电线路自组网能力，在配电网设备的数据交互与智能处理方面，与国产芯片定制化研发工作相结合，在芯片层次实现更灵活的设备自描述信息数据交换。为国际国内制定相关标准规范提供用例参考，为提升公司在国际标准中的影响力，发展下一代配电自动化技术、占据核心技术竞争优势等方面都具有积极作用；有效推进配网故障处理技术的发展和演变，集成集中式和分布式馈线自动化技术的优点，实现区域故障精确定位、快速隔离和自动恢复等功能，提高配网故障处理的时效性和供电可靠性。</w:t>
      </w:r>
    </w:p>
    <w:p>
      <w:pPr>
        <w:adjustRightInd w:val="0"/>
        <w:snapToGrid w:val="0"/>
        <w:spacing w:before="156" w:beforeLines="50" w:after="156" w:afterLines="50" w:line="360" w:lineRule="auto"/>
        <w:outlineLvl w:val="1"/>
        <w:rPr>
          <w:rFonts w:eastAsia="仿宋_GB2312"/>
          <w:b/>
          <w:sz w:val="24"/>
        </w:rPr>
      </w:pPr>
      <w:r>
        <w:rPr>
          <w:rFonts w:eastAsia="仿宋_GB2312"/>
          <w:b/>
          <w:sz w:val="24"/>
        </w:rPr>
        <w:t>1.3 成果应用及推广途径</w:t>
      </w:r>
    </w:p>
    <w:p>
      <w:pPr>
        <w:spacing w:line="360" w:lineRule="auto"/>
        <w:ind w:firstLine="480" w:firstLineChars="200"/>
        <w:rPr>
          <w:rFonts w:eastAsia="仿宋_GB2312"/>
          <w:sz w:val="24"/>
        </w:rPr>
      </w:pPr>
      <w:r>
        <w:rPr>
          <w:rFonts w:eastAsia="仿宋_GB2312"/>
          <w:sz w:val="24"/>
        </w:rPr>
        <w:t>本项目研究成果适用于各种建设模式及不同规模的配电自动化项目，项目成果计划在南京江北新区</w:t>
      </w:r>
      <w:r>
        <w:rPr>
          <w:rFonts w:hint="eastAsia" w:eastAsia="仿宋_GB2312"/>
          <w:sz w:val="24"/>
        </w:rPr>
        <w:t>电力设备物联网</w:t>
      </w:r>
      <w:r>
        <w:rPr>
          <w:rFonts w:eastAsia="仿宋_GB2312"/>
          <w:sz w:val="24"/>
        </w:rPr>
        <w:t>示范区进行示范</w:t>
      </w:r>
      <w:r>
        <w:rPr>
          <w:rFonts w:hint="eastAsia" w:eastAsia="仿宋_GB2312"/>
          <w:sz w:val="24"/>
        </w:rPr>
        <w:t>落地，并根据应用效果联合国内主流终端设备生产厂家在行业内推广芯片的定制化应用。</w:t>
      </w:r>
    </w:p>
    <w:p>
      <w:pPr>
        <w:adjustRightInd w:val="0"/>
        <w:snapToGrid w:val="0"/>
        <w:spacing w:before="156" w:beforeLines="50" w:after="156" w:afterLines="50" w:line="360" w:lineRule="auto"/>
        <w:outlineLvl w:val="1"/>
        <w:rPr>
          <w:rFonts w:eastAsia="仿宋_GB2312"/>
          <w:b/>
          <w:sz w:val="24"/>
        </w:rPr>
      </w:pPr>
      <w:bookmarkStart w:id="2" w:name="_Toc402362085"/>
      <w:r>
        <w:rPr>
          <w:rFonts w:eastAsia="仿宋_GB2312"/>
          <w:b/>
          <w:sz w:val="24"/>
        </w:rPr>
        <w:t>1.4 成果应用后的直接或间接效益</w:t>
      </w:r>
      <w:bookmarkEnd w:id="2"/>
    </w:p>
    <w:p>
      <w:pPr>
        <w:spacing w:line="360" w:lineRule="auto"/>
        <w:ind w:firstLine="480" w:firstLineChars="200"/>
        <w:rPr>
          <w:rFonts w:eastAsia="仿宋_GB2312"/>
          <w:sz w:val="24"/>
        </w:rPr>
      </w:pPr>
      <w:r>
        <w:rPr>
          <w:rFonts w:eastAsia="仿宋_GB2312"/>
          <w:sz w:val="24"/>
        </w:rPr>
        <w:t>本项目旨在通过国产芯片定制，实现对配电自动化终端自描述与即插即用功能、智能分布式FA自组网技术、智能分布式FA与配电主站交互技术的研究，实现基于自描述功能的配电终端自动识别、即插即用功能，实现智能分布式FA自动适应配电线路网络拓扑结构的变化及与配电主站的信息交互等关键功能，从而解决配电自动化终端即插即用、智能分布式FA自组网以及与配电主站的配合等问题。</w:t>
      </w:r>
    </w:p>
    <w:p>
      <w:pPr>
        <w:spacing w:line="360" w:lineRule="auto"/>
        <w:ind w:firstLine="482" w:firstLineChars="200"/>
        <w:rPr>
          <w:rFonts w:eastAsia="仿宋_GB2312"/>
          <w:b/>
          <w:sz w:val="24"/>
        </w:rPr>
      </w:pPr>
      <w:r>
        <w:rPr>
          <w:rFonts w:eastAsia="仿宋_GB2312"/>
          <w:b/>
          <w:sz w:val="24"/>
        </w:rPr>
        <w:t>成果应用后预期直接和间接效益如下：</w:t>
      </w:r>
    </w:p>
    <w:p>
      <w:pPr>
        <w:spacing w:line="360" w:lineRule="auto"/>
        <w:ind w:firstLine="482" w:firstLineChars="200"/>
        <w:rPr>
          <w:rFonts w:eastAsia="仿宋_GB2312"/>
          <w:sz w:val="24"/>
        </w:rPr>
      </w:pPr>
      <w:r>
        <w:rPr>
          <w:rFonts w:eastAsia="仿宋_GB2312"/>
          <w:b/>
          <w:sz w:val="24"/>
        </w:rPr>
        <w:t>一是直接提高供电企业运行的经济效益</w:t>
      </w:r>
      <w:r>
        <w:rPr>
          <w:rFonts w:eastAsia="仿宋_GB2312"/>
          <w:sz w:val="24"/>
        </w:rPr>
        <w:t>。通过基于国产芯片的终端自描述技术，进一步实现配电终端安装、调试及运维的“即插即用”，解决配电终端运维工作量大的突出问题，减少配电自动化建设过程中的调试和后期人员维护工作量，提高配电自动化建设效率。</w:t>
      </w:r>
    </w:p>
    <w:p>
      <w:pPr>
        <w:spacing w:line="360" w:lineRule="auto"/>
        <w:ind w:firstLine="482" w:firstLineChars="200"/>
        <w:rPr>
          <w:rFonts w:eastAsia="仿宋_GB2312"/>
          <w:sz w:val="24"/>
        </w:rPr>
      </w:pPr>
      <w:r>
        <w:rPr>
          <w:rFonts w:eastAsia="仿宋_GB2312"/>
          <w:b/>
          <w:sz w:val="24"/>
        </w:rPr>
        <w:t>二是提升电网安全稳定运行水平，进一步提高供电可靠性。</w:t>
      </w:r>
      <w:r>
        <w:rPr>
          <w:rFonts w:eastAsia="仿宋_GB2312"/>
          <w:sz w:val="24"/>
        </w:rPr>
        <w:t>通过研究基于国产芯片的配电线路拓扑自组网技术，实现智能分布式FA 功能，提高故障处理功能对配电线路变更的适应性，快速实现就地故障隔离和自愈，提高供电可靠性。</w:t>
      </w:r>
    </w:p>
    <w:p>
      <w:pPr>
        <w:spacing w:line="360" w:lineRule="auto"/>
        <w:ind w:firstLine="482" w:firstLineChars="200"/>
        <w:rPr>
          <w:rFonts w:eastAsia="仿宋_GB2312"/>
          <w:color w:val="FF0000"/>
          <w:sz w:val="24"/>
        </w:rPr>
      </w:pPr>
      <w:r>
        <w:rPr>
          <w:rFonts w:eastAsia="仿宋_GB2312"/>
          <w:b/>
          <w:sz w:val="24"/>
        </w:rPr>
        <w:t>三是探索未来配电网故障处理的新模式</w:t>
      </w:r>
      <w:r>
        <w:rPr>
          <w:rFonts w:eastAsia="仿宋_GB2312"/>
          <w:sz w:val="24"/>
        </w:rPr>
        <w:t>。通过研究智能分布式FA 与配电主站的关系定位，提出分布式FA 动作前、动作中、动作后与主站的交互机理，实现基于主站的智能分布式FA 的远程运维，由此探索发现未来配电网故障处理的新模式。通过制定《配电网分布式FA 技术规范》，进一步指导和规范未来的配电自动化系统建设。</w:t>
      </w:r>
    </w:p>
    <w:p>
      <w:pPr>
        <w:spacing w:line="360" w:lineRule="auto"/>
        <w:ind w:firstLine="482" w:firstLineChars="200"/>
        <w:rPr>
          <w:rFonts w:eastAsia="仿宋_GB2312"/>
          <w:b/>
          <w:sz w:val="24"/>
        </w:rPr>
      </w:pPr>
      <w:r>
        <w:rPr>
          <w:rFonts w:eastAsia="仿宋_GB2312"/>
          <w:b/>
          <w:sz w:val="24"/>
        </w:rPr>
        <w:t>四是推动智能配电网上下游产业发展。</w:t>
      </w:r>
      <w:r>
        <w:rPr>
          <w:rFonts w:eastAsia="仿宋_GB2312"/>
          <w:sz w:val="24"/>
        </w:rPr>
        <w:t>在配电自动化大力发展的背景下，对配电自动化运维的相关研究技术进行推广，实现研究成果的利益最大化。通过对具备线路自组网能力的智能配电终端的技术研究和产业转化，课题成果将在未来的配电自动化建设工程中获得广泛应用，有力推动配电自动化智能装备制造、软件研发等上下游产业的发展。</w:t>
      </w:r>
    </w:p>
    <w:p>
      <w:pPr>
        <w:widowControl/>
        <w:jc w:val="left"/>
        <w:rPr>
          <w:rFonts w:eastAsia="仿宋_GB2312"/>
          <w:b/>
          <w:sz w:val="24"/>
        </w:rPr>
      </w:pPr>
      <w:r>
        <w:rPr>
          <w:rFonts w:eastAsia="仿宋_GB2312"/>
          <w:b/>
          <w:sz w:val="24"/>
        </w:rPr>
        <w:br w:type="page"/>
      </w:r>
    </w:p>
    <w:p>
      <w:pPr>
        <w:numPr>
          <w:ilvl w:val="0"/>
          <w:numId w:val="1"/>
        </w:numPr>
        <w:adjustRightInd w:val="0"/>
        <w:snapToGrid w:val="0"/>
        <w:spacing w:line="360" w:lineRule="auto"/>
        <w:ind w:left="482" w:hanging="482"/>
        <w:outlineLvl w:val="0"/>
        <w:rPr>
          <w:rFonts w:eastAsia="仿宋_GB2312"/>
          <w:b/>
          <w:sz w:val="24"/>
        </w:rPr>
      </w:pPr>
      <w:r>
        <w:rPr>
          <w:rFonts w:eastAsia="仿宋_GB2312"/>
          <w:b/>
          <w:sz w:val="24"/>
        </w:rPr>
        <w:t>国内外研究水平综述</w:t>
      </w:r>
    </w:p>
    <w:p>
      <w:pPr>
        <w:adjustRightInd w:val="0"/>
        <w:snapToGrid w:val="0"/>
        <w:spacing w:before="156" w:beforeLines="50" w:after="156" w:afterLines="50" w:line="360" w:lineRule="auto"/>
        <w:outlineLvl w:val="1"/>
        <w:rPr>
          <w:rFonts w:eastAsia="仿宋_GB2312"/>
          <w:b/>
          <w:sz w:val="24"/>
        </w:rPr>
      </w:pPr>
      <w:r>
        <w:rPr>
          <w:rFonts w:eastAsia="仿宋_GB2312"/>
          <w:b/>
          <w:sz w:val="24"/>
        </w:rPr>
        <w:t>2.1 分布式FA技术现状</w:t>
      </w:r>
    </w:p>
    <w:p>
      <w:pPr>
        <w:adjustRightInd w:val="0"/>
        <w:snapToGrid w:val="0"/>
        <w:spacing w:line="360" w:lineRule="auto"/>
        <w:ind w:firstLine="480" w:firstLineChars="200"/>
        <w:rPr>
          <w:rFonts w:eastAsia="仿宋_GB2312"/>
          <w:sz w:val="24"/>
        </w:rPr>
      </w:pPr>
      <w:r>
        <w:rPr>
          <w:rFonts w:eastAsia="仿宋_GB2312"/>
          <w:sz w:val="24"/>
        </w:rPr>
        <w:t>随着计算机技术、光纤以太网通信技术以及数字化变电站技术的发展，一种广域保护模式[8][9]被应用于解决配电网的故障处理问题，尤其是一些对供电可靠性要求非常高的区域，其典型特征是通过继电保护设备之间的时间与信号配合，最终实现故障上游区段不停电，故障下游区段在极短时间内恢复供电；甚至在闭环运行网络中可以实现故障区域直接隔离，非故障区域不停电的目标。在所有故障处理模式中，这种故障处理模式的速度最快。例如：文献[8]提出一种基于通用面向对象变电站事件（GOOSE）的分布智能处理方法，建立了配电网络的分区模型，对开环运行配电网络以及闭环运行配电网络的故障处理控制机制进行了分析。文献[10]提出一种“面保护”概念，解决了传统“点保护”信息不全面的弱点，简化了故障定位的判据，避免了对整体通信或单个主机的依赖。文献[11]利用以太网快速通信，实现了保护的选择性，将故障定位、故障隔离与非故障区域供电恢复操作过程一次性完成，由于故障处理过程速度快，操作时间短，可以不影响类似电动机等负荷。文献[12]提出一种基于差动保护与备自投原理的故障处理控制方案，可以在几百毫秒内隔离故障，并在秒级时间恢复非故障区域的供电。因为广域保护模式需要馈线上的开关必须是具有切断故障电流能力的配电网设备，而传统上，电力企业在配电网络上配置的都是负荷开关，且相比负荷开关，配电网设备价格较贵，同时这种模式对配电网络接线方式非常敏感，文献[8][12]中的案例全部是简单的手拉手网络，难以推广到典型的多联络、多分支与多电源（一个配电网络达到或超过3个电源点）的复杂配电网络。</w:t>
      </w:r>
    </w:p>
    <w:p>
      <w:pPr>
        <w:adjustRightInd w:val="0"/>
        <w:snapToGrid w:val="0"/>
        <w:spacing w:line="360" w:lineRule="auto"/>
        <w:ind w:firstLine="480" w:firstLineChars="200"/>
        <w:rPr>
          <w:rFonts w:eastAsia="仿宋_GB2312"/>
          <w:sz w:val="24"/>
        </w:rPr>
      </w:pPr>
      <w:r>
        <w:rPr>
          <w:rFonts w:eastAsia="仿宋_GB2312"/>
          <w:sz w:val="24"/>
        </w:rPr>
        <w:t>多代理系统（MAS）是一种可以适应环境变化的自治系统，它通过MAS代理相互协同来实现目标的控制，MAS技术可以用于解决拓扑接线复杂和参数差异较大的电网故障处理问题[1][2]。基于MAS技术的智能配电网非正常状态故障处理算法逐渐成为讨论分析的热点，可以在馈线上安装负荷开关的前提下快速隔离故障并恢复非故障区的供电，为区别前述的几种模式，这种模式又简称为智能分布式模式。与各种其他模式的故障处理模式算法一样，承载分布式控制算法的各个智能体之间需要进行信息共享与消息通信，IEC61850具有完整的数据对象建模方法与一致的服务接口[3]，这使得不同供应商的设备之间数据交互、功能联合与互操作成为可能[3]-[6]，可以为基于MAS技术的各个智能体之间息共享与消息通信提供标准支撑。</w:t>
      </w:r>
    </w:p>
    <w:p>
      <w:pPr>
        <w:adjustRightInd w:val="0"/>
        <w:snapToGrid w:val="0"/>
        <w:spacing w:line="360" w:lineRule="auto"/>
        <w:ind w:firstLine="480" w:firstLineChars="200"/>
        <w:rPr>
          <w:rFonts w:eastAsia="仿宋_GB2312"/>
          <w:b/>
          <w:sz w:val="24"/>
        </w:rPr>
      </w:pPr>
      <w:r>
        <w:rPr>
          <w:rFonts w:eastAsia="仿宋_GB2312"/>
          <w:sz w:val="24"/>
        </w:rPr>
        <w:t>但当前版本的IEC61850在设计时，较少考虑配电系统的实际需求，其模型设计没有考虑到配电系统与变电站自动化系统的差异[13]，配电自动化相关设备数量远远超过变电站内的设备，对标准化与互操作的要求更为迫切[14]。总之，智能电网领域采用IEC61850模型以及IEC61850针对智能电网各种应用功能的扩展是目前国内外的研究热点，并已在变电站自动化[15]领域各种应用中得到很好的应用。目前IEC61850模型对于智能配电网故障处理过程尚无系统性的支持，已有的研究主要侧重于基于现有版本进行与监控信息相关的建模或者是应用IEC61850中的某些技术解决智能故障处理中的单个问题[16][17]。</w:t>
      </w:r>
    </w:p>
    <w:p>
      <w:pPr>
        <w:adjustRightInd w:val="0"/>
        <w:snapToGrid w:val="0"/>
        <w:spacing w:before="312" w:beforeLines="100" w:line="360" w:lineRule="auto"/>
        <w:outlineLvl w:val="1"/>
        <w:rPr>
          <w:rFonts w:eastAsia="仿宋_GB2312"/>
          <w:b/>
          <w:sz w:val="24"/>
        </w:rPr>
      </w:pPr>
      <w:r>
        <w:rPr>
          <w:rFonts w:eastAsia="仿宋_GB2312"/>
          <w:b/>
          <w:sz w:val="24"/>
        </w:rPr>
        <w:t>2.2 无线传感网技术现状</w:t>
      </w:r>
    </w:p>
    <w:p>
      <w:pPr>
        <w:spacing w:line="400" w:lineRule="exact"/>
        <w:ind w:firstLine="480" w:firstLineChars="200"/>
        <w:rPr>
          <w:rFonts w:eastAsia="仿宋_GB2312"/>
          <w:sz w:val="24"/>
        </w:rPr>
      </w:pPr>
      <w:r>
        <w:rPr>
          <w:rFonts w:eastAsia="仿宋_GB2312"/>
          <w:sz w:val="24"/>
        </w:rPr>
        <w:t>无线传感器网络（Wireless Sensor Network, WSN）和无线自组织网络（Wireless Ad-Hoc Network, WANET）近年来国内外学术界和产业界的研究热点，其具有节点数量多、组网灵活、运行功耗低、计算能力弱等特点。目前，在通信协议、能量损耗等方面涌现出了大量的研究成果。</w:t>
      </w:r>
    </w:p>
    <w:p>
      <w:pPr>
        <w:spacing w:line="400" w:lineRule="exact"/>
        <w:ind w:firstLine="480" w:firstLineChars="200"/>
        <w:rPr>
          <w:rFonts w:eastAsia="仿宋_GB2312"/>
          <w:sz w:val="24"/>
        </w:rPr>
      </w:pPr>
      <w:r>
        <w:rPr>
          <w:rFonts w:eastAsia="仿宋_GB2312"/>
          <w:sz w:val="24"/>
        </w:rPr>
        <w:t>在通信协议的设计和优化方面，叶进等人针对无线Ad-Hoc网络提出了基于帧传输效率的拥塞控制方法[18]，当检测网络出现拥塞时，主动发出ECN通告告知发端节点主动降低发送数据的速率，以达到缓解网络负载的目的。王林等人结合LEACH算法及相关的改进工作，提出了新的改进方法[19]，通过对节点剩余能量和簇首节点状态综合考虑，在簇首和基站之间采用单跳和多跳相结合的方法，降低了网络负载，从而达到了保持网络平衡的目的。徐勇军等人通过从信道状态等方面对异构无线网络资源分配算法进行了整理和归纳[20]，并总结了目前资源分配方面仍然存在的问题和不足，对可能的发展方向进行了分析。任丰原等人针对低功耗路由技术等热点问题进行了总结和阐述，并基于需求分析了一些无线传感器网络领域的热点问题</w:t>
      </w:r>
      <w:r>
        <w:rPr>
          <w:rFonts w:eastAsia="仿宋_GB2312"/>
          <w:sz w:val="24"/>
          <w:vertAlign w:val="superscript"/>
        </w:rPr>
        <w:t>[21]</w:t>
      </w:r>
      <w:r>
        <w:rPr>
          <w:rFonts w:eastAsia="仿宋_GB2312"/>
          <w:sz w:val="24"/>
        </w:rPr>
        <w:t>。除此之外，李冬霞等人充分利用网络节点的移动信息，对AODV协议进行改进</w:t>
      </w:r>
      <w:r>
        <w:rPr>
          <w:rFonts w:eastAsia="仿宋_GB2312"/>
          <w:sz w:val="24"/>
          <w:vertAlign w:val="superscript"/>
        </w:rPr>
        <w:t>[22]</w:t>
      </w:r>
      <w:r>
        <w:rPr>
          <w:rFonts w:eastAsia="仿宋_GB2312"/>
          <w:sz w:val="24"/>
        </w:rPr>
        <w:t>，降低了路径断裂的概率。</w:t>
      </w:r>
    </w:p>
    <w:p>
      <w:pPr>
        <w:spacing w:line="400" w:lineRule="exact"/>
        <w:ind w:firstLine="480" w:firstLineChars="200"/>
        <w:rPr>
          <w:rFonts w:eastAsia="仿宋_GB2312"/>
          <w:sz w:val="24"/>
        </w:rPr>
      </w:pPr>
      <w:r>
        <w:rPr>
          <w:rFonts w:eastAsia="仿宋_GB2312"/>
          <w:sz w:val="24"/>
        </w:rPr>
        <w:t>Al-Shaikh A等人基于MATLAB仿真平台对LEACH-C和LEACH协议进行了仿真实验[23]，定量比较了LEACH-C协议相比于LEACH的性能改善情况。Liang Zhao等人针对无线Mesh网络（Wireless Mesh Network, WMN）路由度量方法进行了整理和比较</w:t>
      </w:r>
      <w:r>
        <w:rPr>
          <w:rFonts w:eastAsia="仿宋_GB2312"/>
          <w:sz w:val="24"/>
          <w:vertAlign w:val="superscript"/>
        </w:rPr>
        <w:t>[24]</w:t>
      </w:r>
      <w:r>
        <w:rPr>
          <w:rFonts w:eastAsia="仿宋_GB2312"/>
          <w:sz w:val="24"/>
        </w:rPr>
        <w:t>，并指出了路由度量方面仍然存在的一些开放性问题。汤媛媛等人针对车辆自组织网络（Vehicle Ad-Hoc Network, VANET）提出了一种新的退避算法</w:t>
      </w:r>
      <w:r>
        <w:rPr>
          <w:rFonts w:eastAsia="仿宋_GB2312"/>
          <w:sz w:val="24"/>
          <w:vertAlign w:val="superscript"/>
        </w:rPr>
        <w:t>[25]</w:t>
      </w:r>
      <w:r>
        <w:rPr>
          <w:rFonts w:eastAsia="仿宋_GB2312"/>
          <w:sz w:val="24"/>
        </w:rPr>
        <w:t>，通过比较车辆自身业务量和平均值的差异，选择不同的退避算法，另一方面根据车辆密度调整预约服务时长，保障一定的网络吞吐量。Jae Hyeck Lee等人描述了一种基于WiFi直连技术的多跳移动自组织网络（Mobile Ad-Hoc Network, MANET）</w:t>
      </w:r>
      <w:r>
        <w:rPr>
          <w:rFonts w:eastAsia="仿宋_GB2312"/>
          <w:sz w:val="24"/>
          <w:vertAlign w:val="superscript"/>
        </w:rPr>
        <w:t>[26]</w:t>
      </w:r>
      <w:r>
        <w:rPr>
          <w:rFonts w:eastAsia="仿宋_GB2312"/>
          <w:sz w:val="24"/>
        </w:rPr>
        <w:t>，设计了一个路由协议层用来支持WiFi直连设备的通信和设备之间的多跳通信。然而，上述介绍的研究工作均取得了一定成果，但大多数都基于节点同源的假设，并未针对当前物联网应用过程中常见的非同源节点业务数据格式封装不一致导致无法高效交互的问题，有针对性地提出通信管理方案。</w:t>
      </w:r>
    </w:p>
    <w:p>
      <w:pPr>
        <w:spacing w:line="400" w:lineRule="exact"/>
        <w:ind w:firstLine="480" w:firstLineChars="200"/>
        <w:rPr>
          <w:rFonts w:eastAsia="仿宋_GB2312"/>
          <w:sz w:val="24"/>
        </w:rPr>
      </w:pPr>
      <w:r>
        <w:rPr>
          <w:rFonts w:eastAsia="仿宋_GB2312"/>
          <w:sz w:val="24"/>
        </w:rPr>
        <w:t>作为一家通信设备制造商，华为也在物联网领域有所布局。相对于阿里、百度等互联网企业而言，华为的优势体现在通信基础设施、芯片设计以及5G等通信技术的研发积累上。5G面向的三大场景之一的低时延高可靠场景，适用于车辆网、远程医疗等实时性和可靠性要求较高的场景，在这方面，华为布局存在着较大的硬件优势。而对于低功耗广覆盖这个5G另一主要场景而言，在维持设备必要的运行状态下尽可能降低工作功率，提高其耐用性；在大规模连接同时存在时，降低设备通信干扰、提高带宽利用效率，华为在芯片设计、通信技术的研发等方面积累了较大优势，这类场景包括农田监测、工控安全等领域。总体而言，在不涉及传统互联网服务的场景下，华为具有独特的技术优势。</w:t>
      </w:r>
    </w:p>
    <w:p>
      <w:pPr>
        <w:spacing w:line="400" w:lineRule="exact"/>
        <w:ind w:firstLine="480" w:firstLineChars="200"/>
        <w:rPr>
          <w:rFonts w:eastAsia="仿宋_GB2312"/>
          <w:sz w:val="24"/>
        </w:rPr>
      </w:pPr>
      <w:r>
        <w:rPr>
          <w:rFonts w:eastAsia="仿宋_GB2312"/>
          <w:sz w:val="24"/>
        </w:rPr>
        <w:t>分布式技术在物联网领域得到了高度的重视。侧重于物联网边缘侧的设备本身，在靠近物或数据源头的网络边缘侧，融合数据的获取采集、传输交互和存储更新等功能。每台物联网设备可以自行传感器端数据的发现、获取和处理。同时，通过统一的业务数据格式封装，消除设备的同源壁垒。以此为前提，优化数据和通信管理过程，可以打造开放式的即插即用和自描述能力的物联网络，提供不依赖于云端服务和网络中心控制器的本地化智能解决方案。</w:t>
      </w:r>
    </w:p>
    <w:p>
      <w:pPr>
        <w:adjustRightInd w:val="0"/>
        <w:snapToGrid w:val="0"/>
        <w:spacing w:before="312" w:beforeLines="100" w:line="360" w:lineRule="auto"/>
        <w:outlineLvl w:val="1"/>
        <w:rPr>
          <w:rFonts w:eastAsia="仿宋_GB2312"/>
          <w:b/>
          <w:sz w:val="24"/>
        </w:rPr>
      </w:pPr>
      <w:r>
        <w:rPr>
          <w:rFonts w:eastAsia="仿宋_GB2312"/>
          <w:b/>
          <w:sz w:val="24"/>
        </w:rPr>
        <w:t>2.3 物联网及特定操作系统技术现状</w:t>
      </w:r>
    </w:p>
    <w:p>
      <w:pPr>
        <w:pStyle w:val="35"/>
        <w:snapToGrid w:val="0"/>
        <w:spacing w:before="0" w:after="0" w:line="400" w:lineRule="exact"/>
        <w:ind w:left="0" w:right="0" w:firstLine="480" w:firstLineChars="200"/>
        <w:rPr>
          <w:rFonts w:eastAsia="仿宋_GB2312"/>
          <w:spacing w:val="0"/>
          <w:kern w:val="2"/>
          <w:sz w:val="24"/>
          <w:szCs w:val="24"/>
        </w:rPr>
      </w:pPr>
      <w:r>
        <w:rPr>
          <w:rFonts w:eastAsia="仿宋_GB2312"/>
          <w:spacing w:val="0"/>
          <w:kern w:val="2"/>
          <w:sz w:val="24"/>
          <w:szCs w:val="24"/>
        </w:rPr>
        <w:t>物联网技术被广泛应用于现代社会的生产和生活，其产业领域包括传感器、通信、微处理器、计算机、自动化、集成电路等众多学科领域，同时与电力、交通、环境等众多应用领域密切相关，因此涉及了复杂多样的知识体系。随着人工智能技术的发展，物联网技术是获得巨量数据必不可少的环节，智能物联网（AIoT）成为不容置疑的发展趋势。在物联网技术应用过程的各个环节，如何充分发挥人工智能技术的作用，已经成为目前学术界、技术界和产业界共同关心的问题。</w:t>
      </w:r>
    </w:p>
    <w:p>
      <w:pPr>
        <w:pStyle w:val="35"/>
        <w:snapToGrid w:val="0"/>
        <w:spacing w:before="0" w:after="0" w:line="400" w:lineRule="exact"/>
        <w:ind w:left="0" w:right="0" w:firstLine="480" w:firstLineChars="200"/>
        <w:rPr>
          <w:rFonts w:eastAsia="仿宋_GB2312"/>
          <w:spacing w:val="0"/>
          <w:kern w:val="2"/>
          <w:sz w:val="24"/>
          <w:szCs w:val="24"/>
        </w:rPr>
      </w:pPr>
      <w:r>
        <w:rPr>
          <w:rFonts w:eastAsia="仿宋_GB2312"/>
          <w:spacing w:val="0"/>
          <w:kern w:val="2"/>
          <w:sz w:val="24"/>
          <w:szCs w:val="24"/>
        </w:rPr>
        <w:t>随着物联网技术的发展，越来越多的高水平公司意识到物联网操作系统才是构建高效物联网，制约产业应用的关键。以ARM公司为代表，配合全球广泛应用的ARM系列微处理器内核，提出了IFC（Intelligent Flexible Cloud）物联网操作系统解决方案，意为采用智能灵活的云的方式，实现最广泛的设备间互操作互联。华为公司提出了LiteOS操作系统，提出了在不同的设备间，对不同的通信协议进行格式转换，实现各类设备间的互联互通和互操作。阿里巴巴公司非常重视物联网应用，除了在云端提出了阿里云系列产品，还非常重视物联网设备和芯片的生态，阿里提出了AliOS操作系统，用于支持天猫精灵等智慧应用，同时也已经成为物联网芯片和终端设备的重要研发供应商。目前这些物联网技术在扩展性上依然存在局限，例如华为LiteOS系统目标是面向终端设备开发平台，这就需要设备开发流程全面依托华为物联网解决方案，造成下游厂家的技术受到限制。</w:t>
      </w:r>
    </w:p>
    <w:p>
      <w:pPr>
        <w:pStyle w:val="35"/>
        <w:snapToGrid w:val="0"/>
        <w:spacing w:before="0" w:after="0" w:line="400" w:lineRule="exact"/>
        <w:ind w:left="0" w:right="0" w:firstLine="420"/>
        <w:rPr>
          <w:rFonts w:eastAsia="仿宋_GB2312"/>
          <w:spacing w:val="0"/>
          <w:kern w:val="2"/>
          <w:sz w:val="24"/>
          <w:szCs w:val="24"/>
        </w:rPr>
      </w:pPr>
      <w:r>
        <w:rPr>
          <w:rFonts w:eastAsia="仿宋_GB2312"/>
          <w:spacing w:val="0"/>
          <w:kern w:val="2"/>
          <w:sz w:val="24"/>
          <w:szCs w:val="24"/>
        </w:rPr>
        <w:t>与芯片定制化流程更加紧密结合的通信协议层物联网操作系统被认为是下一步发展的必经环节。现代通信芯片已经向着多模、智能方向发展，普遍采用了“微处理器+操作系统内核+软件协议栈”架构，并与多种射频前端和基带配合工作，兼顾了灵活性和制造成本等多方面的因素。通信协议层操作系统可以认为是最简化的嵌入式操作系统，侧重在通信方向上的优化。在现有的通信芯片协议栈软件实现所采用的嵌入式操作系统内核基础上，通过增加数据协作与通信协作能力，实现在通信芯片协议层底层实现物联网节点设备的非同源协作，灵活的数据获取，优化非同源设备节点的通信资源调度，被认为是未来解决无处不在、数量庞大的物联网设备共存的关键问题。</w:t>
      </w:r>
    </w:p>
    <w:p>
      <w:pPr>
        <w:pStyle w:val="35"/>
        <w:snapToGrid w:val="0"/>
        <w:spacing w:before="0" w:after="0" w:line="400" w:lineRule="exact"/>
        <w:ind w:left="0" w:right="0" w:firstLine="480" w:firstLineChars="200"/>
        <w:rPr>
          <w:rFonts w:eastAsia="仿宋_GB2312"/>
          <w:spacing w:val="0"/>
          <w:kern w:val="2"/>
          <w:sz w:val="24"/>
          <w:szCs w:val="24"/>
        </w:rPr>
      </w:pPr>
      <w:r>
        <w:rPr>
          <w:rFonts w:eastAsia="仿宋_GB2312"/>
          <w:spacing w:val="0"/>
          <w:kern w:val="2"/>
          <w:sz w:val="24"/>
          <w:szCs w:val="24"/>
        </w:rPr>
        <w:t>嵌入式节点操作系统首先是一个实时操作系统，因此具备实时操作系统的一般特征。从组成上讲，嵌入式节点操作系统具有通用实时操作系统普遍具有的文件系统、任务调度模块、中断服务程序以及上层协议接口、底层设备驱动管理模块等组成部分。和部分实时操作系统一样，嵌入式节点操作系统实现了多种常见传输协议的接口，实现了对不同传输协议的支持。不同点在于，嵌入式节点操作系统相比一般意义上的实时操作系统增加了一个增强模块。该增强模块中涵盖了如何对节点通信过程进行管理，如何对节点数据存储和更新、如何完成消息交互等具体算法和策略，基于此实现节点之间高效互联以及数据交互与通信协作能力的提升。</w:t>
      </w:r>
    </w:p>
    <w:p>
      <w:pPr>
        <w:spacing w:before="312" w:beforeLines="100" w:after="156" w:afterLines="50" w:line="360" w:lineRule="auto"/>
        <w:rPr>
          <w:rFonts w:eastAsia="仿宋_GB2312"/>
          <w:sz w:val="24"/>
        </w:rPr>
      </w:pPr>
      <w:r>
        <w:rPr>
          <w:rFonts w:eastAsia="仿宋_GB2312"/>
          <w:b/>
          <w:sz w:val="24"/>
        </w:rPr>
        <w:t>参考文献：</w:t>
      </w:r>
    </w:p>
    <w:p>
      <w:pPr>
        <w:widowControl/>
        <w:numPr>
          <w:ilvl w:val="0"/>
          <w:numId w:val="3"/>
        </w:numPr>
        <w:spacing w:line="360" w:lineRule="auto"/>
        <w:ind w:left="600" w:hanging="600" w:hangingChars="250"/>
        <w:rPr>
          <w:rFonts w:eastAsia="仿宋_GB2312"/>
          <w:color w:val="000000"/>
          <w:kern w:val="0"/>
          <w:sz w:val="24"/>
        </w:rPr>
      </w:pPr>
      <w:bookmarkStart w:id="3" w:name="_Ref358725370"/>
      <w:r>
        <w:rPr>
          <w:rFonts w:eastAsia="仿宋_GB2312"/>
          <w:color w:val="000000"/>
          <w:kern w:val="0"/>
          <w:sz w:val="24"/>
        </w:rPr>
        <w:t>Mcarthur S D J, Davidson E M, Catterson V M, et al. Multi-agent systems for power engineering applications part I: concepts, approaches, and technical challenges[J]. IEEE Transactions on Power Systems, 2007, 22(4):1743-1753.</w:t>
      </w:r>
      <w:bookmarkEnd w:id="3"/>
      <w:bookmarkStart w:id="4" w:name="_Ref358725372"/>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Mcarthur S D J, Davidson E M, Catterson V M, et al. Multi-agent systems for power engineering applications part II: technologies, standards, and tools for building multi-agent systems[J]. IEEE Transactions on Power Systems, 2007, 22(4): 1753-1760.</w:t>
      </w:r>
      <w:bookmarkEnd w:id="4"/>
      <w:bookmarkStart w:id="5" w:name="_Ref344108352"/>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IEC 61850-7-4: Communication Networks and Systems in Substations – Part 7-4, Basic communication structure for substation and feeder equipment- Compatible logical node classes and data classes</w:t>
      </w:r>
      <w:bookmarkEnd w:id="5"/>
      <w:r>
        <w:rPr>
          <w:rFonts w:eastAsia="仿宋_GB2312"/>
          <w:color w:val="000000"/>
          <w:kern w:val="0"/>
          <w:sz w:val="24"/>
        </w:rPr>
        <w:t xml:space="preserve">[S]. Switzerland: IEC, 2010. </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IEC 61850-6: Communication Networks and Systems in Substations – Part 6, Configuration description language for communication in electrical substations related to IEDs[S]. Switzerland: IEC, 2010.</w:t>
      </w:r>
      <w:bookmarkStart w:id="6" w:name="_Ref352916593"/>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IEC 61850-2: Communication Networks and Systems in Substations – Part 2, Glossary</w:t>
      </w:r>
      <w:bookmarkEnd w:id="6"/>
      <w:r>
        <w:rPr>
          <w:rFonts w:eastAsia="仿宋_GB2312"/>
          <w:color w:val="000000"/>
          <w:kern w:val="0"/>
          <w:sz w:val="24"/>
        </w:rPr>
        <w:t xml:space="preserve">[S]. Switzerland: IEC, 2010. </w:t>
      </w:r>
      <w:bookmarkStart w:id="7" w:name="_Ref354295628"/>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IEC 61850-7-1: Communication Networks and Systems in Substations – Part 7-1, Basic communication structure for substation and feeder equipment – Principles and models Glossary[S].</w:t>
      </w:r>
      <w:bookmarkEnd w:id="7"/>
      <w:r>
        <w:rPr>
          <w:rFonts w:ascii="Times New Roman" w:hAnsi="Times New Roman" w:eastAsia="仿宋_GB2312"/>
          <w:color w:val="000000"/>
          <w:kern w:val="0"/>
          <w:sz w:val="24"/>
          <w:szCs w:val="24"/>
        </w:rPr>
        <w:t xml:space="preserve"> Switzerland: IEC, 2010.</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王益民. 实用型配电自动化技术[M]. 北京:中国电力出版社, 2008.</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 xml:space="preserve">刘健, 赵树仁, 贠保记,等. 分布智能型馈线自动化系统快速自愈技术及可靠性保障措施[J].电力系统自动化, 2011, 25(17):67-71. </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林功平. 配电网馈线自动化解决方案的技术策略[J]. 电力系统自动化, 2001, 25(4):52-55.</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章琦. 基于面保护原理的配电网故障处理[J]. 浙江电力, 2002, 21(2):14-17.</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焦振有, 焦邵华, 刘万顺. 配电网馈线系统保护原理及分析[J]. 电网技术, 2002, 26 (12):75-78.</w:t>
      </w:r>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林功平. 配电网馈线自动化解决方案的技术策略[J]. 电力系统自动化, 2001, 25(4):52-55.</w:t>
      </w:r>
      <w:bookmarkStart w:id="8" w:name="_Ref350593199"/>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廖真哲, 刘东, 陆一鸣, 等. 基于 IEC 61850 与 CIM 融合的分布式能源模型扩展研究[J]. 华东电力, 2012, 40(4):568-571.</w:t>
      </w:r>
      <w:bookmarkEnd w:id="8"/>
      <w:bookmarkStart w:id="9" w:name="_Ref325382060"/>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童晓阳, 王晓茹, 丁力. 基于IEC 61850构造变电站广域保护代理的信息模型[J]. 电力系统自动化, 2008, 32(5):63-67.</w:t>
      </w:r>
      <w:bookmarkEnd w:id="9"/>
      <w:bookmarkStart w:id="10" w:name="_Ref325382063"/>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 xml:space="preserve">丁峰, 陆承宇. 基于IEC 61850标准的变电站防误闭锁工程应用[J]. 电力系统保护与控制, </w:t>
      </w:r>
      <w:r>
        <w:fldChar w:fldCharType="begin"/>
      </w:r>
      <w:r>
        <w:instrText xml:space="preserve"> HYPERLINK "http://acad.cnki.net/kns55/oldNavi/Bridge.aspx?LinkType=IssueLink&amp;DBCode=cjfd&amp;TableName=cjfdyearinfo&amp;Field=BaseID*year*issue&amp;Value=JDQW*2010*09&amp;NaviLink=%e7%94%b5%e5%8a%9b%e7%b3%bb%e7%bb%9f%e4%bf%9d%e6%8a%a4%e4%b8%8e%e6%8e%a7%e5%88%b6" \t "_blank" </w:instrText>
      </w:r>
      <w:r>
        <w:fldChar w:fldCharType="separate"/>
      </w:r>
      <w:r>
        <w:rPr>
          <w:rFonts w:eastAsia="仿宋_GB2312"/>
          <w:color w:val="000000"/>
          <w:kern w:val="0"/>
          <w:sz w:val="24"/>
        </w:rPr>
        <w:t>2010, 38(9):</w:t>
      </w:r>
      <w:r>
        <w:rPr>
          <w:rFonts w:eastAsia="仿宋_GB2312"/>
          <w:color w:val="000000"/>
          <w:kern w:val="0"/>
          <w:sz w:val="24"/>
        </w:rPr>
        <w:fldChar w:fldCharType="end"/>
      </w:r>
      <w:r>
        <w:rPr>
          <w:rFonts w:eastAsia="仿宋_GB2312"/>
          <w:color w:val="000000"/>
          <w:kern w:val="0"/>
          <w:sz w:val="24"/>
        </w:rPr>
        <w:t>96-99.</w:t>
      </w:r>
      <w:bookmarkEnd w:id="10"/>
      <w:bookmarkStart w:id="11" w:name="_Ref325382066"/>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国家电网公司. IEC_61850工程继电保护应用模型[S]. 国家电网公司, 北京, 2009.</w:t>
      </w:r>
      <w:bookmarkEnd w:id="11"/>
      <w:bookmarkStart w:id="12" w:name="_Ref325382081"/>
    </w:p>
    <w:p>
      <w:pPr>
        <w:widowControl/>
        <w:numPr>
          <w:ilvl w:val="0"/>
          <w:numId w:val="3"/>
        </w:numPr>
        <w:spacing w:line="360" w:lineRule="auto"/>
        <w:ind w:left="600" w:hanging="600" w:hangingChars="250"/>
        <w:rPr>
          <w:rFonts w:eastAsia="仿宋_GB2312"/>
          <w:color w:val="000000"/>
          <w:kern w:val="0"/>
          <w:sz w:val="24"/>
        </w:rPr>
      </w:pPr>
      <w:r>
        <w:rPr>
          <w:rFonts w:eastAsia="仿宋_GB2312"/>
          <w:color w:val="000000"/>
          <w:kern w:val="0"/>
          <w:sz w:val="24"/>
        </w:rPr>
        <w:t>Apostolov A P. Modeling systems with distributed generators in IEC 61850[C]. Power Systems Conference, 2009. PSC'09. IEEE, 2009: 1-6.</w:t>
      </w:r>
      <w:bookmarkEnd w:id="12"/>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叶进, 王建新, 廖秋丽. 无线ad hoc网络中基于帧传输效率的拥塞控制方法[J]. 通信学报, 2010(11):86-92.</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王林, 赵绍英.无线传感器网络leach路由协议的研究与改进. 计算机工程与应用, 2012, 48(2):80-82.</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 xml:space="preserve">徐勇军, 李国权, 徐鹏, 等.异构无线网络资源分配算法研究综述[J]. 重庆邮电大学学报(自然科学版), 030(3):289-299. </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任丰原, 黄海宁, 林闯. 无线传感器网络[J]. 软件学报, 2003, 14(7):1282-1291.</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 xml:space="preserve">李冬霞, 付西男. 有效的AODV路由协议改进方法[J]. 计算机工程与应用, 2011, 47(28):83-85. </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Khattab H, Al-Sharaeh S. Performance Comparison of LEACH and LEACH-C Protocols in Wireless Sensor Networks. Journal of ICT Research and Applications, 2018, 12(3): 219-236.</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Liang Zhao, Ahmed Y Al-Dubai. Routing Metrics for Wireless Mesh Networks: A Survey[J]. Lecture Notes in Electrical Engineering, 2012.</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汤媛媛，朱琦. VANET 中基于公平性的多信道 MAC 协议[J]. 计算机应用研究。2019, 33(8): 2478-2482.</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Lee J H, Park M S, Shah S C Wi-Fi direct based mobile ad hoc network. In 2017 2nd International Conference on Computer and Communication Systems. ICCCS, 116-120.</w:t>
      </w:r>
    </w:p>
    <w:p>
      <w:pPr>
        <w:pStyle w:val="23"/>
        <w:numPr>
          <w:ilvl w:val="0"/>
          <w:numId w:val="3"/>
        </w:numPr>
        <w:spacing w:line="360" w:lineRule="auto"/>
        <w:ind w:left="600" w:hanging="600" w:hangingChars="250"/>
        <w:rPr>
          <w:rFonts w:ascii="Times New Roman" w:hAnsi="Times New Roman" w:eastAsia="仿宋_GB2312"/>
          <w:color w:val="000000"/>
          <w:kern w:val="0"/>
          <w:sz w:val="24"/>
          <w:szCs w:val="24"/>
        </w:rPr>
      </w:pPr>
      <w:r>
        <w:rPr>
          <w:rFonts w:ascii="Times New Roman" w:hAnsi="Times New Roman" w:eastAsia="仿宋_GB2312"/>
          <w:color w:val="000000"/>
          <w:kern w:val="0"/>
          <w:sz w:val="24"/>
          <w:szCs w:val="24"/>
        </w:rPr>
        <w:t>任哲. 嵌入式实时操作系统μC/OS—Ⅱ及应用[M]. 北京：北京航空航天大学出版社，2005.</w:t>
      </w:r>
    </w:p>
    <w:p>
      <w:pPr>
        <w:widowControl/>
        <w:ind w:left="482" w:hanging="482" w:hangingChars="200"/>
        <w:jc w:val="left"/>
        <w:rPr>
          <w:rFonts w:eastAsia="仿宋_GB2312"/>
          <w:b/>
          <w:sz w:val="24"/>
        </w:rPr>
      </w:pPr>
      <w:r>
        <w:rPr>
          <w:rFonts w:eastAsia="仿宋_GB2312"/>
          <w:b/>
          <w:sz w:val="24"/>
        </w:rPr>
        <w:br w:type="page"/>
      </w:r>
    </w:p>
    <w:p>
      <w:pPr>
        <w:numPr>
          <w:ilvl w:val="0"/>
          <w:numId w:val="1"/>
        </w:numPr>
        <w:adjustRightInd w:val="0"/>
        <w:snapToGrid w:val="0"/>
        <w:spacing w:line="360" w:lineRule="auto"/>
        <w:ind w:left="482" w:hanging="482"/>
        <w:outlineLvl w:val="0"/>
        <w:rPr>
          <w:rFonts w:eastAsia="仿宋_GB2312"/>
          <w:b/>
          <w:sz w:val="24"/>
        </w:rPr>
      </w:pPr>
      <w:r>
        <w:rPr>
          <w:rFonts w:eastAsia="仿宋_GB2312"/>
          <w:b/>
          <w:sz w:val="24"/>
        </w:rPr>
        <w:t>项目的理论和实践依据</w:t>
      </w:r>
    </w:p>
    <w:p>
      <w:pPr>
        <w:adjustRightInd w:val="0"/>
        <w:snapToGrid w:val="0"/>
        <w:spacing w:before="156" w:beforeLines="50" w:after="156" w:afterLines="50" w:line="360" w:lineRule="auto"/>
        <w:outlineLvl w:val="1"/>
        <w:rPr>
          <w:rFonts w:eastAsia="仿宋_GB2312"/>
          <w:b/>
          <w:sz w:val="24"/>
        </w:rPr>
      </w:pPr>
      <w:bookmarkStart w:id="13" w:name="_Toc402362090"/>
      <w:r>
        <w:rPr>
          <w:rFonts w:eastAsia="仿宋_GB2312"/>
          <w:b/>
          <w:sz w:val="24"/>
        </w:rPr>
        <w:t>3.1项目理论依据</w:t>
      </w:r>
      <w:bookmarkEnd w:id="13"/>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3.1.1 配电网智能分布式标准</w:t>
      </w:r>
    </w:p>
    <w:p>
      <w:pPr>
        <w:adjustRightInd w:val="0"/>
        <w:snapToGrid w:val="0"/>
        <w:spacing w:line="360" w:lineRule="auto"/>
        <w:ind w:firstLine="480" w:firstLineChars="200"/>
        <w:rPr>
          <w:rFonts w:eastAsia="仿宋_GB2312"/>
          <w:sz w:val="24"/>
        </w:rPr>
      </w:pPr>
      <w:r>
        <w:rPr>
          <w:rFonts w:eastAsia="仿宋_GB2312"/>
          <w:sz w:val="24"/>
        </w:rPr>
        <w:t>IEC 61968标准是电力企业各专业管理应用系统之间的接口信息定义和配电通用模型。本标准是智能电网的基础性标准之一，适应于智能电网企业应用层面的互操作。DL/T 1080《电力企业应用集成-配电管理的系统接口》系列标准支持配电网管理的多种应用系统的应用间集成。</w:t>
      </w:r>
    </w:p>
    <w:p>
      <w:pPr>
        <w:adjustRightInd w:val="0"/>
        <w:snapToGrid w:val="0"/>
        <w:spacing w:line="360" w:lineRule="auto"/>
        <w:ind w:firstLine="480" w:firstLineChars="200"/>
        <w:rPr>
          <w:rFonts w:eastAsia="仿宋_GB2312"/>
          <w:sz w:val="24"/>
        </w:rPr>
      </w:pPr>
      <w:r>
        <w:rPr>
          <w:rFonts w:eastAsia="仿宋_GB2312"/>
          <w:sz w:val="24"/>
        </w:rPr>
        <w:t>IEC 61968系列标准旨在实现各类分布式的应用软件的集成，这类集成是相对于内部软件的集成，主要是围绕配电网管理的应用软件。内部功能集成在一个应用系统中，各功能程序通常采用嵌入式中间件实现相互联系。中间件在后台运行，优化运行环境，使不同系统做到实时和同步，实现信息交互、请求/回复、交谈沟通功能。</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3.1.2 智能分布FA算法理论</w:t>
      </w:r>
    </w:p>
    <w:p>
      <w:pPr>
        <w:adjustRightInd w:val="0"/>
        <w:snapToGrid w:val="0"/>
        <w:spacing w:line="360" w:lineRule="auto"/>
        <w:ind w:firstLine="480" w:firstLineChars="200"/>
        <w:rPr>
          <w:rFonts w:eastAsia="仿宋_GB2312"/>
          <w:sz w:val="24"/>
        </w:rPr>
      </w:pPr>
      <w:r>
        <w:rPr>
          <w:rFonts w:eastAsia="仿宋_GB2312"/>
          <w:sz w:val="24"/>
        </w:rPr>
        <w:t>FA算法理论是一个多目标、多维数、多约束及多时段非线性的组态优化求解问题。相关研究提出了各种算法与解决方案，主要包括集中式故障处理与分布式故障处理两大类。FA算法分类如图3-1所示：</w:t>
      </w:r>
    </w:p>
    <w:p>
      <w:pPr>
        <w:adjustRightInd w:val="0"/>
        <w:snapToGrid w:val="0"/>
        <w:spacing w:line="360" w:lineRule="auto"/>
        <w:ind w:firstLine="709"/>
        <w:rPr>
          <w:rFonts w:eastAsia="仿宋_GB2312"/>
          <w:sz w:val="24"/>
        </w:rPr>
      </w:pPr>
      <w:r>
        <w:rPr>
          <w:rFonts w:eastAsia="仿宋_GB2312"/>
          <w:sz w:val="24"/>
        </w:rPr>
        <w:drawing>
          <wp:inline distT="0" distB="0" distL="0" distR="0">
            <wp:extent cx="4798695" cy="32594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02208" cy="3261759"/>
                    </a:xfrm>
                    <a:prstGeom prst="rect">
                      <a:avLst/>
                    </a:prstGeom>
                    <a:noFill/>
                    <a:ln>
                      <a:noFill/>
                    </a:ln>
                  </pic:spPr>
                </pic:pic>
              </a:graphicData>
            </a:graphic>
          </wp:inline>
        </w:drawing>
      </w:r>
    </w:p>
    <w:p>
      <w:pPr>
        <w:adjustRightInd w:val="0"/>
        <w:snapToGrid w:val="0"/>
        <w:spacing w:line="360" w:lineRule="auto"/>
        <w:jc w:val="center"/>
        <w:rPr>
          <w:rFonts w:eastAsia="仿宋_GB2312"/>
          <w:sz w:val="24"/>
        </w:rPr>
      </w:pPr>
      <w:bookmarkStart w:id="14" w:name="_Ref358490782"/>
      <w:r>
        <w:rPr>
          <w:rFonts w:eastAsia="仿宋_GB2312"/>
          <w:sz w:val="24"/>
        </w:rPr>
        <w:t>图3-1 FA算法分类</w:t>
      </w:r>
      <w:bookmarkEnd w:id="14"/>
      <w:r>
        <w:rPr>
          <w:rFonts w:eastAsia="仿宋_GB2312"/>
          <w:sz w:val="24"/>
        </w:rPr>
        <w:t>图</w:t>
      </w:r>
    </w:p>
    <w:p>
      <w:pPr>
        <w:adjustRightInd w:val="0"/>
        <w:snapToGrid w:val="0"/>
        <w:spacing w:line="360" w:lineRule="auto"/>
        <w:ind w:firstLine="482" w:firstLineChars="200"/>
        <w:rPr>
          <w:rFonts w:eastAsia="仿宋_GB2312"/>
          <w:b/>
          <w:bCs/>
          <w:sz w:val="24"/>
        </w:rPr>
      </w:pPr>
      <w:r>
        <w:rPr>
          <w:rFonts w:eastAsia="仿宋_GB2312"/>
          <w:b/>
          <w:sz w:val="24"/>
        </w:rPr>
        <w:t>其中分布式故障处理</w:t>
      </w:r>
      <w:r>
        <w:rPr>
          <w:rFonts w:eastAsia="仿宋_GB2312"/>
          <w:sz w:val="24"/>
        </w:rPr>
        <w:t>模式不需要配电自动化主站而依靠智能开关设备相互配合就能达到故障隔离和健全区域恢复供电的目标。</w:t>
      </w:r>
      <w:r>
        <w:rPr>
          <w:rFonts w:eastAsia="仿宋_GB2312"/>
          <w:b/>
          <w:sz w:val="24"/>
        </w:rPr>
        <w:t>实际应用中，分布式处理模式包括重合器分段器模式，广域保护模式（面保护模式），以及基于多代理系统（MAS）的就地控制模式</w:t>
      </w:r>
      <w:r>
        <w:rPr>
          <w:rFonts w:eastAsia="仿宋_GB2312"/>
          <w:sz w:val="24"/>
        </w:rPr>
        <w:t>。依据智能开关设备之间配合方法的区别，重合器分段器模式又可以细分为重合器与电压时间型分段器配合模式、重合器与重合器配合模式、重合器与过流脉冲计数型分段器配合模式等。它们的基本特征是重合器与分段器依据本地配置及其采集的信息做出控制决策，决策过程不依赖于任何通信，通过时间或动作次数的整定，实现故障快速定位、隔离及非故障区域恢复供电。与此同时，随着计算机技术、光纤以太网通信技术以及数字化变电站技术的发展，广域保护模式被应用于分布式故障处理模式，其典型特征是通过继电保护设备之间的时间与信号配合，最终实现故障上游区段不停电，故障下游区段在极短时间内恢复供电；甚至在闭环运行网络中可以实现故障区域直接隔离，非故障区域不停电的目标。MAS是一种可以适应环境变化的自治系统，它通过MAS代理相互协同来实现目标的控制，为区别前述的几种模式，这种模式又简称为智能分布式模式。</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3.1.3 芯片层次自描述与互操作的可行性</w:t>
      </w:r>
    </w:p>
    <w:p>
      <w:pPr>
        <w:spacing w:line="360" w:lineRule="auto"/>
        <w:ind w:firstLine="480" w:firstLineChars="200"/>
        <w:rPr>
          <w:rFonts w:eastAsia="仿宋_GB2312"/>
          <w:sz w:val="24"/>
        </w:rPr>
      </w:pPr>
      <w:r>
        <w:rPr>
          <w:rFonts w:eastAsia="仿宋_GB2312"/>
          <w:sz w:val="24"/>
        </w:rPr>
        <w:t>IEC61968标准特有的、优良的互操作性、幵放性和可扩展性，能够实现不同智能设备的无缝接入，极大地推动了数字化变电站的发展。IEC61968标准的ICD文件具有自描述功能，所以当新的配电终端设备在接入后，会主动发送一个“自动报告”文件，包含描述设备的基本信息（如设备的IP、通信端口、版本信息等），与一次设备的关联信息、与站内通信网络的连接信息，调度端向配电终端获取模型的信息（包括LD，LN，数据对象，数据属性等），然后生成该配电终端的基本信息数据库，在控制中心的模型中生成与该装置相关的一次设备的拓扑模型，在一次、二次接线图的画图系统中自动生成该装置。</w:t>
      </w:r>
    </w:p>
    <w:p>
      <w:pPr>
        <w:widowControl/>
        <w:spacing w:line="360" w:lineRule="auto"/>
        <w:ind w:firstLine="480" w:firstLineChars="200"/>
        <w:rPr>
          <w:rFonts w:eastAsia="仿宋_GB2312"/>
          <w:sz w:val="24"/>
        </w:rPr>
      </w:pPr>
      <w:r>
        <w:rPr>
          <w:rFonts w:eastAsia="仿宋_GB2312"/>
          <w:sz w:val="24"/>
        </w:rPr>
        <w:t>IEC61968标准在数字化变电站已成功应用，实践证明没有标准的自描述功能就没有互操作的可行性。IED设备的自描述文件需要人工编辑，如手工填写GOOSE通信配置等，使IED设备间的联调演变成习惯上的远动协议双边表的对点工作，致使调试的复杂程度和工作量剧增，更谈不上变电站自动化系统（SA）日后的可维护性。因此，ICD文件的自动生成是保证自描述功能得以实用化的基础。</w:t>
      </w:r>
    </w:p>
    <w:p>
      <w:pPr>
        <w:widowControl/>
        <w:spacing w:line="360" w:lineRule="auto"/>
        <w:ind w:firstLine="480" w:firstLineChars="200"/>
        <w:rPr>
          <w:rFonts w:eastAsia="仿宋_GB2312"/>
          <w:sz w:val="24"/>
        </w:rPr>
      </w:pPr>
      <w:r>
        <w:rPr>
          <w:rFonts w:eastAsia="仿宋_GB2312"/>
          <w:sz w:val="24"/>
        </w:rPr>
        <w:t>基于以上事实，本项目所采用的国产定制物联网SOC芯片，采用与通信协议层联合设计的配电网设备数据共享解决方案，可以实现在芯片协议层集成IEC61968标准ICD文件，实现配电网设备自描述功能，并进而支持设备间更加广泛灵活的互操作。在协议层集成ICD文件的技术实现，需要和物联网SOC芯片的微处理器内核设计、总线设计和存储管理设计相结合，并与特定的配电网所需通信软件协议联合设计，在保证通信响应时间需求的前提下，增加数据管理能力和通信管理能力。因此，借助配电网物联网SOC芯片的国产定制化机遇，将有利于推进设备自描述ICD文件方案与通信软件协议栈联合设计优化的研发进程，实现更加灵活高效的设备互联互通和互操作能力。</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3.1.4 边缘侧轻量级智能处理技术</w:t>
      </w:r>
    </w:p>
    <w:p>
      <w:pPr>
        <w:widowControl/>
        <w:spacing w:line="360" w:lineRule="auto"/>
        <w:ind w:firstLine="480" w:firstLineChars="200"/>
        <w:rPr>
          <w:rFonts w:eastAsia="仿宋_GB2312"/>
          <w:sz w:val="24"/>
        </w:rPr>
      </w:pPr>
      <w:r>
        <w:rPr>
          <w:rFonts w:eastAsia="仿宋_GB2312"/>
          <w:sz w:val="24"/>
        </w:rPr>
        <w:t>前述IEC61968标准所提及的ICD自描述文件自动编码器，可以基于国产自主芯片进行数据分析和处理，不需修改原系统的应用程序，如保护及测控程序，同时还存储故障录波、系统通信参数等配置。因此，基于前述ICD设备自描述文件的国产定制物联网SOC芯片，可以完成数据的读写操作，并通过高速串口与配电通信单元DSP双工通信，按事先约定好的报文格式和信息顺序获得配电装置的最新系统配置参数、三遥信息转发表、故障录波数据系统自动根据IEC61968编码规则将最新系统配置参数、三遥信息转发表的内容覆盖写入ICD文件中，故障录波数据按规定格式写入故障录波文件中。</w:t>
      </w:r>
    </w:p>
    <w:p>
      <w:pPr>
        <w:spacing w:line="360" w:lineRule="auto"/>
        <w:ind w:firstLine="480" w:firstLineChars="200"/>
        <w:rPr>
          <w:rFonts w:eastAsia="仿宋_GB2312"/>
          <w:sz w:val="24"/>
        </w:rPr>
      </w:pPr>
      <w:r>
        <w:rPr>
          <w:rFonts w:eastAsia="仿宋_GB2312"/>
          <w:sz w:val="24"/>
        </w:rPr>
        <w:t>在上述数据和智能算法基础上，可以基于国产定制物联网SOC芯片，实现更加丰富的边缘侧智能处理能力。边缘侧智能是边缘节点在边缘侧提供的高级数据分析、场景感知、实时决策、自组织与协同等服务。边缘计算是部署在边缘终端设备（路由器、路由交换机、集成接入设备、多路复用器，以及各种城域网和广域网接入设备。）和云计算中心之间的一种新型计算模型。其资源是指从数据源到云计算中心路径上的任意计算和网络资源，是一个连续系统。优点在于边缘设备处理了部分产生的临时数据，不再需要将全部数据上传至云端，只需要传输有价值的数据，这极大地减轻了网络带宽的压力，且减少了对计算存储资源的需求；在靠近数据源端进行数据处理，能够大大地减少系统时延，提高服务的响应时间。将智能部署在边缘设备上，可以使智能更贴近用户，更快、更好为用户地提供智能服务。</w:t>
      </w:r>
    </w:p>
    <w:p>
      <w:pPr>
        <w:spacing w:line="360" w:lineRule="auto"/>
        <w:ind w:firstLine="480" w:firstLineChars="200"/>
        <w:rPr>
          <w:rFonts w:eastAsia="仿宋_GB2312"/>
          <w:sz w:val="24"/>
        </w:rPr>
      </w:pPr>
      <w:r>
        <w:rPr>
          <w:rFonts w:eastAsia="仿宋_GB2312"/>
          <w:sz w:val="24"/>
        </w:rPr>
        <w:t>边缘计算将计算、网络、存储等能力扩展到物联网设备附近的网络边缘侧，而以深度学习为代表的人工智能技术让每个边缘计算的节点都具有计算和决策的能力，这使得某些复杂的智能应用可以在本地边缘端进行处理，满足了敏捷连接、实时业务、数据优化、应用智能、安全与隐私保护等方面的需求。目前，边缘计算与人工智能的互动融合。然而，由于本地计算能力的不足，这些复杂的计算任务往往需要借助云计算才可以实现。由于存储空间和功耗的限制，智能处理技术在嵌入式设备上的存储与计算仍然是一个巨大的挑战，因此轻量级智能“Tiny AI”处理技术对于设备的存储和计算能力的要求大大降低了。</w:t>
      </w:r>
    </w:p>
    <w:p>
      <w:pPr>
        <w:spacing w:line="360" w:lineRule="auto"/>
        <w:ind w:firstLine="480" w:firstLineChars="200"/>
        <w:rPr>
          <w:rFonts w:eastAsia="仿宋_GB2312"/>
          <w:sz w:val="24"/>
        </w:rPr>
      </w:pPr>
      <w:r>
        <w:rPr>
          <w:rFonts w:eastAsia="仿宋_GB2312"/>
          <w:sz w:val="24"/>
        </w:rPr>
        <w:t>在边缘资源受限的设备上运行推理和复杂的模型使得适用于移动终端和嵌入式设备的轻量级人工智能应用具有巨大的发展空间，它是一种集成方法，涉及数据，硬件和算法的共同开发。目前轻量级算法框架在移动端的部署方式主要有两种：一种是算法运算在服务端，结果展示在客户端，优点是相对容易实现、开发成本低，但需要保证网络通信畅通；另一种是完全在客户端运行算法模型，无需网络传输，能够保证运行速度。第二种部署方式正逐渐成为主流。除Google的TensorFlow Lite，目前主流的轻量级算法框架还有苹果的Core ML、Facebook的Caffe2、Torchnet、百度的mobile-deep-learning（MDL）。</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3.1.5 物联网SOC芯片技术</w:t>
      </w:r>
    </w:p>
    <w:p>
      <w:pPr>
        <w:spacing w:line="360" w:lineRule="auto"/>
        <w:ind w:firstLine="480" w:firstLineChars="200"/>
        <w:rPr>
          <w:rFonts w:eastAsia="仿宋_GB2312"/>
          <w:sz w:val="24"/>
        </w:rPr>
      </w:pPr>
      <w:r>
        <w:rPr>
          <w:rFonts w:eastAsia="仿宋_GB2312"/>
          <w:sz w:val="24"/>
        </w:rPr>
        <w:t>随着物联网技术，特别是基于无线传感网络技术的兴起，已经为智能检测提供了可靠合理的解决办法。为了进一步推动配电网自动化的发展水平，就有必要进一步提升配电网设备多层次控制网络的智能性，通过增加边缘计算等新兴应用基础的物联网SOC芯片，进一步提高在配电网智能检测与配电网智能控制之间的数据交互，实现本地化的应急管理响应的先进管理模式。</w:t>
      </w:r>
    </w:p>
    <w:p>
      <w:pPr>
        <w:spacing w:line="360" w:lineRule="auto"/>
        <w:ind w:firstLine="480" w:firstLineChars="200"/>
        <w:rPr>
          <w:rFonts w:eastAsia="仿宋_GB2312"/>
          <w:sz w:val="24"/>
        </w:rPr>
      </w:pPr>
      <w:r>
        <w:rPr>
          <w:rFonts w:eastAsia="仿宋_GB2312"/>
          <w:sz w:val="24"/>
        </w:rPr>
        <w:t>物联网SOC芯片是指集成了包括高性能主控芯片、通信芯片（包含HPLC通信模块、蓝牙5.0通信模块）、外围接口芯片、AD采样芯片等模块：</w:t>
      </w:r>
    </w:p>
    <w:p>
      <w:pPr>
        <w:spacing w:line="360" w:lineRule="auto"/>
        <w:ind w:firstLine="480" w:firstLineChars="200"/>
        <w:rPr>
          <w:rFonts w:eastAsia="仿宋_GB2312"/>
          <w:sz w:val="24"/>
        </w:rPr>
      </w:pPr>
      <w:r>
        <w:rPr>
          <w:rFonts w:eastAsia="仿宋_GB2312"/>
          <w:sz w:val="24"/>
        </w:rPr>
        <w:t>1）高性能主控芯片层次较为广泛的指令集架构，可集成具有专用指令扩展设计的自主知识产权RISC-V指令集架构微处理器内核，工作主频超过400MHz，等效计算能力达到300MIPS，总线为多层次结构；</w:t>
      </w:r>
    </w:p>
    <w:p>
      <w:pPr>
        <w:spacing w:line="360" w:lineRule="auto"/>
        <w:ind w:firstLine="480" w:firstLineChars="200"/>
        <w:rPr>
          <w:rFonts w:eastAsia="仿宋_GB2312"/>
          <w:sz w:val="24"/>
        </w:rPr>
      </w:pPr>
      <w:r>
        <w:rPr>
          <w:rFonts w:eastAsia="仿宋_GB2312"/>
          <w:sz w:val="24"/>
        </w:rPr>
        <w:t>2）通信芯片同时支持HPLC和蓝牙5.0版本以上通信能力，协议层支持开放协作的数据与通信管理能力，实现基于通信芯片层次的电力物联网生态，提升配电网不同设备节点间的数据共享与交换，支持以数据为基础的边缘侧协作化智能决策，为数据驱动的电力物联网管理能力提供协议支持；</w:t>
      </w:r>
    </w:p>
    <w:p>
      <w:pPr>
        <w:spacing w:line="360" w:lineRule="auto"/>
        <w:ind w:firstLine="480" w:firstLineChars="200"/>
        <w:rPr>
          <w:rFonts w:eastAsia="仿宋_GB2312"/>
          <w:sz w:val="24"/>
        </w:rPr>
      </w:pPr>
      <w:r>
        <w:rPr>
          <w:rFonts w:eastAsia="仿宋_GB2312"/>
          <w:sz w:val="24"/>
        </w:rPr>
        <w:t>3）接口芯片包括RS485等常用兼容接口，并支持丰富的外设接口，包括GPIO/Uart/I2C/SPI/I2S/PWM/PDM等，以及灵活的外部中断与计数器控制逻辑；</w:t>
      </w:r>
    </w:p>
    <w:p>
      <w:pPr>
        <w:spacing w:line="360" w:lineRule="auto"/>
        <w:ind w:firstLine="480" w:firstLineChars="200"/>
        <w:rPr>
          <w:rFonts w:eastAsia="仿宋_GB2312"/>
          <w:sz w:val="24"/>
        </w:rPr>
      </w:pPr>
      <w:r>
        <w:rPr>
          <w:rFonts w:eastAsia="仿宋_GB2312"/>
          <w:sz w:val="24"/>
        </w:rPr>
        <w:t>4）集成中低速12bit高精度AD电路模块；</w:t>
      </w:r>
    </w:p>
    <w:p>
      <w:pPr>
        <w:spacing w:line="360" w:lineRule="auto"/>
        <w:ind w:firstLine="480" w:firstLineChars="200"/>
        <w:rPr>
          <w:rFonts w:eastAsia="仿宋_GB2312"/>
          <w:sz w:val="24"/>
        </w:rPr>
      </w:pPr>
      <w:r>
        <w:rPr>
          <w:rFonts w:eastAsia="仿宋_GB2312"/>
          <w:sz w:val="24"/>
        </w:rPr>
        <w:t>5）集成支持算法升级的神经网络计算单元，实现对边缘侧感知数据的本地化分类、识别与决策智能；</w:t>
      </w:r>
    </w:p>
    <w:p>
      <w:pPr>
        <w:spacing w:line="360" w:lineRule="auto"/>
        <w:ind w:firstLine="480" w:firstLineChars="200"/>
        <w:rPr>
          <w:rFonts w:eastAsia="仿宋_GB2312"/>
          <w:sz w:val="24"/>
        </w:rPr>
      </w:pPr>
      <w:r>
        <w:rPr>
          <w:rFonts w:eastAsia="仿宋_GB2312"/>
          <w:sz w:val="24"/>
        </w:rPr>
        <w:t>6）解决强电磁干扰等问题，支持在工业级高电磁场环境下的稳定工作。</w:t>
      </w:r>
    </w:p>
    <w:p>
      <w:pPr>
        <w:spacing w:line="360" w:lineRule="auto"/>
        <w:ind w:firstLine="480" w:firstLineChars="200"/>
        <w:rPr>
          <w:rFonts w:eastAsia="仿宋_GB2312"/>
          <w:sz w:val="24"/>
        </w:rPr>
      </w:pPr>
      <w:r>
        <w:rPr>
          <w:rFonts w:eastAsia="仿宋_GB2312"/>
          <w:sz w:val="24"/>
        </w:rPr>
        <w:t>物联网SOC芯片是提升配电网配电网设备智能化水平的主要途径，是研制适合在工业级高电磁环境下的高可靠控制芯片，以实现具有自主智能能力的配电网配电网设备多层次系统结构和功能。依托物联网透彻的信息感知、可靠的数据传输、健全的网络架构、海量信息的智能管理和多级数据的高效处理能力，实现对配电线路运行参数的智能断路控制，通过对协作获得的各类传感器参数信息边缘侧实时或周期性的分析诊断，从而从边缘智能的层面，更好的保证配电线路的安全可靠性。</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3.1.6 协作物联理论</w:t>
      </w:r>
    </w:p>
    <w:p>
      <w:pPr>
        <w:spacing w:line="360" w:lineRule="auto"/>
        <w:ind w:firstLine="480" w:firstLineChars="200"/>
        <w:rPr>
          <w:rFonts w:eastAsia="仿宋_GB2312"/>
          <w:sz w:val="24"/>
        </w:rPr>
      </w:pPr>
      <w:r>
        <w:rPr>
          <w:rFonts w:eastAsia="仿宋_GB2312"/>
          <w:sz w:val="24"/>
        </w:rPr>
        <w:t>协作物联网这一概念由Behmann F和Wu K在其著作《Collaborative internet of things (C-IoT): For future smart connected life and business》一书中提出，作者从感知、网关与业务三个层次对协作物联网展开层次化阐述，基于实际场景给出了具体的案例，从应用需求、服务平台、软硬件设计及差异化解决方案等方面给出了作者的观点，完成了奠基性的基础工作。</w:t>
      </w:r>
    </w:p>
    <w:p>
      <w:pPr>
        <w:spacing w:line="360" w:lineRule="auto"/>
        <w:ind w:firstLine="480" w:firstLineChars="200"/>
        <w:rPr>
          <w:rFonts w:eastAsia="仿宋_GB2312"/>
          <w:sz w:val="24"/>
        </w:rPr>
      </w:pPr>
      <w:r>
        <w:rPr>
          <w:rFonts w:eastAsia="仿宋_GB2312"/>
          <w:sz w:val="24"/>
        </w:rPr>
        <w:t>除此之外，围绕“物联网协作”、“应用协同”等概念也有一系列的研究成果和工程实践。作为一个崭新且宽泛的概念，协作物联网在Behmann F提出之前已经有相似的表述和做法出现，仅仅是未使用这一术语进行描述。尽管协作物联网这个概念目前仍缺乏明确统一的定义，从业者对这一概念的理解也不尽相同，但是对于协作物联网的内涵或者相比于普通物联网的区别而言，基本达成了共识，即“协作”。基于参与协作的对象角度，协作包括物之间的协作、物和人之间的协作；基于实现协作的方式，协作包括操作指令的一致可交互性、数据存储的协调和管理、计算任务的分配和调度、通信带宽资源及功率的重用和分配；基于完成协作的层次，协作可以分为边缘端协作、云端协作和边云协同。总之无论如何分类，协作的实现都需要物联网终端设备本身的参与。</w:t>
      </w:r>
    </w:p>
    <w:p>
      <w:pPr>
        <w:spacing w:line="360" w:lineRule="auto"/>
        <w:jc w:val="center"/>
        <w:rPr>
          <w:rFonts w:eastAsia="仿宋_GB2312"/>
          <w:sz w:val="24"/>
        </w:rPr>
      </w:pPr>
      <w:r>
        <w:rPr>
          <w:rFonts w:eastAsia="仿宋_GB2312"/>
          <w:sz w:val="24"/>
        </w:rPr>
        <w:drawing>
          <wp:inline distT="0" distB="0" distL="0" distR="0">
            <wp:extent cx="4540250" cy="31788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49301" cy="3185528"/>
                    </a:xfrm>
                    <a:prstGeom prst="rect">
                      <a:avLst/>
                    </a:prstGeom>
                  </pic:spPr>
                </pic:pic>
              </a:graphicData>
            </a:graphic>
          </wp:inline>
        </w:drawing>
      </w:r>
    </w:p>
    <w:p>
      <w:pPr>
        <w:spacing w:line="360" w:lineRule="auto"/>
        <w:jc w:val="center"/>
        <w:rPr>
          <w:rFonts w:eastAsia="仿宋_GB2312"/>
          <w:sz w:val="24"/>
        </w:rPr>
      </w:pPr>
      <w:r>
        <w:rPr>
          <w:rFonts w:eastAsia="仿宋_GB2312"/>
          <w:sz w:val="24"/>
        </w:rPr>
        <w:t>图3.2 基于分布式架构实现物自主化和物协作化的经典概念图</w:t>
      </w:r>
    </w:p>
    <w:p>
      <w:pPr>
        <w:spacing w:line="360" w:lineRule="auto"/>
        <w:ind w:firstLine="480" w:firstLineChars="200"/>
        <w:rPr>
          <w:rFonts w:eastAsia="仿宋_GB2312"/>
          <w:sz w:val="24"/>
        </w:rPr>
      </w:pPr>
      <w:r>
        <w:rPr>
          <w:rFonts w:eastAsia="仿宋_GB2312"/>
          <w:sz w:val="24"/>
        </w:rPr>
        <w:t>如图所示，在边缘计算产业联盟和工业互联网产业联盟联合发布的《边缘计算参考架构3.0》白皮书中，给出了一个</w:t>
      </w:r>
      <w:bookmarkStart w:id="15" w:name="_Hlk46604425"/>
      <w:r>
        <w:rPr>
          <w:rFonts w:eastAsia="仿宋_GB2312"/>
          <w:sz w:val="24"/>
        </w:rPr>
        <w:t>基于分布式架构实现物自主化和物协作化的经典概念图</w:t>
      </w:r>
      <w:bookmarkEnd w:id="15"/>
      <w:r>
        <w:rPr>
          <w:rFonts w:eastAsia="仿宋_GB2312"/>
          <w:sz w:val="24"/>
        </w:rPr>
        <w:t>，该图的侧重点在于数据和知识的共享和学习增强自主化和协作化，更侧重于通过机器学习等技术进行数据智能化处理，实现边缘侧的数据计算。</w:t>
      </w:r>
    </w:p>
    <w:p>
      <w:pPr>
        <w:spacing w:line="360" w:lineRule="auto"/>
        <w:ind w:firstLine="480" w:firstLineChars="200"/>
        <w:rPr>
          <w:rFonts w:eastAsia="仿宋_GB2312"/>
          <w:sz w:val="24"/>
        </w:rPr>
      </w:pPr>
      <w:r>
        <w:rPr>
          <w:rFonts w:eastAsia="仿宋_GB2312"/>
          <w:sz w:val="24"/>
        </w:rPr>
        <w:t>现有物联网终端由于设备生产商和产品型号的差异，往往采用不同的业务数据封装方式、软硬件接口的设计规范，极大地增加了物联网终端设备连接交互的难度。</w:t>
      </w:r>
    </w:p>
    <w:p>
      <w:pPr>
        <w:spacing w:line="360" w:lineRule="auto"/>
        <w:ind w:firstLine="480" w:firstLineChars="200"/>
        <w:rPr>
          <w:rFonts w:eastAsia="仿宋_GB2312"/>
          <w:sz w:val="24"/>
        </w:rPr>
      </w:pPr>
      <w:r>
        <w:rPr>
          <w:rFonts w:eastAsia="仿宋_GB2312"/>
          <w:sz w:val="24"/>
        </w:rPr>
        <w:t>针对这些非同源设备难以互联互通的问题，通过改进物联网终端的数据管理和通信机制，提供面向通信过程管理的辅助通信模组，将原物联网终端设备的通信业务管理由原设备模组的应用层转移至通信芯片协议层的嵌入式节点操作系统，通过在该操作系统内引入增强模块的形式，通过定义统一的业务数据封装，设计合理的节点数据及通信管理策略，优化节点组网和交互的过程，实现数据的智能化采集获取、传输交互和存储更新，为节点利用机器学习技术完成智能化信息处理提供通信基础，从而实现面向物端智能的开放式协作物联网络。</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3.1.7 有线/无线双模融合自组网通信技术</w:t>
      </w:r>
    </w:p>
    <w:p>
      <w:pPr>
        <w:spacing w:line="360" w:lineRule="auto"/>
        <w:ind w:firstLine="480" w:firstLineChars="200"/>
        <w:rPr>
          <w:rFonts w:eastAsia="仿宋_GB2312"/>
          <w:sz w:val="24"/>
        </w:rPr>
      </w:pPr>
      <w:r>
        <w:rPr>
          <w:rFonts w:eastAsia="仿宋_GB2312"/>
          <w:sz w:val="24"/>
        </w:rPr>
        <w:t>有线与无线双模融合组网通信技术基于融合有线连接网络和无线传输网络实现自组网的技术。网络建设、网络质量作为物联网应用的基础设施，往往制约了具体的应用场景。设备的持续联网、数据的稳定传输，都需要优质的网络。</w:t>
      </w:r>
    </w:p>
    <w:p>
      <w:pPr>
        <w:spacing w:line="360" w:lineRule="auto"/>
        <w:ind w:firstLine="480" w:firstLineChars="200"/>
        <w:rPr>
          <w:rFonts w:eastAsia="仿宋_GB2312"/>
          <w:sz w:val="24"/>
        </w:rPr>
      </w:pPr>
      <w:r>
        <w:rPr>
          <w:rFonts w:eastAsia="仿宋_GB2312"/>
          <w:sz w:val="24"/>
        </w:rPr>
        <w:t>现有的网络基本架构下，组网面临着诸多难题。在物联网应用方面，两种网络结构经常使用，一种是端到端的IP连接，通过运营商网络从用户控制端直接到设备端；第二种是通过层次化网关将设备划分入子区域，形成域内网络并通过网关与运营商网络发生交互。随着产业升级，第一种结构逐渐因其灵活性、联动性的缺失而被淘汰，第二种网络结构成为主流。在这个结构下，应用层标准化和本地网络技术及协议成为发展的问题所在。其中，本地组网技术主要包括各种典型的无线协议，比如WiFi、ZigBee、蓝牙，以及PLC电力线载波技术。无线技术的优势是无需布线、部署灵活，干点组网传输距离长；缺点是传输受阻、角落覆盖性较差、连接稳定性弱。PLC有线电力通信属于有线通信，优点是无需布线、驱动能力与抗噪声能力强；缺点是窄带PLC数据速率较低、易受电力负戴变化干扰，基础建设落地区尤甚、弹性较低。</w:t>
      </w:r>
    </w:p>
    <w:p>
      <w:pPr>
        <w:spacing w:line="360" w:lineRule="auto"/>
        <w:ind w:firstLine="480" w:firstLineChars="200"/>
        <w:rPr>
          <w:rFonts w:eastAsia="仿宋_GB2312"/>
          <w:sz w:val="24"/>
        </w:rPr>
      </w:pPr>
      <w:r>
        <w:rPr>
          <w:rFonts w:eastAsia="仿宋_GB2312"/>
          <w:sz w:val="24"/>
        </w:rPr>
        <w:t>有线/无线的双模融合通信技术。单一通信模式无法解决通信问题的情况下，有线/无线的双模融合通信技术应运而生。该技术结合无线通信和PLC有线电力通信，支持IEEE 802.15.4g无线通信标准，支持IEEE 1901.1和IEEE 1901.2电力线载波通信技术标准，通过有线和无线互补信道、统一软件系统及IP地址的方式实现双模融合组网。该技术传输距离覆盖较广，网络覆盖范围大，具有高达2.4Mbps的理论无线传输速率和12Mbps的PLC理论有线传输速率，网络规模覆盖1000节点MESH网络，支持跳频、色调映射，扩展支持IPv6网络协议。</w:t>
      </w:r>
    </w:p>
    <w:p>
      <w:pPr>
        <w:spacing w:line="360" w:lineRule="auto"/>
        <w:ind w:firstLine="480" w:firstLineChars="200"/>
        <w:rPr>
          <w:rFonts w:eastAsia="仿宋_GB2312"/>
          <w:sz w:val="24"/>
        </w:rPr>
      </w:pPr>
      <w:r>
        <w:rPr>
          <w:rFonts w:eastAsia="仿宋_GB2312"/>
          <w:sz w:val="24"/>
        </w:rPr>
        <w:t>双模融合组网技术特点。在本地节点数量庞大的组网问题中，存在两个关键问题，一个是信号丢失与拥堵问题，另一个是噪声干扰、通信距离短、遮挡问题。双模组网具有自组网、自修复弹性网络的特点，传输距离长、范围广，抗干扰、抗噪声能力强，有线与无线无缝衔接，协议认证与互通互联，能够有效解决组网中的关键问题。</w:t>
      </w:r>
    </w:p>
    <w:p>
      <w:pPr>
        <w:spacing w:line="360" w:lineRule="auto"/>
        <w:ind w:firstLine="480" w:firstLineChars="200"/>
        <w:rPr>
          <w:rFonts w:eastAsia="仿宋_GB2312"/>
          <w:sz w:val="24"/>
        </w:rPr>
      </w:pPr>
      <w:r>
        <w:rPr>
          <w:rFonts w:eastAsia="仿宋_GB2312"/>
          <w:sz w:val="24"/>
        </w:rPr>
        <w:t>融合模式自动组网。基于双模融合的通信技术，可实现自动组网技术。非融合双模组网，即单模组网，有线组网与无线组网的结果是得到两张网络，无线有线不互补，两倍总成本。采用融合双模，得到一张网络，有线与无线互补，减少总成本，解决信号阻塞、链路终端问题，拓扑中的分级变少、路径切换与路由重组减少，减少延迟并缩短组网时间。自组网采用融合模式下的MESH网络，每个节点都是具有融合模式通信能力的设备节点构成，同时作为AP和路由，接收和发送信号，与一个或者多个对等节点进行直接通信。</w:t>
      </w:r>
    </w:p>
    <w:p>
      <w:pPr>
        <w:adjustRightInd w:val="0"/>
        <w:snapToGrid w:val="0"/>
        <w:spacing w:before="156" w:beforeLines="50" w:after="156" w:afterLines="50" w:line="360" w:lineRule="auto"/>
        <w:outlineLvl w:val="2"/>
        <w:rPr>
          <w:rFonts w:eastAsia="仿宋_GB2312"/>
          <w:sz w:val="24"/>
        </w:rPr>
      </w:pPr>
      <w:bookmarkStart w:id="16" w:name="_Toc402362091"/>
      <w:r>
        <w:rPr>
          <w:rFonts w:eastAsia="仿宋_GB2312"/>
          <w:b/>
          <w:bCs/>
          <w:sz w:val="24"/>
        </w:rPr>
        <w:t>3.1.8 配电自动化相关标准</w:t>
      </w:r>
    </w:p>
    <w:tbl>
      <w:tblPr>
        <w:tblStyle w:val="1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4"/>
        <w:gridCol w:w="5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104" w:type="dxa"/>
            <w:vAlign w:val="center"/>
          </w:tcPr>
          <w:p>
            <w:pPr>
              <w:adjustRightInd w:val="0"/>
              <w:snapToGrid w:val="0"/>
              <w:jc w:val="center"/>
              <w:rPr>
                <w:rFonts w:eastAsia="仿宋_GB2312"/>
                <w:b/>
                <w:color w:val="000000" w:themeColor="text1"/>
                <w:sz w:val="24"/>
              </w:rPr>
            </w:pPr>
            <w:r>
              <w:rPr>
                <w:rFonts w:eastAsia="仿宋_GB2312"/>
                <w:b/>
                <w:color w:val="000000" w:themeColor="text1"/>
                <w:sz w:val="24"/>
              </w:rPr>
              <w:t>相关标准</w:t>
            </w:r>
          </w:p>
        </w:tc>
        <w:tc>
          <w:tcPr>
            <w:tcW w:w="5418" w:type="dxa"/>
            <w:vAlign w:val="center"/>
          </w:tcPr>
          <w:p>
            <w:pPr>
              <w:adjustRightInd w:val="0"/>
              <w:snapToGrid w:val="0"/>
              <w:jc w:val="center"/>
              <w:rPr>
                <w:rFonts w:eastAsia="仿宋_GB2312"/>
                <w:b/>
                <w:color w:val="000000" w:themeColor="text1"/>
                <w:sz w:val="24"/>
              </w:rPr>
            </w:pPr>
            <w:r>
              <w:rPr>
                <w:rFonts w:eastAsia="仿宋_GB2312"/>
                <w:b/>
                <w:color w:val="000000" w:themeColor="text1"/>
                <w:sz w:val="24"/>
              </w:rPr>
              <w:t>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GB/T 13729</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远动终端设备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GB/T 14285</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继电保护和安全自动装置技术规程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DL/T 599</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城市中低压配电网改造技术导则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DL/T 634</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远动设备及系统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DL/T 721</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配电网自动化系统远方终端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DL/T 790</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采用配电线载波的配电自动化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DL/T 814</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配电自动化系统功能规范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156</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城市电力网规划设计导则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370</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城市配电网技术导则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382</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配电自动化技术导则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513</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配电自动化主站系统功能规范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514</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配电自动化终端/子站功能规范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625</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配电自动化建设改造标准化设计技术规定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1738</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配电网规划设计技术导则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519</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配电网运行规程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Q/GDW 626</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配电自动化系统运行维护管理规范</w:t>
            </w:r>
          </w:p>
          <w:p>
            <w:pPr>
              <w:adjustRightInd w:val="0"/>
              <w:snapToGrid w:val="0"/>
              <w:jc w:val="center"/>
              <w:rPr>
                <w:rFonts w:eastAsia="仿宋_GB2312"/>
                <w:sz w:val="24"/>
              </w:rPr>
            </w:pPr>
            <w:r>
              <w:rPr>
                <w:rFonts w:eastAsia="仿宋_GB2312"/>
                <w:sz w:val="24"/>
              </w:rPr>
              <w:t>配电自动化终端技术规范</w:t>
            </w:r>
          </w:p>
          <w:p>
            <w:pPr>
              <w:adjustRightInd w:val="0"/>
              <w:snapToGrid w:val="0"/>
              <w:jc w:val="center"/>
              <w:rPr>
                <w:rFonts w:eastAsia="仿宋_GB2312"/>
                <w:sz w:val="24"/>
              </w:rPr>
            </w:pPr>
            <w:r>
              <w:rPr>
                <w:rFonts w:eastAsia="仿宋_GB2312"/>
                <w:sz w:val="24"/>
              </w:rPr>
              <w:t>配电自动化规划设计导则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IEC6l 850-1(DL/T860.1)</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基本原则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IEC61850-2(DL/T860.2)</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IEC61850-3 (DL/T860.3)</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一般要求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IEC61850-4(DL/T860.4)</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系统和工程管理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IEC61850-5(DL/T860.5)</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功能和装置模型的通信要求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IEC61850-6(DL/T860.6)</w:t>
            </w:r>
          </w:p>
        </w:tc>
        <w:tc>
          <w:tcPr>
            <w:tcW w:w="5418" w:type="dxa"/>
            <w:vAlign w:val="center"/>
          </w:tcPr>
          <w:p>
            <w:pPr>
              <w:adjustRightInd w:val="0"/>
              <w:snapToGrid w:val="0"/>
              <w:jc w:val="center"/>
              <w:rPr>
                <w:rFonts w:eastAsia="仿宋_GB2312"/>
                <w:color w:val="000000" w:themeColor="text1"/>
                <w:sz w:val="24"/>
              </w:rPr>
            </w:pPr>
            <w:r>
              <w:fldChar w:fldCharType="begin"/>
            </w:r>
            <w:r>
              <w:instrText xml:space="preserve"> HYPERLINK "http://baike.baidu.com/view/3825899.htm" \t "_blank" </w:instrText>
            </w:r>
            <w:r>
              <w:fldChar w:fldCharType="separate"/>
            </w:r>
            <w:r>
              <w:rPr>
                <w:rFonts w:eastAsia="仿宋_GB2312"/>
                <w:color w:val="000000" w:themeColor="text1"/>
                <w:sz w:val="24"/>
              </w:rPr>
              <w:t>自动化系统</w:t>
            </w:r>
            <w:r>
              <w:rPr>
                <w:rFonts w:eastAsia="仿宋_GB2312"/>
                <w:color w:val="000000" w:themeColor="text1"/>
                <w:sz w:val="24"/>
              </w:rPr>
              <w:fldChar w:fldCharType="end"/>
            </w:r>
            <w:r>
              <w:rPr>
                <w:rFonts w:eastAsia="仿宋_GB2312"/>
                <w:color w:val="000000" w:themeColor="text1"/>
                <w:sz w:val="24"/>
              </w:rPr>
              <w:t>结构语言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IEC61850-7-1(DL/T860.71)</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变电站和馈线设备的基本通信结构：原理和模式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IEC61850-7-2(DL/T860.72)</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变电站和馈线没备的基本通信结构：抽象通信服务接口（ACSI：Abstract Communication service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IEC61850-7-3(DL/T860.73)</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变电站和馈线设备的基本通信结构：公共数据级别和属性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IEC61850-7-4(DL/T860.74)</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变电站和馈线设备的基本通信结构：兼容的逻辑节点和</w:t>
            </w:r>
            <w:r>
              <w:fldChar w:fldCharType="begin"/>
            </w:r>
            <w:r>
              <w:instrText xml:space="preserve"> HYPERLINK "http://baike.baidu.com/view/178571.htm" \t "_blank" </w:instrText>
            </w:r>
            <w:r>
              <w:fldChar w:fldCharType="separate"/>
            </w:r>
            <w:r>
              <w:rPr>
                <w:rFonts w:eastAsia="仿宋_GB2312"/>
                <w:color w:val="000000" w:themeColor="text1"/>
                <w:sz w:val="24"/>
              </w:rPr>
              <w:t>数据对象</w:t>
            </w:r>
            <w:r>
              <w:rPr>
                <w:rFonts w:eastAsia="仿宋_GB2312"/>
                <w:color w:val="000000" w:themeColor="text1"/>
                <w:sz w:val="24"/>
              </w:rPr>
              <w:fldChar w:fldCharType="end"/>
            </w:r>
            <w:r>
              <w:rPr>
                <w:rFonts w:eastAsia="仿宋_GB2312"/>
                <w:color w:val="000000" w:themeColor="text1"/>
                <w:sz w:val="24"/>
              </w:rPr>
              <w:t>（DO：Data 0bject)</w:t>
            </w:r>
            <w:r>
              <w:fldChar w:fldCharType="begin"/>
            </w:r>
            <w:r>
              <w:instrText xml:space="preserve"> HYPERLINK "http://baike.baidu.com/view/1303626.htm" \t "_blank" </w:instrText>
            </w:r>
            <w:r>
              <w:fldChar w:fldCharType="separate"/>
            </w:r>
            <w:r>
              <w:rPr>
                <w:rFonts w:eastAsia="仿宋_GB2312"/>
                <w:color w:val="000000" w:themeColor="text1"/>
                <w:sz w:val="24"/>
              </w:rPr>
              <w:t>寻址</w:t>
            </w:r>
            <w:r>
              <w:rPr>
                <w:rFonts w:eastAsia="仿宋_GB2312"/>
                <w:color w:val="000000" w:themeColor="text1"/>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IEC61850-8-1(DL/T860.81)</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特殊通信服务映射(SCSM：Special Communication Service Mapping)：到变电站和间隔层内以及变电站层和间隔层之间通信映射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IEC61850-9-1(DL/T860.91)</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特殊通信服务映射：间隔层和过程层内以及间隔层和过程层之间通信的映射，单向多路点对点串行链路上的采样值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IEC61850-9-2(DL/T860.92)</w:t>
            </w:r>
          </w:p>
        </w:tc>
        <w:tc>
          <w:tcPr>
            <w:tcW w:w="5418" w:type="dxa"/>
            <w:vAlign w:val="center"/>
          </w:tcPr>
          <w:p>
            <w:pPr>
              <w:adjustRightInd w:val="0"/>
              <w:snapToGrid w:val="0"/>
              <w:jc w:val="left"/>
              <w:rPr>
                <w:rFonts w:eastAsia="仿宋_GB2312"/>
                <w:color w:val="000000" w:themeColor="text1"/>
                <w:sz w:val="24"/>
              </w:rPr>
            </w:pPr>
            <w:r>
              <w:rPr>
                <w:rFonts w:eastAsia="仿宋_GB2312"/>
                <w:color w:val="000000" w:themeColor="text1"/>
                <w:sz w:val="24"/>
              </w:rPr>
              <w:t>特殊通信服务映射：间隔层和过程层内以及间隔层和过程层之间通信的映射，映射到ISO/IEC 8802-3的采样值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IEC61850-10(DL/T860.10)</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一致性测试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04"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IEC 61968/61970</w:t>
            </w:r>
          </w:p>
        </w:tc>
        <w:tc>
          <w:tcPr>
            <w:tcW w:w="5418" w:type="dxa"/>
            <w:vAlign w:val="center"/>
          </w:tcPr>
          <w:p>
            <w:pPr>
              <w:adjustRightInd w:val="0"/>
              <w:snapToGrid w:val="0"/>
              <w:jc w:val="center"/>
              <w:rPr>
                <w:rFonts w:eastAsia="仿宋_GB2312"/>
                <w:color w:val="000000" w:themeColor="text1"/>
                <w:sz w:val="24"/>
              </w:rPr>
            </w:pPr>
            <w:r>
              <w:rPr>
                <w:rFonts w:eastAsia="仿宋_GB2312"/>
                <w:color w:val="000000" w:themeColor="text1"/>
                <w:sz w:val="24"/>
              </w:rPr>
              <w:t>公共信息模型</w:t>
            </w:r>
          </w:p>
        </w:tc>
      </w:tr>
    </w:tbl>
    <w:p>
      <w:pPr>
        <w:adjustRightInd w:val="0"/>
        <w:snapToGrid w:val="0"/>
        <w:spacing w:line="360" w:lineRule="auto"/>
        <w:ind w:left="567"/>
        <w:rPr>
          <w:rFonts w:eastAsia="仿宋_GB2312"/>
          <w:color w:val="000000" w:themeColor="text1"/>
          <w:sz w:val="24"/>
        </w:rPr>
      </w:pPr>
    </w:p>
    <w:bookmarkEnd w:id="16"/>
    <w:p>
      <w:pPr>
        <w:adjustRightInd w:val="0"/>
        <w:snapToGrid w:val="0"/>
        <w:spacing w:before="156" w:beforeLines="50" w:after="156" w:afterLines="50" w:line="360" w:lineRule="auto"/>
        <w:outlineLvl w:val="1"/>
        <w:rPr>
          <w:rFonts w:eastAsia="仿宋_GB2312"/>
          <w:b/>
          <w:sz w:val="24"/>
        </w:rPr>
      </w:pPr>
      <w:bookmarkStart w:id="17" w:name="_Toc402362092"/>
      <w:r>
        <w:rPr>
          <w:rFonts w:eastAsia="仿宋_GB2312"/>
          <w:b/>
          <w:sz w:val="24"/>
        </w:rPr>
        <w:t>3.2项目研究的关键点与难点</w:t>
      </w:r>
      <w:bookmarkEnd w:id="17"/>
    </w:p>
    <w:p>
      <w:pPr>
        <w:adjustRightInd w:val="0"/>
        <w:snapToGrid w:val="0"/>
        <w:spacing w:line="360" w:lineRule="auto"/>
        <w:rPr>
          <w:rFonts w:eastAsia="仿宋_GB2312"/>
          <w:b/>
          <w:sz w:val="24"/>
        </w:rPr>
      </w:pPr>
      <w:r>
        <w:rPr>
          <w:rFonts w:eastAsia="仿宋_GB2312"/>
          <w:b/>
          <w:sz w:val="24"/>
        </w:rPr>
        <w:t>关键点与难点一：如何实现基于自发现/自描述的智能配电终端互操作和“即插即用”技术</w:t>
      </w:r>
    </w:p>
    <w:p>
      <w:pPr>
        <w:adjustRightInd w:val="0"/>
        <w:snapToGrid w:val="0"/>
        <w:spacing w:line="360" w:lineRule="auto"/>
        <w:ind w:firstLine="480" w:firstLineChars="200"/>
        <w:rPr>
          <w:rFonts w:eastAsia="仿宋_GB2312"/>
          <w:color w:val="000000" w:themeColor="text1"/>
          <w:sz w:val="24"/>
        </w:rPr>
      </w:pPr>
      <w:r>
        <w:rPr>
          <w:rFonts w:eastAsia="仿宋_GB2312"/>
          <w:color w:val="000000" w:themeColor="text1"/>
          <w:sz w:val="24"/>
        </w:rPr>
        <w:t>配电自动化建设过程中，由于设备厂家众多、技术水平参差不齐、软硬件接口及外围设备配置差异较大等原因，导致不同厂家的配电自动化终端及主站之间实现</w:t>
      </w:r>
      <w:r>
        <w:rPr>
          <w:rFonts w:eastAsia="仿宋_GB2312"/>
          <w:b/>
          <w:sz w:val="24"/>
        </w:rPr>
        <w:t>互操作和</w:t>
      </w:r>
      <w:r>
        <w:rPr>
          <w:rFonts w:eastAsia="仿宋_GB2312"/>
          <w:color w:val="000000" w:themeColor="text1"/>
          <w:sz w:val="24"/>
        </w:rPr>
        <w:t>即插即用功能难度较大，因此建立标准化的配电终端自描述信息模型、制定完善且适应范围广的配电自动化终端自发现及注册机制十分必要。通过在芯片层次协作物联技术实现基于自发现/自描述的智能配电自动化终端即插即用技术是本</w:t>
      </w:r>
      <w:r>
        <w:rPr>
          <w:rFonts w:eastAsia="仿宋_GB2312"/>
          <w:sz w:val="24"/>
        </w:rPr>
        <w:t>项目的一个关键点和难点。</w:t>
      </w:r>
    </w:p>
    <w:p>
      <w:pPr>
        <w:adjustRightInd w:val="0"/>
        <w:snapToGrid w:val="0"/>
        <w:spacing w:line="360" w:lineRule="auto"/>
        <w:jc w:val="left"/>
        <w:rPr>
          <w:rFonts w:eastAsia="仿宋_GB2312"/>
          <w:b/>
          <w:color w:val="FF0000"/>
          <w:sz w:val="24"/>
        </w:rPr>
      </w:pPr>
      <w:r>
        <w:rPr>
          <w:rFonts w:eastAsia="仿宋_GB2312"/>
          <w:b/>
          <w:sz w:val="24"/>
        </w:rPr>
        <w:t>关键点与难点二：如何实现面向多源配电线路的智能分布式FA终端自组网技术</w:t>
      </w:r>
    </w:p>
    <w:p>
      <w:pPr>
        <w:adjustRightInd w:val="0"/>
        <w:snapToGrid w:val="0"/>
        <w:spacing w:line="360" w:lineRule="auto"/>
        <w:ind w:firstLine="480" w:firstLineChars="200"/>
        <w:rPr>
          <w:rFonts w:eastAsia="仿宋_GB2312"/>
          <w:sz w:val="24"/>
        </w:rPr>
      </w:pPr>
      <w:r>
        <w:rPr>
          <w:rFonts w:eastAsia="仿宋_GB2312"/>
          <w:sz w:val="24"/>
        </w:rPr>
        <w:t>智能分布式FA在实现智能配电终端 “即插即用”的同时，还要能够适应多源配电线路拓扑的改变。配电线路状态适应性变化不仅包括配电线路负荷转供、线路检修等引起的拓扑变化自适应、配电线路故障发生后故障隔离引起的拓扑变化自适应、隔离成功后非故障区域供电恢复引起的拓扑变化自适应，还包含了对不同配电线路网络类型的自适应。终端拓扑运行模型的信息交互应能够实时响应配电线路开关的状态变化，实现拓扑运行信息模型的无缝切换，保证拓扑运行信息的正确性。通过芯片层次协作智能技术实现智能分布式FA终端的拓扑自组网</w:t>
      </w:r>
      <w:r>
        <w:rPr>
          <w:rFonts w:eastAsia="仿宋_GB2312"/>
          <w:color w:val="000000" w:themeColor="text1"/>
          <w:sz w:val="24"/>
        </w:rPr>
        <w:t>是本</w:t>
      </w:r>
      <w:r>
        <w:rPr>
          <w:rFonts w:eastAsia="仿宋_GB2312"/>
          <w:sz w:val="24"/>
        </w:rPr>
        <w:t>项目的一个关键点和难点。</w:t>
      </w:r>
    </w:p>
    <w:p>
      <w:pPr>
        <w:adjustRightInd w:val="0"/>
        <w:snapToGrid w:val="0"/>
        <w:spacing w:line="360" w:lineRule="auto"/>
        <w:rPr>
          <w:rFonts w:eastAsia="仿宋_GB2312"/>
          <w:sz w:val="24"/>
        </w:rPr>
      </w:pPr>
      <w:r>
        <w:rPr>
          <w:rFonts w:eastAsia="仿宋_GB2312"/>
          <w:b/>
          <w:sz w:val="24"/>
        </w:rPr>
        <w:t>关键点与难点三：如何在芯片定制研发中更好的地实现智能分布式FA机制</w:t>
      </w:r>
    </w:p>
    <w:p>
      <w:pPr>
        <w:spacing w:line="360" w:lineRule="auto"/>
        <w:ind w:firstLine="480" w:firstLineChars="200"/>
        <w:rPr>
          <w:rFonts w:eastAsia="仿宋_GB2312"/>
          <w:sz w:val="24"/>
        </w:rPr>
      </w:pPr>
      <w:r>
        <w:rPr>
          <w:rFonts w:eastAsia="仿宋_GB2312"/>
          <w:sz w:val="24"/>
        </w:rPr>
        <w:t>分布式FA动作迅速、定位准确，集中式FA对全网系统进行分析，能给出最优策略。在配电线路故障时刻，分布式FA启动故障隔离及恢复，并将动作信息上送配电主站，配电主站监听到故障处理信息后，监视分布式FA的动作情况并分析提出最优策略。如何实现智能分布式FA的快速动作与主站集中式FA最优策略的协同机制，是本项目研究的一个关键点和难点。</w:t>
      </w:r>
    </w:p>
    <w:p>
      <w:pPr>
        <w:widowControl/>
        <w:jc w:val="left"/>
        <w:rPr>
          <w:rFonts w:eastAsia="仿宋_GB2312"/>
          <w:b/>
          <w:sz w:val="24"/>
        </w:rPr>
      </w:pPr>
      <w:r>
        <w:rPr>
          <w:rFonts w:eastAsia="仿宋_GB2312"/>
          <w:b/>
          <w:sz w:val="24"/>
        </w:rPr>
        <w:br w:type="page"/>
      </w:r>
    </w:p>
    <w:p>
      <w:pPr>
        <w:numPr>
          <w:ilvl w:val="0"/>
          <w:numId w:val="1"/>
        </w:numPr>
        <w:adjustRightInd w:val="0"/>
        <w:snapToGrid w:val="0"/>
        <w:spacing w:line="360" w:lineRule="auto"/>
        <w:ind w:left="482" w:hanging="482"/>
        <w:outlineLvl w:val="0"/>
        <w:rPr>
          <w:rFonts w:eastAsia="仿宋_GB2312"/>
          <w:b/>
          <w:sz w:val="24"/>
        </w:rPr>
      </w:pPr>
      <w:r>
        <w:rPr>
          <w:rFonts w:eastAsia="仿宋_GB2312"/>
          <w:b/>
          <w:sz w:val="24"/>
        </w:rPr>
        <w:t>项目研究内容和实施方案</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4.1 研究内容</w:t>
      </w:r>
    </w:p>
    <w:p>
      <w:pPr>
        <w:adjustRightInd w:val="0"/>
        <w:snapToGrid w:val="0"/>
        <w:spacing w:line="360" w:lineRule="auto"/>
        <w:rPr>
          <w:rFonts w:eastAsia="仿宋_GB2312"/>
          <w:sz w:val="24"/>
        </w:rPr>
      </w:pPr>
      <w:r>
        <w:rPr>
          <w:rFonts w:eastAsia="仿宋_GB2312"/>
          <w:b/>
          <w:sz w:val="24"/>
        </w:rPr>
        <w:tab/>
      </w:r>
      <w:r>
        <w:rPr>
          <w:rFonts w:eastAsia="仿宋_GB2312"/>
          <w:sz w:val="24"/>
        </w:rPr>
        <w:t>本项目开展</w:t>
      </w:r>
      <w:r>
        <w:rPr>
          <w:rFonts w:hint="eastAsia" w:eastAsia="仿宋_GB2312"/>
          <w:sz w:val="24"/>
        </w:rPr>
        <w:t>基于国产SoC芯片适配的配电网设备即插即用与数据协作技术研究</w:t>
      </w:r>
      <w:r>
        <w:rPr>
          <w:rFonts w:eastAsia="仿宋_GB2312"/>
          <w:sz w:val="24"/>
        </w:rPr>
        <w:t>，从以下几个方向开展工作：</w:t>
      </w:r>
    </w:p>
    <w:p>
      <w:pPr>
        <w:pStyle w:val="23"/>
        <w:numPr>
          <w:ilvl w:val="0"/>
          <w:numId w:val="4"/>
        </w:numPr>
        <w:adjustRightInd w:val="0"/>
        <w:snapToGrid w:val="0"/>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面向基于自发现/自描述的智能配电终端互操作和“即插即用”技术研究：</w:t>
      </w:r>
    </w:p>
    <w:p>
      <w:pPr>
        <w:pStyle w:val="23"/>
        <w:numPr>
          <w:ilvl w:val="0"/>
          <w:numId w:val="4"/>
        </w:numPr>
        <w:adjustRightInd w:val="0"/>
        <w:snapToGrid w:val="0"/>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面向基于芯片层次配电网设备自描述的协作化智能感知技术研究：</w:t>
      </w:r>
    </w:p>
    <w:p>
      <w:pPr>
        <w:pStyle w:val="23"/>
        <w:numPr>
          <w:ilvl w:val="0"/>
          <w:numId w:val="4"/>
        </w:numPr>
        <w:adjustRightInd w:val="0"/>
        <w:snapToGrid w:val="0"/>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面向协作化智能感知技术的配电终端行为模型框架研究：</w:t>
      </w:r>
    </w:p>
    <w:p>
      <w:pPr>
        <w:pStyle w:val="23"/>
        <w:numPr>
          <w:ilvl w:val="0"/>
          <w:numId w:val="4"/>
        </w:numPr>
        <w:adjustRightInd w:val="0"/>
        <w:snapToGrid w:val="0"/>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面向配电网设备分布式智能系统芯片实现技术研究：</w:t>
      </w:r>
    </w:p>
    <w:p>
      <w:pPr>
        <w:pStyle w:val="23"/>
        <w:adjustRightInd w:val="0"/>
        <w:snapToGrid w:val="0"/>
        <w:spacing w:line="360" w:lineRule="auto"/>
        <w:ind w:left="480" w:firstLine="0" w:firstLineChars="0"/>
        <w:rPr>
          <w:rFonts w:ascii="Times New Roman" w:hAnsi="Times New Roman" w:eastAsia="仿宋_GB2312"/>
          <w:sz w:val="24"/>
          <w:szCs w:val="24"/>
        </w:rPr>
      </w:pPr>
      <w:r>
        <w:rPr>
          <w:rFonts w:ascii="Times New Roman" w:hAnsi="Times New Roman" w:eastAsia="仿宋_GB2312"/>
          <w:sz w:val="24"/>
          <w:szCs w:val="24"/>
        </w:rPr>
        <w:t>本项目的总体研究框架如图4.1所示：</w:t>
      </w:r>
    </w:p>
    <w:p>
      <w:pPr>
        <w:adjustRightInd w:val="0"/>
        <w:snapToGrid w:val="0"/>
        <w:spacing w:line="360" w:lineRule="auto"/>
        <w:jc w:val="center"/>
        <w:rPr>
          <w:rFonts w:eastAsia="仿宋_GB2312"/>
          <w:sz w:val="24"/>
        </w:rPr>
      </w:pPr>
      <w:r>
        <w:rPr>
          <w:rFonts w:eastAsia="仿宋_GB2312"/>
          <w:sz w:val="24"/>
        </w:rPr>
        <w:pict>
          <v:shape id="_x0000_i1025" o:spt="75" type="#_x0000_t75" style="height:260.45pt;width:467.05pt;" filled="f" o:preferrelative="t" stroked="f" coordsize="21600,21600">
            <v:path/>
            <v:fill on="f" focussize="0,0"/>
            <v:stroke on="f" joinstyle="miter"/>
            <v:imagedata r:id="rId9" o:title=""/>
            <o:lock v:ext="edit" aspectratio="t"/>
            <w10:wrap type="none"/>
            <w10:anchorlock/>
          </v:shape>
        </w:pict>
      </w:r>
    </w:p>
    <w:p>
      <w:pPr>
        <w:adjustRightInd w:val="0"/>
        <w:snapToGrid w:val="0"/>
        <w:spacing w:line="360" w:lineRule="auto"/>
        <w:jc w:val="center"/>
        <w:rPr>
          <w:rFonts w:eastAsia="仿宋_GB2312"/>
          <w:color w:val="000000" w:themeColor="text1"/>
          <w:sz w:val="24"/>
        </w:rPr>
      </w:pPr>
      <w:r>
        <w:rPr>
          <w:rFonts w:eastAsia="仿宋_GB2312"/>
          <w:color w:val="000000" w:themeColor="text1"/>
          <w:sz w:val="24"/>
        </w:rPr>
        <w:t>图4.1项目总体研究框架图</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4.1.1 基于自描述的配电终端互操作和即插即用关键技术及芯片定制化研究</w:t>
      </w:r>
    </w:p>
    <w:p>
      <w:pPr>
        <w:spacing w:line="360" w:lineRule="auto"/>
        <w:ind w:firstLine="480" w:firstLineChars="200"/>
        <w:rPr>
          <w:rFonts w:eastAsia="仿宋_GB2312"/>
          <w:color w:val="000000" w:themeColor="text1"/>
          <w:sz w:val="24"/>
        </w:rPr>
      </w:pPr>
      <w:r>
        <w:rPr>
          <w:rFonts w:eastAsia="仿宋_GB2312"/>
          <w:color w:val="000000" w:themeColor="text1"/>
          <w:sz w:val="24"/>
        </w:rPr>
        <w:t>该部分研究内容分为4个子项：研究配电终端设备自描述文件的设计与实现，适应配电物联网架构的配电终端公共信息模型框架；研究IEC61850 标准到IEC 61968标准模型映射技术；研究基于IEC 61968标准的配电终端自动识别、即插即用和远程维护技术；研究配电终端智能分布式FA实现技术和配电线路拓扑自组网关键技术。</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4.1.1.1 研究配电终端设备自描述文件的设计与实现</w:t>
      </w:r>
    </w:p>
    <w:p>
      <w:pPr>
        <w:spacing w:line="360" w:lineRule="auto"/>
        <w:ind w:firstLine="480" w:firstLineChars="200"/>
        <w:rPr>
          <w:rFonts w:eastAsia="仿宋_GB2312"/>
          <w:color w:val="000000" w:themeColor="text1"/>
          <w:sz w:val="24"/>
        </w:rPr>
      </w:pPr>
      <w:r>
        <w:rPr>
          <w:rFonts w:eastAsia="仿宋_GB2312"/>
          <w:color w:val="000000" w:themeColor="text1"/>
          <w:sz w:val="24"/>
        </w:rPr>
        <w:t>分析智能配电终端的功能需求与配置要求、接入数据种类及数量，研究建模对象功能分解和抽象的方法；研究适用于智能配电终端的IEC 61850标准数据模型扩展方法，建立相应信息服务模型；研究智能配电终端信息服务模型映射方法。</w:t>
      </w:r>
    </w:p>
    <w:p>
      <w:pPr>
        <w:spacing w:line="360" w:lineRule="auto"/>
        <w:ind w:firstLine="480" w:firstLineChars="200"/>
        <w:rPr>
          <w:rFonts w:eastAsia="仿宋_GB2312"/>
          <w:color w:val="000000" w:themeColor="text1"/>
          <w:sz w:val="24"/>
        </w:rPr>
      </w:pPr>
      <w:r>
        <w:rPr>
          <w:rFonts w:eastAsia="仿宋_GB2312"/>
          <w:color w:val="000000" w:themeColor="text1"/>
          <w:sz w:val="24"/>
        </w:rPr>
        <w:t>基于自定义配置需求和灵活拓展需求并根据业务及管理模型数据的特点，对模型数据进行抽象。根据业务及基于在配电物联网应用的建模方法和模型模式规范，并以配电终端的功能和自描述规范为基准。研究配电物联网标准体系的层级结构和相互间逻辑关系，通过制定配电终端数据的上下行信息流，创新构造配电终端数据面向配网运维管理和精益化分析的新信息流路径。按照配电物联网标准模型扩展准则对配电终端相应的模型进行扩展定义，为实现业务及管理模型数据抽象提供支撑。</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4.1.1.2 研究IEC61850 标准到IEC 61968标准模型映射技术</w:t>
      </w:r>
    </w:p>
    <w:p>
      <w:pPr>
        <w:spacing w:line="360" w:lineRule="auto"/>
        <w:ind w:firstLine="480" w:firstLineChars="200"/>
        <w:rPr>
          <w:rFonts w:eastAsia="仿宋_GB2312"/>
          <w:sz w:val="24"/>
        </w:rPr>
      </w:pPr>
      <w:r>
        <w:rPr>
          <w:rFonts w:eastAsia="仿宋_GB2312"/>
          <w:color w:val="000000" w:themeColor="text1"/>
          <w:sz w:val="24"/>
        </w:rPr>
        <w:t>研究IEC61850 标准到IEC 61968标准模型映射技术，重点解决SCL模型和CIM模型在量测、保护模型的转换和融合，保证数据的一致性。实现配电终端安装、调试及运维过程的“即插即用”，解决配电终端运维工作量大的突出问题。</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4.1.1.3 研究基于IEC 61968标准的配电终端自动识别、即插即用和远程维护技术</w:t>
      </w:r>
    </w:p>
    <w:p>
      <w:pPr>
        <w:spacing w:line="360" w:lineRule="auto"/>
        <w:ind w:firstLine="480" w:firstLineChars="200"/>
        <w:rPr>
          <w:rFonts w:eastAsia="仿宋_GB2312"/>
          <w:color w:val="000000" w:themeColor="text1"/>
          <w:sz w:val="24"/>
        </w:rPr>
      </w:pPr>
      <w:r>
        <w:rPr>
          <w:rFonts w:eastAsia="仿宋_GB2312"/>
          <w:color w:val="000000" w:themeColor="text1"/>
          <w:sz w:val="24"/>
        </w:rPr>
        <w:t>研究基于自发现和注册原理的应答与识别机制，实现配电终端的投入与退出管理；研究服务的订阅/发布机制，实现配电自动化终端即插即用；研究后备电源、通信模块等外围辅助设备在线维护技术，定义统一的远程维护和系统运行参数配置所需的信息交互模型；研制具备自动识别、即插即用功能的智能配电自动化终端样机。</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4.1.1.4 研究配电终端智能分布式FA实现技术和配电线路拓扑自组网关键技术</w:t>
      </w:r>
    </w:p>
    <w:p>
      <w:pPr>
        <w:spacing w:line="360" w:lineRule="auto"/>
        <w:ind w:firstLine="480" w:firstLineChars="200"/>
        <w:rPr>
          <w:rFonts w:eastAsia="仿宋_GB2312"/>
          <w:color w:val="000000" w:themeColor="text1"/>
          <w:sz w:val="24"/>
        </w:rPr>
      </w:pPr>
      <w:r>
        <w:rPr>
          <w:rFonts w:eastAsia="仿宋_GB2312"/>
          <w:color w:val="000000" w:themeColor="text1"/>
          <w:sz w:val="24"/>
        </w:rPr>
        <w:t>本课题研究基于智能分布式FA的故障定位、故障隔离及非故障区域恢复供电的分布决策方法；研究具备智能分布式FA的配电终端软硬件架构；研究配电终端智能分布式FA功能的配置机制；开发具备智能分布式FA功能的配电终端样机；提出智能分布式FA的整体体系架构及技术规范。</w:t>
      </w:r>
    </w:p>
    <w:p>
      <w:pPr>
        <w:spacing w:line="360" w:lineRule="auto"/>
        <w:ind w:firstLine="480" w:firstLineChars="200"/>
        <w:rPr>
          <w:rFonts w:eastAsia="仿宋_GB2312"/>
          <w:color w:val="000000" w:themeColor="text1"/>
          <w:sz w:val="24"/>
        </w:rPr>
      </w:pPr>
      <w:r>
        <w:rPr>
          <w:rFonts w:eastAsia="仿宋_GB2312"/>
          <w:color w:val="000000" w:themeColor="text1"/>
          <w:sz w:val="24"/>
        </w:rPr>
        <w:t>研究适用于配电线路拓扑自组网的静态拓扑信息模型及动态拓扑运行模型；研究动态拓扑运行模型的终端交互信息内容与机制；研究多源配电网拓扑变化的主动感知特征，提出拓扑自组网的动态拓扑分析算法，在具备智能分布式FA功能的配电终端样机中实现线路拓扑自组网技术。</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4.1.2 基于芯片层次配电网设备自描述的分布式数据交互技术研究</w:t>
      </w:r>
    </w:p>
    <w:p>
      <w:pPr>
        <w:adjustRightInd w:val="0"/>
        <w:snapToGrid w:val="0"/>
        <w:spacing w:line="360" w:lineRule="auto"/>
        <w:ind w:firstLine="480" w:firstLineChars="200"/>
        <w:rPr>
          <w:rFonts w:eastAsia="仿宋_GB2312"/>
          <w:color w:val="000000"/>
          <w:sz w:val="24"/>
        </w:rPr>
      </w:pPr>
      <w:r>
        <w:rPr>
          <w:rFonts w:eastAsia="仿宋_GB2312"/>
          <w:color w:val="000000"/>
          <w:sz w:val="24"/>
        </w:rPr>
        <w:t>在现代电力网络中，各电力节点运行状态是重要的检测对象，包括自身状态和环境状态在内都对电力节点的运行状况产生重要影响。芯片层次设备自描述技术，是以节点自描述与节点自发现为基础的数据、通信协作技术。</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4.1.2.1 研究芯片层次实现的协作化智能物联技术</w:t>
      </w:r>
    </w:p>
    <w:p>
      <w:pPr>
        <w:adjustRightInd w:val="0"/>
        <w:snapToGrid w:val="0"/>
        <w:spacing w:line="360" w:lineRule="auto"/>
        <w:ind w:firstLine="480" w:firstLineChars="200"/>
        <w:rPr>
          <w:rFonts w:eastAsia="仿宋_GB2312"/>
          <w:sz w:val="24"/>
        </w:rPr>
      </w:pPr>
      <w:r>
        <w:rPr>
          <w:rFonts w:eastAsia="仿宋_GB2312"/>
          <w:sz w:val="24"/>
        </w:rPr>
        <w:t>运用节点智联算法技术，通过改进终端的数据管理和通信管理，研究如何将网络中的通信业务管理由应用层转移至协议层底层；研究适应电力场景的应用数据封装格式，设计高效的节点间通信协作策略，研究实现对带宽资源利用效能的最大化。</w:t>
      </w:r>
    </w:p>
    <w:p>
      <w:pPr>
        <w:adjustRightInd w:val="0"/>
        <w:snapToGrid w:val="0"/>
        <w:spacing w:line="360" w:lineRule="auto"/>
        <w:ind w:firstLine="480" w:firstLineChars="200"/>
        <w:rPr>
          <w:rFonts w:eastAsia="仿宋_GB2312"/>
          <w:sz w:val="24"/>
        </w:rPr>
      </w:pPr>
      <w:r>
        <w:rPr>
          <w:rFonts w:eastAsia="仿宋_GB2312"/>
          <w:sz w:val="24"/>
        </w:rPr>
        <w:t>基于芯片层次设备自描述技术，采集配电终端设备生命周期运行数据；研究配电自动化终端设备全生命周期运行数据预处理技术；实现配电自动化终端设备生命周期运行状态管理技术，构建全生命周期的管理体系。</w:t>
      </w:r>
    </w:p>
    <w:p>
      <w:pPr>
        <w:spacing w:line="360" w:lineRule="auto"/>
        <w:ind w:firstLine="480" w:firstLineChars="200"/>
        <w:rPr>
          <w:rFonts w:eastAsia="仿宋_GB2312"/>
          <w:sz w:val="24"/>
        </w:rPr>
      </w:pPr>
      <w:r>
        <w:rPr>
          <w:rFonts w:eastAsia="仿宋_GB2312"/>
          <w:sz w:val="24"/>
          <w:lang w:val="zh-TW" w:eastAsia="zh-TW"/>
        </w:rPr>
        <w:t>针对</w:t>
      </w:r>
      <w:r>
        <w:rPr>
          <w:rFonts w:eastAsia="仿宋_GB2312"/>
          <w:sz w:val="24"/>
          <w:lang w:val="zh-TW"/>
        </w:rPr>
        <w:t>现有物联网场景下存在的</w:t>
      </w:r>
      <w:r>
        <w:rPr>
          <w:rFonts w:eastAsia="仿宋_GB2312"/>
          <w:sz w:val="24"/>
        </w:rPr>
        <w:t>不同设备厂商和产品型号的物联网终端软硬件接口不一致、业务数据格式封装规范不统一所导致的节点间共享信息困难，无法高效交互等问题，通过定制化的物联网SOC芯片，集成用于节点之间相互识别和信息交互的节点智联算法，通过定义数据格式标准封装格式，设计节点名片文件；设计节点智联算法三个阶段的具体流程，</w:t>
      </w:r>
      <w:r>
        <w:rPr>
          <w:rFonts w:eastAsia="仿宋_GB2312"/>
          <w:sz w:val="24"/>
          <w:lang w:val="zh-TW" w:eastAsia="zh-TW"/>
        </w:rPr>
        <w:t>消除</w:t>
      </w:r>
      <w:r>
        <w:rPr>
          <w:rFonts w:eastAsia="仿宋_GB2312"/>
          <w:sz w:val="24"/>
          <w:lang w:val="zh-TW"/>
        </w:rPr>
        <w:t>终端设备型号及接口的限制，</w:t>
      </w:r>
      <w:r>
        <w:rPr>
          <w:rFonts w:eastAsia="仿宋_GB2312"/>
          <w:sz w:val="24"/>
        </w:rPr>
        <w:t>实现非同源节点之间的交互操作和</w:t>
      </w:r>
      <w:r>
        <w:rPr>
          <w:rFonts w:eastAsia="仿宋_GB2312"/>
          <w:sz w:val="24"/>
          <w:lang w:val="zh-TW" w:eastAsia="zh-TW"/>
        </w:rPr>
        <w:t>数据共享</w:t>
      </w:r>
      <w:r>
        <w:rPr>
          <w:rFonts w:eastAsia="仿宋_GB2312"/>
          <w:sz w:val="24"/>
        </w:rPr>
        <w:t>。本章将针对节点智联算法的提出、实现流程以及节点名片文件的设计进行详细介绍。物理层的上一层是针对这些物理层设备及模组的驱动管理程序。</w:t>
      </w:r>
    </w:p>
    <w:p>
      <w:pPr>
        <w:spacing w:line="360" w:lineRule="auto"/>
        <w:ind w:firstLine="480" w:firstLineChars="200"/>
        <w:rPr>
          <w:rFonts w:eastAsia="仿宋_GB2312"/>
          <w:sz w:val="24"/>
        </w:rPr>
      </w:pPr>
      <w:r>
        <w:rPr>
          <w:rFonts w:eastAsia="仿宋_GB2312"/>
          <w:sz w:val="24"/>
        </w:rPr>
        <w:t>定制化的物联网SOC芯片使用设备驱动接口与这些驱动管理程序进行交互，完成对通信过程的管理、数据的缓存以及更新、消息报文的预取和推送等过程。物联网SOC芯片实现了文件系统、中断处理等模块，用于节点交互的名片文件的存储依赖于文件系统，名片文件的更新依赖于定时器中断的触发以及对应的中断处理程序或中断服务函数。需要注意的一点是，仅仅依赖实现于链路不足以支撑路由的发现和选择以及端口可靠性传输的保障，支持设备自描述和即插即用的物联网SOC芯片可以在协议层完成这些工作，如图4.1所示。协议栈包括公有协议栈以及私有协议栈，公有协议栈包括WiFi以及BLE等，私有协议栈指的是根据实际需要自行开发的具有同样或者类似功能的一系列协议，定制SOC芯片加上基于集成设备自描述的协议栈共同完成数据链路层、网络层以及传输层的功能。最上层为应用层，通过对通信过程的迁移和管理，开发者针对应用层的开发省去了底层通信过程实现的细节，减少了管理开销，从而专注于应用逻辑的实现。</w:t>
      </w:r>
    </w:p>
    <w:p>
      <w:pPr>
        <w:spacing w:line="360" w:lineRule="auto"/>
        <w:ind w:firstLine="200"/>
        <w:jc w:val="center"/>
        <w:rPr>
          <w:rFonts w:eastAsia="仿宋_GB2312"/>
          <w:sz w:val="24"/>
        </w:rPr>
      </w:pPr>
      <w:r>
        <w:rPr>
          <w:rFonts w:eastAsia="仿宋_GB2312"/>
          <w:sz w:val="24"/>
        </w:rPr>
        <w:drawing>
          <wp:inline distT="0" distB="0" distL="0" distR="0">
            <wp:extent cx="4067175" cy="24161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87954" cy="2428574"/>
                    </a:xfrm>
                    <a:prstGeom prst="rect">
                      <a:avLst/>
                    </a:prstGeom>
                  </pic:spPr>
                </pic:pic>
              </a:graphicData>
            </a:graphic>
          </wp:inline>
        </w:drawing>
      </w:r>
    </w:p>
    <w:p>
      <w:pPr>
        <w:pStyle w:val="35"/>
        <w:snapToGrid w:val="0"/>
        <w:spacing w:line="240" w:lineRule="auto"/>
        <w:ind w:left="0" w:right="0" w:firstLine="198"/>
        <w:jc w:val="center"/>
        <w:rPr>
          <w:rFonts w:eastAsia="仿宋_GB2312"/>
          <w:sz w:val="24"/>
          <w:szCs w:val="24"/>
        </w:rPr>
      </w:pPr>
      <w:r>
        <w:rPr>
          <w:rFonts w:eastAsia="仿宋_GB2312"/>
          <w:sz w:val="24"/>
          <w:szCs w:val="24"/>
        </w:rPr>
        <w:t>图4.2 即插即用与设备自描述功能的实现层次</w:t>
      </w:r>
    </w:p>
    <w:p>
      <w:pPr>
        <w:spacing w:after="120" w:line="360" w:lineRule="auto"/>
        <w:ind w:firstLine="480" w:firstLineChars="200"/>
        <w:rPr>
          <w:rFonts w:eastAsia="仿宋_GB2312"/>
          <w:sz w:val="24"/>
        </w:rPr>
      </w:pPr>
      <w:r>
        <w:rPr>
          <w:rFonts w:eastAsia="仿宋_GB2312"/>
          <w:sz w:val="24"/>
        </w:rPr>
        <w:t>本项目提出的国产定制化物联网SOC芯片，通过集成芯片层次实现的即插即用与设备自描述功能，致力于实现一种基于去中心化分布式架构的设备交互方式，如图4.3(b) 所示。物联网设备终端通过改进后的通信芯片模组进行数据传输及指令交互。通过植入在通信芯片内部的协议层操作系统执行智联算法以及数据及通信管理策略，各个辅助通信模组共同构成协作物联网的节点。本地配电网的各个设备可以完成组网、入网、数据的传输与更新、身份信息及交互的交换等一系列过程。利用国产定制化物联网SOC芯片进行组网，在组建的新网络中进行交互和通信，将原设备模组上的数据进行交互和传输。设备原有模组和定制化芯片模组之间使用异步串口UART进行通信。这一过程：</w:t>
      </w:r>
    </w:p>
    <w:p>
      <w:pPr>
        <w:spacing w:line="360" w:lineRule="auto"/>
        <w:jc w:val="center"/>
        <w:rPr>
          <w:rFonts w:eastAsia="仿宋_GB2312"/>
          <w:sz w:val="24"/>
        </w:rPr>
      </w:pPr>
      <w:r>
        <w:rPr>
          <w:rFonts w:eastAsia="仿宋_GB2312"/>
          <w:sz w:val="24"/>
        </w:rPr>
        <w:drawing>
          <wp:inline distT="0" distB="0" distL="0" distR="0">
            <wp:extent cx="4904740" cy="2336165"/>
            <wp:effectExtent l="0" t="0" r="0" b="6985"/>
            <wp:docPr id="14"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屏幕剪辑"/>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944622" cy="2355204"/>
                    </a:xfrm>
                    <a:prstGeom prst="rect">
                      <a:avLst/>
                    </a:prstGeom>
                    <a:noFill/>
                    <a:ln>
                      <a:noFill/>
                    </a:ln>
                  </pic:spPr>
                </pic:pic>
              </a:graphicData>
            </a:graphic>
          </wp:inline>
        </w:drawing>
      </w:r>
    </w:p>
    <w:p>
      <w:pPr>
        <w:pStyle w:val="35"/>
        <w:snapToGrid w:val="0"/>
        <w:spacing w:before="0" w:after="0" w:line="240" w:lineRule="auto"/>
        <w:ind w:left="0" w:right="0"/>
        <w:jc w:val="center"/>
        <w:rPr>
          <w:rFonts w:eastAsia="仿宋_GB2312"/>
          <w:sz w:val="24"/>
          <w:szCs w:val="24"/>
        </w:rPr>
      </w:pPr>
      <w:r>
        <w:rPr>
          <w:rFonts w:eastAsia="仿宋_GB2312"/>
          <w:sz w:val="24"/>
          <w:szCs w:val="24"/>
        </w:rPr>
        <w:t>(a) 传统架构节点交互方式       (b) 分布式架构下节点交互方式</w:t>
      </w:r>
    </w:p>
    <w:p>
      <w:pPr>
        <w:pStyle w:val="35"/>
        <w:snapToGrid w:val="0"/>
        <w:spacing w:before="0" w:after="0" w:line="240" w:lineRule="auto"/>
        <w:ind w:left="0" w:right="0"/>
        <w:jc w:val="center"/>
        <w:rPr>
          <w:rFonts w:eastAsia="仿宋_GB2312"/>
          <w:sz w:val="24"/>
          <w:szCs w:val="24"/>
        </w:rPr>
      </w:pPr>
      <w:r>
        <w:rPr>
          <w:rFonts w:eastAsia="仿宋_GB2312"/>
          <w:sz w:val="24"/>
          <w:szCs w:val="24"/>
        </w:rPr>
        <w:t>图4.3 不同架构下节点交互方式的比较</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4.1.2.2 研究芯片层次实现的协作化智能感知技术</w:t>
      </w:r>
    </w:p>
    <w:p>
      <w:pPr>
        <w:adjustRightInd w:val="0"/>
        <w:snapToGrid w:val="0"/>
        <w:spacing w:line="360" w:lineRule="auto"/>
        <w:ind w:firstLine="480" w:firstLineChars="200"/>
        <w:rPr>
          <w:rFonts w:eastAsia="仿宋_GB2312"/>
          <w:sz w:val="24"/>
        </w:rPr>
      </w:pPr>
      <w:r>
        <w:rPr>
          <w:rFonts w:eastAsia="仿宋_GB2312"/>
          <w:sz w:val="24"/>
        </w:rPr>
        <w:t>研究协作化智能技术，提出基于芯片层次设备自描述技术的数据处理算法；提出通过结合电力场景设计与优化的算法、支持算法升级的计算单元，实现对边缘侧感知数据的本地化分类、识别与决策智能。</w:t>
      </w:r>
    </w:p>
    <w:p>
      <w:pPr>
        <w:adjustRightInd w:val="0"/>
        <w:snapToGrid w:val="0"/>
        <w:spacing w:line="360" w:lineRule="auto"/>
        <w:ind w:firstLine="480" w:firstLineChars="200"/>
        <w:rPr>
          <w:rFonts w:eastAsia="仿宋_GB2312"/>
          <w:color w:val="000000"/>
          <w:sz w:val="24"/>
        </w:rPr>
      </w:pPr>
      <w:r>
        <w:rPr>
          <w:rFonts w:eastAsia="仿宋_GB2312"/>
          <w:sz w:val="24"/>
        </w:rPr>
        <w:t>分析配电终端运行状态和环境状态多维、多尺度影响因素；结合运行数据和多维影响因素，提出对运行终端运行内外环境的环境感知技术；结合全生命周期数据，提出基于环境感知技术的配电终端设备运行状态分析方法，实现协作化智能感知技术。</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4.1.3 基于协作化智能感知技术的配电终端行为模型框架研究</w:t>
      </w:r>
    </w:p>
    <w:p>
      <w:pPr>
        <w:adjustRightInd w:val="0"/>
        <w:snapToGrid w:val="0"/>
        <w:spacing w:line="360" w:lineRule="auto"/>
        <w:ind w:firstLine="480" w:firstLineChars="200"/>
        <w:rPr>
          <w:rFonts w:eastAsia="仿宋_GB2312"/>
          <w:color w:val="000000"/>
          <w:sz w:val="24"/>
        </w:rPr>
      </w:pPr>
      <w:r>
        <w:rPr>
          <w:rFonts w:eastAsia="仿宋_GB2312"/>
          <w:color w:val="000000"/>
          <w:sz w:val="24"/>
        </w:rPr>
        <w:t>基于采集配电终端设备生命周期运行数据与环境数据，挖掘和分析配电终端运行数据、环境数据、告警数据等信息，以电力模型和海量数据为驱动，抽象得到配电终端的行为模型框架；该框架综合设备终端的运行状态和所处环境，结合该终端单节点和其他关联节点的数据，对终端的行为状态进行研究；研究基于大数据分析和分类算法的配电终端行为判别技术。</w:t>
      </w:r>
      <w:r>
        <w:rPr>
          <w:rFonts w:eastAsia="仿宋_GB2312"/>
          <w:color w:val="000000"/>
          <w:sz w:val="24"/>
        </w:rPr>
        <w:tab/>
      </w:r>
      <w:r>
        <w:rPr>
          <w:rFonts w:eastAsia="仿宋_GB2312"/>
          <w:color w:val="000000"/>
          <w:sz w:val="24"/>
        </w:rPr>
        <w:t>研发基于大数据分析的配电自动化终端智能运维管理系统，实现配网终端设备设备画像分析、指标统计和缺陷全周期管理等功能。</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4.1.4 配电网设备分布式智能系统芯片实现技术</w:t>
      </w:r>
      <w:r>
        <w:rPr>
          <w:rFonts w:eastAsia="仿宋_GB2312"/>
          <w:b/>
          <w:sz w:val="24"/>
        </w:rPr>
        <w:t>研究</w:t>
      </w:r>
    </w:p>
    <w:p>
      <w:pPr>
        <w:adjustRightInd w:val="0"/>
        <w:snapToGrid w:val="0"/>
        <w:spacing w:line="360" w:lineRule="auto"/>
        <w:ind w:firstLine="480" w:firstLineChars="200"/>
        <w:rPr>
          <w:rFonts w:eastAsia="仿宋_GB2312"/>
          <w:color w:val="000000"/>
          <w:sz w:val="24"/>
        </w:rPr>
      </w:pPr>
      <w:r>
        <w:rPr>
          <w:rFonts w:eastAsia="仿宋_GB2312"/>
          <w:color w:val="000000"/>
          <w:sz w:val="24"/>
        </w:rPr>
        <w:t>SOC芯片应包括高性能主控芯片、通信芯片、外围接口芯片、AD采样芯片等部分，各部分概况及创新特点如下：</w:t>
      </w:r>
    </w:p>
    <w:p>
      <w:pPr>
        <w:adjustRightInd w:val="0"/>
        <w:snapToGrid w:val="0"/>
        <w:spacing w:line="360" w:lineRule="auto"/>
        <w:ind w:firstLine="480" w:firstLineChars="200"/>
        <w:rPr>
          <w:rFonts w:eastAsia="仿宋_GB2312"/>
          <w:color w:val="000000"/>
          <w:sz w:val="24"/>
        </w:rPr>
      </w:pPr>
      <w:r>
        <w:rPr>
          <w:rFonts w:eastAsia="仿宋_GB2312"/>
          <w:color w:val="000000"/>
          <w:sz w:val="24"/>
        </w:rPr>
        <w:t>1）高性能主控芯片应该能够支持较为广泛的指令集架构，可集成具有专用指令扩展设计的自主知识产权RISC-V指令集架构微处理器内核，工作主频超过400MHz，等效计算能力达到300MIPS，总线为多层次结构；</w:t>
      </w:r>
    </w:p>
    <w:p>
      <w:pPr>
        <w:adjustRightInd w:val="0"/>
        <w:snapToGrid w:val="0"/>
        <w:spacing w:line="360" w:lineRule="auto"/>
        <w:ind w:firstLine="480" w:firstLineChars="200"/>
        <w:rPr>
          <w:rFonts w:eastAsia="仿宋_GB2312"/>
          <w:color w:val="000000"/>
          <w:sz w:val="24"/>
        </w:rPr>
      </w:pPr>
      <w:r>
        <w:rPr>
          <w:rFonts w:eastAsia="仿宋_GB2312"/>
          <w:color w:val="000000"/>
          <w:sz w:val="24"/>
        </w:rPr>
        <w:t>2）通信芯片为无线、有线双模融合组网通信模块。协议层支持开放协作的数据与通信管理能力，实现基于通信芯片层次的电力物联网生态，提升配电网不同设备节点间的数据共享与交换，支持以数据为基础的边缘侧协作化智能决策，为数据驱动的电力物联网管理能力提供协议支持；</w:t>
      </w:r>
    </w:p>
    <w:p>
      <w:pPr>
        <w:adjustRightInd w:val="0"/>
        <w:snapToGrid w:val="0"/>
        <w:spacing w:line="360" w:lineRule="auto"/>
        <w:ind w:firstLine="480" w:firstLineChars="200"/>
        <w:rPr>
          <w:rFonts w:eastAsia="仿宋_GB2312"/>
          <w:color w:val="000000"/>
          <w:sz w:val="24"/>
        </w:rPr>
      </w:pPr>
      <w:r>
        <w:rPr>
          <w:rFonts w:eastAsia="仿宋_GB2312"/>
          <w:color w:val="000000"/>
          <w:sz w:val="24"/>
        </w:rPr>
        <w:t>3）接口芯片应包括RS485等常用兼容接口，并支持丰富的外设接口，包括GPIO/Uart/I2C/SPI/I2S/PWM/PDM等，以及灵活的外部中断与计数器控制逻辑；</w:t>
      </w:r>
    </w:p>
    <w:p>
      <w:pPr>
        <w:adjustRightInd w:val="0"/>
        <w:snapToGrid w:val="0"/>
        <w:spacing w:line="360" w:lineRule="auto"/>
        <w:ind w:firstLine="480" w:firstLineChars="200"/>
        <w:rPr>
          <w:rFonts w:eastAsia="仿宋_GB2312"/>
          <w:color w:val="000000"/>
          <w:sz w:val="24"/>
        </w:rPr>
      </w:pPr>
      <w:r>
        <w:rPr>
          <w:rFonts w:eastAsia="仿宋_GB2312"/>
          <w:color w:val="000000"/>
          <w:sz w:val="24"/>
        </w:rPr>
        <w:t>4）集成中低速12bit高精度AD电路模块；</w:t>
      </w:r>
    </w:p>
    <w:p>
      <w:pPr>
        <w:adjustRightInd w:val="0"/>
        <w:snapToGrid w:val="0"/>
        <w:spacing w:line="360" w:lineRule="auto"/>
        <w:ind w:firstLine="480" w:firstLineChars="200"/>
        <w:rPr>
          <w:rFonts w:eastAsia="仿宋_GB2312"/>
          <w:color w:val="000000"/>
          <w:sz w:val="24"/>
        </w:rPr>
      </w:pPr>
      <w:r>
        <w:rPr>
          <w:rFonts w:eastAsia="仿宋_GB2312"/>
          <w:color w:val="000000"/>
          <w:sz w:val="24"/>
        </w:rPr>
        <w:t>5）集成支持算法升级的神经网络计算单元，实现对边缘侧感知数据的本地化分类、识别与决策智能；</w:t>
      </w:r>
    </w:p>
    <w:p>
      <w:pPr>
        <w:adjustRightInd w:val="0"/>
        <w:snapToGrid w:val="0"/>
        <w:spacing w:line="360" w:lineRule="auto"/>
        <w:ind w:firstLine="480" w:firstLineChars="200"/>
        <w:rPr>
          <w:rFonts w:eastAsia="仿宋_GB2312"/>
          <w:color w:val="000000"/>
          <w:sz w:val="24"/>
        </w:rPr>
      </w:pPr>
      <w:r>
        <w:rPr>
          <w:rFonts w:eastAsia="仿宋_GB2312"/>
          <w:color w:val="000000"/>
          <w:sz w:val="24"/>
        </w:rPr>
        <w:t>6）需解决强电磁干扰等问题，支持在工业级高电磁场环境下的稳定工作。</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4.2 实施方案</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4.2.1 基于自描述的配电终端即插即用技术研究</w:t>
      </w:r>
    </w:p>
    <w:p>
      <w:pPr>
        <w:pStyle w:val="5"/>
        <w:spacing w:before="156" w:beforeLines="50" w:after="0" w:line="360" w:lineRule="auto"/>
        <w:rPr>
          <w:rFonts w:hint="eastAsia" w:ascii="Times New Roman" w:hAnsi="Times New Roman" w:eastAsia="仿宋_GB2312" w:cs="Times New Roman"/>
          <w:sz w:val="24"/>
          <w:szCs w:val="24"/>
          <w:lang w:eastAsia="zh-CN"/>
        </w:rPr>
      </w:pPr>
      <w:r>
        <w:rPr>
          <w:rFonts w:ascii="Times New Roman" w:hAnsi="Times New Roman" w:eastAsia="仿宋_GB2312" w:cs="Times New Roman"/>
          <w:sz w:val="24"/>
          <w:szCs w:val="24"/>
        </w:rPr>
        <w:t>4.2.1.1 配电自动化终端设备自描述文件的设计与实现研究</w:t>
      </w:r>
      <w:ins w:id="0" w:author="逆旅行人" w:date="2020-09-10T14:50:26Z">
        <w:r>
          <w:rPr>
            <w:rFonts w:hint="eastAsia" w:ascii="Times New Roman" w:hAnsi="Times New Roman" w:eastAsia="仿宋_GB2312" w:cs="Times New Roman"/>
            <w:sz w:val="24"/>
            <w:szCs w:val="24"/>
            <w:lang w:eastAsia="zh-CN"/>
          </w:rPr>
          <w:t>（</w:t>
        </w:r>
      </w:ins>
      <w:ins w:id="1" w:author="逆旅行人" w:date="2020-09-10T14:50:29Z">
        <w:r>
          <w:rPr>
            <w:rFonts w:hint="eastAsia" w:ascii="Times New Roman" w:hAnsi="Times New Roman" w:eastAsia="仿宋_GB2312" w:cs="Times New Roman"/>
            <w:sz w:val="24"/>
            <w:szCs w:val="24"/>
            <w:lang w:val="en-US" w:eastAsia="zh-CN"/>
          </w:rPr>
          <w:t>王骁</w:t>
        </w:r>
      </w:ins>
      <w:ins w:id="2" w:author="逆旅行人" w:date="2020-09-10T14:50:32Z">
        <w:r>
          <w:rPr>
            <w:rFonts w:hint="eastAsia" w:ascii="Times New Roman" w:hAnsi="Times New Roman" w:eastAsia="仿宋_GB2312" w:cs="Times New Roman"/>
            <w:sz w:val="24"/>
            <w:szCs w:val="24"/>
            <w:lang w:val="en-US" w:eastAsia="zh-CN"/>
          </w:rPr>
          <w:t>修订</w:t>
        </w:r>
      </w:ins>
      <w:ins w:id="3" w:author="逆旅行人" w:date="2020-09-10T14:50:27Z">
        <w:r>
          <w:rPr>
            <w:rFonts w:hint="eastAsia" w:ascii="Times New Roman" w:hAnsi="Times New Roman" w:eastAsia="仿宋_GB2312" w:cs="Times New Roman"/>
            <w:sz w:val="24"/>
            <w:szCs w:val="24"/>
            <w:lang w:eastAsia="zh-CN"/>
          </w:rPr>
          <w:t>）</w:t>
        </w:r>
      </w:ins>
    </w:p>
    <w:p>
      <w:pPr>
        <w:spacing w:line="360" w:lineRule="auto"/>
        <w:ind w:firstLine="480" w:firstLineChars="200"/>
        <w:rPr>
          <w:rFonts w:eastAsia="仿宋_GB2312"/>
          <w:sz w:val="24"/>
        </w:rPr>
      </w:pPr>
      <w:r>
        <w:rPr>
          <w:rFonts w:eastAsia="仿宋_GB2312"/>
          <w:sz w:val="24"/>
        </w:rPr>
        <w:t>研究配电终端所采集信息的类别、命名和语义描述的规范，定义不同的逻辑节点来对不同的状态、电量、告警、开关位置、异常等来进行建模。根据已建立的配电终端设备信息模型，对配电物联网协议进行扩展建模，建立一次设备、二次终端设备、遥信遥测信息、保护信息关联关系。基于相关标准的建模方法及模型扩展原则建立适用于配电物联网的模型语义集与模型模式规范。</w:t>
      </w:r>
    </w:p>
    <w:p>
      <w:pPr>
        <w:spacing w:line="360" w:lineRule="auto"/>
        <w:ind w:firstLine="480" w:firstLineChars="200"/>
        <w:rPr>
          <w:rFonts w:eastAsia="仿宋_GB2312"/>
          <w:sz w:val="24"/>
        </w:rPr>
      </w:pPr>
      <w:r>
        <w:rPr>
          <w:rFonts w:eastAsia="仿宋_GB2312"/>
          <w:sz w:val="24"/>
        </w:rPr>
        <w:t>自描述文件设计为标准化数据格式封装的节点名片文件。非同源节点可以通过记录自身的网络状态信息及功能操作指令到一个代表自身身份信息的名片文件里，通过名片文件的分发和交互，完成节点之间的相互识别和信息交换。在各个操作系统的文件子系统中，维护一张网络节点状态信息表，记录各个节点的名片文件信息。此外，根据每个名片文件的时间戳设置定时，定期进行更新。</w:t>
      </w:r>
    </w:p>
    <w:p>
      <w:pPr>
        <w:spacing w:line="360" w:lineRule="auto"/>
        <w:ind w:firstLine="480" w:firstLineChars="200"/>
        <w:rPr>
          <w:rFonts w:eastAsia="仿宋_GB2312"/>
          <w:sz w:val="24"/>
        </w:rPr>
      </w:pPr>
      <w:r>
        <w:rPr>
          <w:rFonts w:eastAsia="仿宋_GB2312"/>
          <w:sz w:val="24"/>
        </w:rPr>
        <w:t>为了规范化非同源设备信息交互、高效传输业务数据，需要设计统一的名片文件的数据封装格式，参考IEC 61850-7部分规范的数据模型、服务以及建模方法，采用分层的、面向对象的方法对智能配电终端进行统一建模，包括：物理设备建模、服务器建模、逻辑设备建模、逻辑节点建模等。针对分布式FA中的故障定位、隔离和非故障区域恢复供电、以及配电网拓扑连接关系描述等配电自动化系统特有功能，按照IEC61850标准模型扩展准则对其相应的模型进行扩展定义，为实现配电自动化终端的自描述功能提供基础模型支撑。</w:t>
      </w:r>
    </w:p>
    <w:p>
      <w:pPr>
        <w:spacing w:line="360" w:lineRule="auto"/>
        <w:ind w:firstLine="480" w:firstLineChars="200"/>
        <w:rPr>
          <w:ins w:id="4" w:author="逆旅行人" w:date="2020-09-10T15:17:59Z"/>
          <w:rFonts w:eastAsia="仿宋_GB2312"/>
          <w:sz w:val="24"/>
        </w:rPr>
      </w:pPr>
      <w:r>
        <w:rPr>
          <w:rFonts w:eastAsia="仿宋_GB2312"/>
          <w:sz w:val="24"/>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spacing w:line="360" w:lineRule="auto"/>
        <w:ind w:firstLine="0" w:firstLineChars="0"/>
        <w:rPr>
          <w:del w:id="6" w:author="逆旅行人" w:date="2020-09-10T15:26:35Z"/>
          <w:rFonts w:eastAsia="仿宋_GB2312"/>
          <w:sz w:val="24"/>
        </w:rPr>
        <w:pPrChange w:id="5" w:author="逆旅行人" w:date="2020-09-10T15:18:01Z">
          <w:pPr>
            <w:spacing w:line="360" w:lineRule="auto"/>
            <w:ind w:firstLine="480" w:firstLineChars="200"/>
          </w:pPr>
        </w:pPrChange>
      </w:pPr>
    </w:p>
    <w:p>
      <w:pPr>
        <w:spacing w:line="360" w:lineRule="auto"/>
        <w:ind w:firstLine="0" w:firstLineChars="0"/>
        <w:rPr>
          <w:rFonts w:hint="default" w:eastAsia="仿宋_GB2312"/>
          <w:sz w:val="24"/>
          <w:lang w:val="en-US" w:eastAsia="zh-CN"/>
        </w:rPr>
        <w:pPrChange w:id="7" w:author="逆旅行人" w:date="2020-09-10T15:06:20Z">
          <w:pPr>
            <w:spacing w:line="360" w:lineRule="auto"/>
            <w:ind w:firstLine="480" w:firstLineChars="200"/>
          </w:pPr>
        </w:pPrChange>
      </w:pPr>
      <w:del w:id="8" w:author="逆旅行人" w:date="2020-09-10T15:26:34Z">
        <w:r>
          <w:rPr>
            <w:rFonts w:hint="eastAsia" w:eastAsia="仿宋_GB2312"/>
            <w:sz w:val="24"/>
            <w:lang w:val="en-US" w:eastAsia="zh-CN"/>
          </w:rPr>
          <w:delText>名片文件设计：</w:delText>
        </w:r>
      </w:del>
    </w:p>
    <w:tbl>
      <w:tblPr>
        <w:tblStyle w:val="1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9" w:author="逆旅行人" w:date="2020-09-10T15:13:13Z">
          <w:tblPr>
            <w:tblStyle w:val="1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088"/>
        <w:gridCol w:w="1318"/>
        <w:gridCol w:w="937"/>
        <w:gridCol w:w="2001"/>
        <w:gridCol w:w="577"/>
        <w:gridCol w:w="2601"/>
        <w:tblGridChange w:id="10">
          <w:tblGrid>
            <w:gridCol w:w="1088"/>
            <w:gridCol w:w="1318"/>
            <w:gridCol w:w="937"/>
            <w:gridCol w:w="2001"/>
            <w:gridCol w:w="577"/>
            <w:gridCol w:w="260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 w:author="逆旅行人" w:date="2020-09-10T15:13:1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del w:id="11" w:author="逆旅行人" w:date="2020-09-10T15:12:29Z"/>
          <w:trPrChange w:id="12" w:author="逆旅行人" w:date="2020-09-10T15:13:13Z">
            <w:trPr>
              <w:jc w:val="center"/>
            </w:trPr>
          </w:trPrChange>
        </w:trPr>
        <w:tc>
          <w:tcPr>
            <w:tcW w:w="1088" w:type="dxa"/>
            <w:vAlign w:val="center"/>
            <w:tcPrChange w:id="13" w:author="逆旅行人" w:date="2020-09-10T15:13:13Z">
              <w:tcPr>
                <w:tcW w:w="4261" w:type="dxa"/>
                <w:gridSpan w:val="2"/>
                <w:vAlign w:val="center"/>
              </w:tcPr>
            </w:tcPrChange>
          </w:tcPr>
          <w:p>
            <w:pPr>
              <w:spacing w:line="360" w:lineRule="auto"/>
              <w:jc w:val="center"/>
              <w:rPr>
                <w:del w:id="14" w:author="逆旅行人" w:date="2020-09-10T15:12:29Z"/>
                <w:rFonts w:hint="eastAsia"/>
                <w:bCs/>
              </w:rPr>
            </w:pPr>
          </w:p>
        </w:tc>
        <w:tc>
          <w:tcPr>
            <w:tcW w:w="7434" w:type="dxa"/>
            <w:gridSpan w:val="5"/>
            <w:vAlign w:val="center"/>
            <w:tcPrChange w:id="15" w:author="逆旅行人" w:date="2020-09-10T15:13:13Z">
              <w:tcPr>
                <w:tcW w:w="4261" w:type="dxa"/>
                <w:gridSpan w:val="4"/>
                <w:vAlign w:val="center"/>
              </w:tcPr>
            </w:tcPrChange>
          </w:tcPr>
          <w:p>
            <w:pPr>
              <w:spacing w:line="360" w:lineRule="auto"/>
              <w:jc w:val="center"/>
              <w:rPr>
                <w:del w:id="16" w:author="逆旅行人" w:date="2020-09-10T15:12:29Z"/>
              </w:rPr>
            </w:pPr>
            <w:del w:id="17" w:author="逆旅行人" w:date="2020-09-10T15:12:29Z">
              <w:r>
                <w:rPr>
                  <w:rFonts w:hint="eastAsia"/>
                  <w:bCs/>
                </w:rPr>
                <w:delText>通信交互类</w:delText>
              </w:r>
            </w:del>
            <w:del w:id="18" w:author="逆旅行人" w:date="2020-09-10T15:12:29Z">
              <w:r>
                <w:rPr>
                  <w:rFonts w:hint="eastAsia"/>
                </w:rPr>
                <w:delText>的网络状态信息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 w:author="逆旅行人" w:date="2020-09-10T15:13:1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trPrChange w:id="19" w:author="逆旅行人" w:date="2020-09-10T15:13:13Z">
            <w:trPr>
              <w:jc w:val="center"/>
            </w:trPr>
          </w:trPrChange>
        </w:trPr>
        <w:tc>
          <w:tcPr>
            <w:tcW w:w="1088" w:type="dxa"/>
            <w:vAlign w:val="center"/>
            <w:tcPrChange w:id="20" w:author="逆旅行人" w:date="2020-09-10T15:13:13Z">
              <w:tcPr>
                <w:tcW w:w="4261" w:type="dxa"/>
                <w:gridSpan w:val="2"/>
                <w:vAlign w:val="center"/>
              </w:tcPr>
            </w:tcPrChange>
          </w:tcPr>
          <w:p>
            <w:pPr>
              <w:jc w:val="both"/>
              <w:rPr>
                <w:rFonts w:hint="eastAsia"/>
              </w:rPr>
            </w:pPr>
          </w:p>
        </w:tc>
        <w:tc>
          <w:tcPr>
            <w:tcW w:w="2255" w:type="dxa"/>
            <w:gridSpan w:val="2"/>
            <w:vAlign w:val="center"/>
            <w:tcPrChange w:id="21" w:author="逆旅行人" w:date="2020-09-10T15:13:13Z">
              <w:tcPr>
                <w:tcW w:w="1143" w:type="dxa"/>
                <w:vAlign w:val="center"/>
              </w:tcPr>
            </w:tcPrChange>
          </w:tcPr>
          <w:p>
            <w:pPr>
              <w:jc w:val="both"/>
            </w:pPr>
            <w:r>
              <w:rPr>
                <w:rFonts w:hint="eastAsia"/>
              </w:rPr>
              <w:t>字段名称</w:t>
            </w:r>
          </w:p>
        </w:tc>
        <w:tc>
          <w:tcPr>
            <w:tcW w:w="2001" w:type="dxa"/>
            <w:vAlign w:val="center"/>
            <w:tcPrChange w:id="22" w:author="逆旅行人" w:date="2020-09-10T15:13:13Z">
              <w:tcPr>
                <w:tcW w:w="1131" w:type="dxa"/>
                <w:vAlign w:val="center"/>
              </w:tcPr>
            </w:tcPrChange>
          </w:tcPr>
          <w:p>
            <w:pPr>
              <w:jc w:val="both"/>
            </w:pPr>
            <w:r>
              <w:rPr>
                <w:rFonts w:hint="eastAsia"/>
              </w:rPr>
              <w:t>字段代码</w:t>
            </w:r>
          </w:p>
        </w:tc>
        <w:tc>
          <w:tcPr>
            <w:tcW w:w="577" w:type="dxa"/>
            <w:vAlign w:val="center"/>
            <w:tcPrChange w:id="23" w:author="逆旅行人" w:date="2020-09-10T15:13:13Z">
              <w:tcPr>
                <w:tcW w:w="675" w:type="dxa"/>
                <w:vAlign w:val="center"/>
              </w:tcPr>
            </w:tcPrChange>
          </w:tcPr>
          <w:p>
            <w:pPr>
              <w:jc w:val="both"/>
            </w:pPr>
            <w:r>
              <w:rPr>
                <w:rFonts w:hint="eastAsia"/>
              </w:rPr>
              <w:t>占用字节</w:t>
            </w:r>
          </w:p>
        </w:tc>
        <w:tc>
          <w:tcPr>
            <w:tcW w:w="2601" w:type="dxa"/>
            <w:vAlign w:val="center"/>
            <w:tcPrChange w:id="24" w:author="逆旅行人" w:date="2020-09-10T15:13:13Z">
              <w:tcPr>
                <w:tcW w:w="1312" w:type="dxa"/>
                <w:vAlign w:val="center"/>
              </w:tcPr>
            </w:tcPrChange>
          </w:tcPr>
          <w:p>
            <w:pPr>
              <w:jc w:val="both"/>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restart"/>
            <w:vAlign w:val="center"/>
          </w:tcPr>
          <w:p>
            <w:pPr>
              <w:jc w:val="both"/>
              <w:rPr>
                <w:rFonts w:hint="default" w:eastAsia="宋体"/>
                <w:lang w:val="en-US" w:eastAsia="zh-CN"/>
              </w:rPr>
            </w:pPr>
            <w:ins w:id="25" w:author="逆旅行人" w:date="2020-09-10T15:13:36Z">
              <w:r>
                <w:rPr>
                  <w:rFonts w:hint="eastAsia"/>
                  <w:lang w:val="en-US" w:eastAsia="zh-CN"/>
                </w:rPr>
                <w:t>通信</w:t>
              </w:r>
            </w:ins>
            <w:ins w:id="26" w:author="逆旅行人" w:date="2020-09-10T15:13:37Z">
              <w:r>
                <w:rPr>
                  <w:rFonts w:hint="eastAsia"/>
                  <w:lang w:val="en-US" w:eastAsia="zh-CN"/>
                </w:rPr>
                <w:t>交互</w:t>
              </w:r>
            </w:ins>
            <w:ins w:id="27" w:author="逆旅行人" w:date="2020-09-10T15:13:38Z">
              <w:r>
                <w:rPr>
                  <w:rFonts w:hint="eastAsia"/>
                  <w:lang w:val="en-US" w:eastAsia="zh-CN"/>
                </w:rPr>
                <w:t>类</w:t>
              </w:r>
            </w:ins>
          </w:p>
        </w:tc>
        <w:tc>
          <w:tcPr>
            <w:tcW w:w="2255" w:type="dxa"/>
            <w:gridSpan w:val="2"/>
            <w:vAlign w:val="center"/>
          </w:tcPr>
          <w:p>
            <w:pPr>
              <w:jc w:val="both"/>
            </w:pPr>
            <w:r>
              <w:rPr>
                <w:rFonts w:hint="eastAsia"/>
              </w:rPr>
              <w:t>设备网络编号</w:t>
            </w:r>
          </w:p>
        </w:tc>
        <w:tc>
          <w:tcPr>
            <w:tcW w:w="2001" w:type="dxa"/>
            <w:vAlign w:val="center"/>
          </w:tcPr>
          <w:p>
            <w:pPr>
              <w:jc w:val="both"/>
            </w:pPr>
            <w:r>
              <w:rPr>
                <w:rFonts w:hint="eastAsia"/>
              </w:rPr>
              <w:t>Node</w:t>
            </w:r>
            <w:r>
              <w:t>_N</w:t>
            </w:r>
            <w:r>
              <w:rPr>
                <w:rFonts w:hint="eastAsia"/>
              </w:rPr>
              <w:t>um</w:t>
            </w:r>
          </w:p>
        </w:tc>
        <w:tc>
          <w:tcPr>
            <w:tcW w:w="577" w:type="dxa"/>
            <w:vAlign w:val="center"/>
          </w:tcPr>
          <w:p>
            <w:pPr>
              <w:jc w:val="both"/>
            </w:pPr>
            <w:r>
              <w:rPr>
                <w:rFonts w:hint="eastAsia"/>
              </w:rPr>
              <w:t>1</w:t>
            </w:r>
            <w:r>
              <w:t>B</w:t>
            </w:r>
          </w:p>
        </w:tc>
        <w:tc>
          <w:tcPr>
            <w:tcW w:w="2601" w:type="dxa"/>
            <w:vAlign w:val="center"/>
          </w:tcPr>
          <w:p>
            <w:pPr>
              <w:jc w:val="both"/>
            </w:pPr>
            <w:r>
              <w:rPr>
                <w:rFonts w:hint="eastAsia"/>
              </w:rPr>
              <w:t>0-</w:t>
            </w:r>
            <w:r>
              <w:t>255</w:t>
            </w:r>
            <w:r>
              <w:rPr>
                <w:rFonts w:hint="eastAsia"/>
              </w:rPr>
              <w:t>，标识设备号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设备组网络编号</w:t>
            </w:r>
          </w:p>
        </w:tc>
        <w:tc>
          <w:tcPr>
            <w:tcW w:w="2001" w:type="dxa"/>
            <w:vAlign w:val="center"/>
          </w:tcPr>
          <w:p>
            <w:pPr>
              <w:jc w:val="both"/>
            </w:pPr>
            <w:r>
              <w:rPr>
                <w:rFonts w:hint="eastAsia"/>
              </w:rPr>
              <w:t>No</w:t>
            </w:r>
            <w:r>
              <w:t>GRP_N</w:t>
            </w:r>
            <w:r>
              <w:rPr>
                <w:rFonts w:hint="eastAsia"/>
              </w:rPr>
              <w:t>um</w:t>
            </w:r>
          </w:p>
        </w:tc>
        <w:tc>
          <w:tcPr>
            <w:tcW w:w="577" w:type="dxa"/>
            <w:vAlign w:val="center"/>
          </w:tcPr>
          <w:p>
            <w:pPr>
              <w:jc w:val="both"/>
            </w:pPr>
            <w:r>
              <w:rPr>
                <w:rFonts w:hint="eastAsia"/>
              </w:rPr>
              <w:t>1</w:t>
            </w:r>
            <w:r>
              <w:t>B</w:t>
            </w:r>
          </w:p>
        </w:tc>
        <w:tc>
          <w:tcPr>
            <w:tcW w:w="2601" w:type="dxa"/>
            <w:vAlign w:val="center"/>
          </w:tcPr>
          <w:p>
            <w:pPr>
              <w:jc w:val="both"/>
            </w:pPr>
            <w:r>
              <w:rPr>
                <w:rFonts w:hint="eastAsia"/>
              </w:rPr>
              <w:t>0-</w:t>
            </w:r>
            <w:r>
              <w:t>255</w:t>
            </w:r>
            <w:r>
              <w:rPr>
                <w:rFonts w:hint="eastAsia"/>
              </w:rPr>
              <w:t>，表示设备组号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设备M</w:t>
            </w:r>
            <w:r>
              <w:t>AC</w:t>
            </w:r>
            <w:r>
              <w:rPr>
                <w:rFonts w:hint="eastAsia"/>
              </w:rPr>
              <w:t>地址</w:t>
            </w:r>
          </w:p>
        </w:tc>
        <w:tc>
          <w:tcPr>
            <w:tcW w:w="2001" w:type="dxa"/>
            <w:vAlign w:val="center"/>
          </w:tcPr>
          <w:p>
            <w:pPr>
              <w:jc w:val="both"/>
            </w:pPr>
            <w:r>
              <w:rPr>
                <w:rFonts w:hint="eastAsia"/>
              </w:rPr>
              <w:t>No</w:t>
            </w:r>
            <w:r>
              <w:t>de</w:t>
            </w:r>
            <w:r>
              <w:rPr>
                <w:rFonts w:hint="eastAsia"/>
              </w:rPr>
              <w:t>_</w:t>
            </w:r>
            <w:r>
              <w:t>MAC</w:t>
            </w:r>
          </w:p>
        </w:tc>
        <w:tc>
          <w:tcPr>
            <w:tcW w:w="577" w:type="dxa"/>
            <w:vAlign w:val="center"/>
          </w:tcPr>
          <w:p>
            <w:pPr>
              <w:jc w:val="both"/>
            </w:pPr>
            <w:r>
              <w:rPr>
                <w:rFonts w:hint="eastAsia"/>
              </w:rPr>
              <w:t>6</w:t>
            </w:r>
            <w:r>
              <w:t>B</w:t>
            </w:r>
          </w:p>
        </w:tc>
        <w:tc>
          <w:tcPr>
            <w:tcW w:w="2601" w:type="dxa"/>
            <w:vAlign w:val="center"/>
          </w:tcPr>
          <w:p>
            <w:pPr>
              <w:jc w:val="both"/>
            </w:pPr>
            <w:r>
              <w:rPr>
                <w:rFonts w:hint="eastAsia"/>
              </w:rPr>
              <w:t>4</w:t>
            </w:r>
            <w:r>
              <w:t>8</w:t>
            </w:r>
            <w:r>
              <w:rPr>
                <w:rFonts w:hint="eastAsia"/>
              </w:rPr>
              <w:t>字节唯一</w:t>
            </w:r>
            <w:r>
              <w:t>MAC</w:t>
            </w:r>
            <w:r>
              <w:rPr>
                <w:rFonts w:hint="eastAsia"/>
              </w:rPr>
              <w:t>地址码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设备状态</w:t>
            </w:r>
          </w:p>
        </w:tc>
        <w:tc>
          <w:tcPr>
            <w:tcW w:w="2001" w:type="dxa"/>
            <w:vAlign w:val="center"/>
          </w:tcPr>
          <w:p>
            <w:pPr>
              <w:jc w:val="both"/>
            </w:pPr>
            <w:r>
              <w:rPr>
                <w:rFonts w:hint="eastAsia"/>
              </w:rPr>
              <w:t>N</w:t>
            </w:r>
            <w:r>
              <w:t>ode_STATE</w:t>
            </w:r>
          </w:p>
        </w:tc>
        <w:tc>
          <w:tcPr>
            <w:tcW w:w="577" w:type="dxa"/>
            <w:vAlign w:val="center"/>
          </w:tcPr>
          <w:p>
            <w:pPr>
              <w:jc w:val="both"/>
            </w:pPr>
            <w:r>
              <w:rPr>
                <w:rFonts w:hint="eastAsia"/>
              </w:rPr>
              <w:t>1</w:t>
            </w:r>
            <w:r>
              <w:t>B</w:t>
            </w:r>
          </w:p>
        </w:tc>
        <w:tc>
          <w:tcPr>
            <w:tcW w:w="2601" w:type="dxa"/>
            <w:vAlign w:val="center"/>
          </w:tcPr>
          <w:p>
            <w:pPr>
              <w:jc w:val="both"/>
            </w:pPr>
            <w:r>
              <w:rPr>
                <w:rFonts w:hint="eastAsia"/>
              </w:rPr>
              <w:t>广播/扫描/加入/退出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入网时间</w:t>
            </w:r>
          </w:p>
        </w:tc>
        <w:tc>
          <w:tcPr>
            <w:tcW w:w="2001" w:type="dxa"/>
            <w:vAlign w:val="center"/>
          </w:tcPr>
          <w:p>
            <w:pPr>
              <w:jc w:val="both"/>
            </w:pPr>
            <w:r>
              <w:rPr>
                <w:rFonts w:hint="eastAsia"/>
              </w:rPr>
              <w:t>N</w:t>
            </w:r>
            <w:r>
              <w:t>o</w:t>
            </w:r>
            <w:r>
              <w:rPr>
                <w:rFonts w:hint="eastAsia"/>
              </w:rPr>
              <w:t>de</w:t>
            </w:r>
            <w:r>
              <w:t>_TTL</w:t>
            </w:r>
          </w:p>
        </w:tc>
        <w:tc>
          <w:tcPr>
            <w:tcW w:w="577" w:type="dxa"/>
            <w:vAlign w:val="center"/>
          </w:tcPr>
          <w:p>
            <w:pPr>
              <w:jc w:val="both"/>
            </w:pPr>
            <w:r>
              <w:t>2B</w:t>
            </w:r>
          </w:p>
        </w:tc>
        <w:tc>
          <w:tcPr>
            <w:tcW w:w="2601" w:type="dxa"/>
            <w:vAlign w:val="center"/>
          </w:tcPr>
          <w:p>
            <w:pPr>
              <w:jc w:val="both"/>
            </w:pPr>
            <w:r>
              <w:rPr>
                <w:rFonts w:hint="eastAsia"/>
              </w:rPr>
              <w:t>加入网络后计时，单位为s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设备优先级</w:t>
            </w:r>
          </w:p>
        </w:tc>
        <w:tc>
          <w:tcPr>
            <w:tcW w:w="2001" w:type="dxa"/>
            <w:vAlign w:val="center"/>
          </w:tcPr>
          <w:p>
            <w:pPr>
              <w:jc w:val="both"/>
            </w:pPr>
            <w:r>
              <w:rPr>
                <w:rFonts w:hint="eastAsia"/>
              </w:rPr>
              <w:t>N</w:t>
            </w:r>
            <w:r>
              <w:t>o</w:t>
            </w:r>
            <w:r>
              <w:rPr>
                <w:rFonts w:hint="eastAsia"/>
              </w:rPr>
              <w:t>de_</w:t>
            </w:r>
            <w:r>
              <w:t>PRIOR</w:t>
            </w:r>
          </w:p>
        </w:tc>
        <w:tc>
          <w:tcPr>
            <w:tcW w:w="577" w:type="dxa"/>
            <w:vAlign w:val="center"/>
          </w:tcPr>
          <w:p>
            <w:pPr>
              <w:jc w:val="both"/>
            </w:pPr>
            <w:r>
              <w:t>1B</w:t>
            </w:r>
          </w:p>
        </w:tc>
        <w:tc>
          <w:tcPr>
            <w:tcW w:w="2601" w:type="dxa"/>
            <w:vAlign w:val="center"/>
          </w:tcPr>
          <w:p>
            <w:pPr>
              <w:jc w:val="both"/>
            </w:pPr>
            <w:r>
              <w:rPr>
                <w:rFonts w:hint="eastAsia"/>
              </w:rPr>
              <w:t>0-</w:t>
            </w:r>
            <w:r>
              <w:t>15</w:t>
            </w:r>
            <w:r>
              <w:rPr>
                <w:rFonts w:hint="eastAsia"/>
              </w:rPr>
              <w:t>，数字越小优先级越高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队列长度</w:t>
            </w:r>
          </w:p>
        </w:tc>
        <w:tc>
          <w:tcPr>
            <w:tcW w:w="2001" w:type="dxa"/>
            <w:vAlign w:val="center"/>
          </w:tcPr>
          <w:p>
            <w:pPr>
              <w:jc w:val="both"/>
            </w:pPr>
            <w:r>
              <w:t>N</w:t>
            </w:r>
            <w:r>
              <w:rPr>
                <w:rFonts w:hint="eastAsia"/>
              </w:rPr>
              <w:t>ode_B</w:t>
            </w:r>
            <w:r>
              <w:t>ACKLOG</w:t>
            </w:r>
          </w:p>
        </w:tc>
        <w:tc>
          <w:tcPr>
            <w:tcW w:w="577" w:type="dxa"/>
            <w:vAlign w:val="center"/>
          </w:tcPr>
          <w:p>
            <w:pPr>
              <w:jc w:val="both"/>
            </w:pPr>
            <w:r>
              <w:t>1B</w:t>
            </w:r>
          </w:p>
        </w:tc>
        <w:tc>
          <w:tcPr>
            <w:tcW w:w="2601" w:type="dxa"/>
            <w:vAlign w:val="center"/>
          </w:tcPr>
          <w:p>
            <w:pPr>
              <w:jc w:val="both"/>
            </w:pPr>
            <w:r>
              <w:rPr>
                <w:rFonts w:hint="eastAsia"/>
              </w:rPr>
              <w:t>多节点相识等候队列大小</w:t>
            </w:r>
          </w:p>
        </w:tc>
      </w:tr>
      <w:tr>
        <w:tblPrEx>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已排队时间</w:t>
            </w:r>
          </w:p>
        </w:tc>
        <w:tc>
          <w:tcPr>
            <w:tcW w:w="2001" w:type="dxa"/>
            <w:vAlign w:val="center"/>
          </w:tcPr>
          <w:p>
            <w:pPr>
              <w:jc w:val="both"/>
            </w:pPr>
            <w:r>
              <w:rPr>
                <w:rFonts w:hint="eastAsia"/>
              </w:rPr>
              <w:t>N</w:t>
            </w:r>
            <w:r>
              <w:t>ode_QUEUETIME</w:t>
            </w:r>
          </w:p>
        </w:tc>
        <w:tc>
          <w:tcPr>
            <w:tcW w:w="577" w:type="dxa"/>
            <w:vAlign w:val="center"/>
          </w:tcPr>
          <w:p>
            <w:pPr>
              <w:jc w:val="both"/>
            </w:pPr>
            <w:r>
              <w:rPr>
                <w:rFonts w:hint="eastAsia"/>
              </w:rPr>
              <w:t>2</w:t>
            </w:r>
            <w:r>
              <w:t>B</w:t>
            </w:r>
          </w:p>
        </w:tc>
        <w:tc>
          <w:tcPr>
            <w:tcW w:w="2601" w:type="dxa"/>
            <w:vAlign w:val="center"/>
          </w:tcPr>
          <w:p>
            <w:pPr>
              <w:jc w:val="both"/>
            </w:pPr>
            <w:r>
              <w:rPr>
                <w:rFonts w:hint="eastAsia"/>
              </w:rPr>
              <w:t>待相识在队列中排队时间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加密协议</w:t>
            </w:r>
          </w:p>
        </w:tc>
        <w:tc>
          <w:tcPr>
            <w:tcW w:w="2001" w:type="dxa"/>
            <w:vAlign w:val="center"/>
          </w:tcPr>
          <w:p>
            <w:pPr>
              <w:jc w:val="both"/>
            </w:pPr>
            <w:r>
              <w:rPr>
                <w:rFonts w:hint="eastAsia"/>
              </w:rPr>
              <w:t>N</w:t>
            </w:r>
            <w:r>
              <w:t>ode_ENCRYPT</w:t>
            </w:r>
          </w:p>
        </w:tc>
        <w:tc>
          <w:tcPr>
            <w:tcW w:w="577" w:type="dxa"/>
            <w:vAlign w:val="center"/>
          </w:tcPr>
          <w:p>
            <w:pPr>
              <w:jc w:val="both"/>
            </w:pPr>
            <w:r>
              <w:t>1B</w:t>
            </w:r>
          </w:p>
        </w:tc>
        <w:tc>
          <w:tcPr>
            <w:tcW w:w="2601" w:type="dxa"/>
            <w:vAlign w:val="center"/>
          </w:tcPr>
          <w:p>
            <w:pPr>
              <w:jc w:val="both"/>
            </w:pPr>
            <w:r>
              <w:rPr>
                <w:rFonts w:hint="eastAsia"/>
              </w:rPr>
              <w:t>W</w:t>
            </w:r>
            <w:r>
              <w:t>PA/WEP/EAP</w:t>
            </w:r>
            <w:r>
              <w:rPr>
                <w:rFonts w:hint="eastAsia"/>
              </w:rPr>
              <w:t>/</w:t>
            </w:r>
            <w:r>
              <w:rPr>
                <w:rFonts w:ascii="Arial" w:hAnsi="Arial" w:cs="Arial"/>
                <w:color w:val="333333"/>
                <w:sz w:val="20"/>
                <w:shd w:val="clear" w:color="auto" w:fill="FFFFFF"/>
              </w:rPr>
              <w:t>AES-CCM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路由协议</w:t>
            </w:r>
          </w:p>
        </w:tc>
        <w:tc>
          <w:tcPr>
            <w:tcW w:w="2001" w:type="dxa"/>
            <w:vAlign w:val="center"/>
          </w:tcPr>
          <w:p>
            <w:pPr>
              <w:jc w:val="both"/>
            </w:pPr>
            <w:r>
              <w:rPr>
                <w:rFonts w:hint="eastAsia"/>
              </w:rPr>
              <w:t>Node</w:t>
            </w:r>
            <w:r>
              <w:t>_ROUTE</w:t>
            </w:r>
          </w:p>
        </w:tc>
        <w:tc>
          <w:tcPr>
            <w:tcW w:w="577" w:type="dxa"/>
            <w:vAlign w:val="center"/>
          </w:tcPr>
          <w:p>
            <w:pPr>
              <w:jc w:val="both"/>
            </w:pPr>
            <w:r>
              <w:t>1B</w:t>
            </w:r>
          </w:p>
        </w:tc>
        <w:tc>
          <w:tcPr>
            <w:tcW w:w="2601" w:type="dxa"/>
            <w:vAlign w:val="center"/>
          </w:tcPr>
          <w:p>
            <w:pPr>
              <w:jc w:val="both"/>
            </w:pPr>
            <w:r>
              <w:rPr>
                <w:rFonts w:hint="eastAsia"/>
              </w:rPr>
              <w:t>0</w:t>
            </w:r>
            <w:r>
              <w:t>1:</w:t>
            </w:r>
            <w:r>
              <w:rPr>
                <w:rFonts w:hint="eastAsia"/>
              </w:rPr>
              <w:t>洪泛 1</w:t>
            </w:r>
            <w:r>
              <w:t>0</w:t>
            </w:r>
            <w:r>
              <w:rPr>
                <w:rFonts w:hint="eastAsia"/>
              </w:rPr>
              <w:t>：A</w:t>
            </w:r>
            <w:r>
              <w:t>ODV</w:t>
            </w:r>
          </w:p>
        </w:tc>
      </w:tr>
      <w:tr>
        <w:tblPrEx>
          <w:tblCellMar>
            <w:top w:w="0" w:type="dxa"/>
            <w:left w:w="108" w:type="dxa"/>
            <w:bottom w:w="0" w:type="dxa"/>
            <w:right w:w="108" w:type="dxa"/>
          </w:tblCellMar>
          <w:tblPrExChange w:id="29" w:author="逆旅行人" w:date="2020-09-10T15:13:1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del w:id="28" w:author="逆旅行人" w:date="2020-09-10T15:12:46Z"/>
          <w:trPrChange w:id="29" w:author="逆旅行人" w:date="2020-09-10T15:13:13Z">
            <w:trPr>
              <w:jc w:val="center"/>
            </w:trPr>
          </w:trPrChange>
        </w:trPr>
        <w:tc>
          <w:tcPr>
            <w:tcW w:w="2406" w:type="dxa"/>
            <w:gridSpan w:val="2"/>
            <w:vAlign w:val="center"/>
            <w:tcPrChange w:id="30" w:author="逆旅行人" w:date="2020-09-10T15:13:13Z">
              <w:tcPr>
                <w:tcW w:w="4261" w:type="dxa"/>
                <w:gridSpan w:val="2"/>
                <w:vAlign w:val="center"/>
              </w:tcPr>
            </w:tcPrChange>
          </w:tcPr>
          <w:p>
            <w:pPr>
              <w:spacing w:line="360" w:lineRule="auto"/>
              <w:jc w:val="center"/>
              <w:rPr>
                <w:del w:id="31" w:author="逆旅行人" w:date="2020-09-10T15:12:46Z"/>
                <w:rFonts w:hint="eastAsia"/>
                <w:bCs/>
              </w:rPr>
            </w:pPr>
          </w:p>
        </w:tc>
        <w:tc>
          <w:tcPr>
            <w:tcW w:w="6116" w:type="dxa"/>
            <w:gridSpan w:val="4"/>
            <w:vAlign w:val="center"/>
            <w:tcPrChange w:id="32" w:author="逆旅行人" w:date="2020-09-10T15:13:13Z">
              <w:tcPr>
                <w:tcW w:w="4261" w:type="dxa"/>
                <w:gridSpan w:val="4"/>
                <w:vAlign w:val="center"/>
              </w:tcPr>
            </w:tcPrChange>
          </w:tcPr>
          <w:p>
            <w:pPr>
              <w:spacing w:line="360" w:lineRule="auto"/>
              <w:jc w:val="center"/>
              <w:rPr>
                <w:del w:id="33" w:author="逆旅行人" w:date="2020-09-10T15:12:46Z"/>
                <w:bCs/>
              </w:rPr>
            </w:pPr>
            <w:del w:id="34" w:author="逆旅行人" w:date="2020-09-10T15:12:46Z">
              <w:r>
                <w:rPr>
                  <w:rFonts w:hint="eastAsia"/>
                  <w:bCs/>
                </w:rPr>
                <w:delText>功能操作类的功能指令集合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6" w:author="逆旅行人" w:date="2020-09-10T15:13:1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jc w:val="center"/>
          <w:del w:id="35" w:author="逆旅行人" w:date="2020-09-10T15:12:55Z"/>
          <w:trPrChange w:id="36" w:author="逆旅行人" w:date="2020-09-10T15:13:13Z">
            <w:trPr>
              <w:jc w:val="center"/>
            </w:trPr>
          </w:trPrChange>
        </w:trPr>
        <w:tc>
          <w:tcPr>
            <w:tcW w:w="1088" w:type="dxa"/>
            <w:vAlign w:val="center"/>
            <w:tcPrChange w:id="37" w:author="逆旅行人" w:date="2020-09-10T15:13:13Z">
              <w:tcPr>
                <w:tcW w:w="4261" w:type="dxa"/>
                <w:gridSpan w:val="2"/>
                <w:vAlign w:val="center"/>
              </w:tcPr>
            </w:tcPrChange>
          </w:tcPr>
          <w:p>
            <w:pPr>
              <w:jc w:val="both"/>
              <w:rPr>
                <w:del w:id="38" w:author="逆旅行人" w:date="2020-09-10T15:12:55Z"/>
                <w:rFonts w:hint="eastAsia"/>
              </w:rPr>
            </w:pPr>
          </w:p>
        </w:tc>
        <w:tc>
          <w:tcPr>
            <w:tcW w:w="2255" w:type="dxa"/>
            <w:gridSpan w:val="2"/>
            <w:vAlign w:val="center"/>
            <w:tcPrChange w:id="39" w:author="逆旅行人" w:date="2020-09-10T15:13:13Z">
              <w:tcPr>
                <w:tcW w:w="1143" w:type="dxa"/>
                <w:vAlign w:val="center"/>
              </w:tcPr>
            </w:tcPrChange>
          </w:tcPr>
          <w:p>
            <w:pPr>
              <w:jc w:val="both"/>
              <w:rPr>
                <w:del w:id="40" w:author="逆旅行人" w:date="2020-09-10T15:12:55Z"/>
              </w:rPr>
            </w:pPr>
            <w:del w:id="41" w:author="逆旅行人" w:date="2020-09-10T15:12:55Z">
              <w:r>
                <w:rPr>
                  <w:rFonts w:hint="eastAsia"/>
                </w:rPr>
                <w:delText>字段名称</w:delText>
              </w:r>
            </w:del>
          </w:p>
        </w:tc>
        <w:tc>
          <w:tcPr>
            <w:tcW w:w="2001" w:type="dxa"/>
            <w:vAlign w:val="center"/>
            <w:tcPrChange w:id="42" w:author="逆旅行人" w:date="2020-09-10T15:13:13Z">
              <w:tcPr>
                <w:tcW w:w="1131" w:type="dxa"/>
                <w:vAlign w:val="center"/>
              </w:tcPr>
            </w:tcPrChange>
          </w:tcPr>
          <w:p>
            <w:pPr>
              <w:jc w:val="both"/>
              <w:rPr>
                <w:del w:id="43" w:author="逆旅行人" w:date="2020-09-10T15:12:55Z"/>
              </w:rPr>
            </w:pPr>
            <w:del w:id="44" w:author="逆旅行人" w:date="2020-09-10T15:12:55Z">
              <w:r>
                <w:rPr>
                  <w:rFonts w:hint="eastAsia"/>
                </w:rPr>
                <w:delText>字段代码</w:delText>
              </w:r>
            </w:del>
          </w:p>
        </w:tc>
        <w:tc>
          <w:tcPr>
            <w:tcW w:w="577" w:type="dxa"/>
            <w:vAlign w:val="center"/>
            <w:tcPrChange w:id="45" w:author="逆旅行人" w:date="2020-09-10T15:13:13Z">
              <w:tcPr>
                <w:tcW w:w="675" w:type="dxa"/>
                <w:vAlign w:val="center"/>
              </w:tcPr>
            </w:tcPrChange>
          </w:tcPr>
          <w:p>
            <w:pPr>
              <w:jc w:val="both"/>
              <w:rPr>
                <w:del w:id="46" w:author="逆旅行人" w:date="2020-09-10T15:12:55Z"/>
              </w:rPr>
            </w:pPr>
            <w:del w:id="47" w:author="逆旅行人" w:date="2020-09-10T15:12:55Z">
              <w:r>
                <w:rPr>
                  <w:rFonts w:hint="eastAsia"/>
                </w:rPr>
                <w:delText>占用字节</w:delText>
              </w:r>
            </w:del>
          </w:p>
        </w:tc>
        <w:tc>
          <w:tcPr>
            <w:tcW w:w="2601" w:type="dxa"/>
            <w:vAlign w:val="center"/>
            <w:tcPrChange w:id="48" w:author="逆旅行人" w:date="2020-09-10T15:13:13Z">
              <w:tcPr>
                <w:tcW w:w="1312" w:type="dxa"/>
                <w:vAlign w:val="center"/>
              </w:tcPr>
            </w:tcPrChange>
          </w:tcPr>
          <w:p>
            <w:pPr>
              <w:jc w:val="both"/>
              <w:rPr>
                <w:del w:id="49" w:author="逆旅行人" w:date="2020-09-10T15:12:55Z"/>
              </w:rPr>
            </w:pPr>
            <w:del w:id="50" w:author="逆旅行人" w:date="2020-09-10T15:12:55Z">
              <w:r>
                <w:rPr>
                  <w:rFonts w:hint="eastAsia"/>
                </w:rPr>
                <w:delText>说明</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restart"/>
            <w:vAlign w:val="center"/>
          </w:tcPr>
          <w:p>
            <w:pPr>
              <w:jc w:val="both"/>
              <w:rPr>
                <w:rFonts w:hint="default" w:eastAsia="宋体"/>
                <w:lang w:val="en-US" w:eastAsia="zh-CN"/>
              </w:rPr>
            </w:pPr>
            <w:ins w:id="51" w:author="逆旅行人" w:date="2020-09-10T15:13:42Z">
              <w:r>
                <w:rPr>
                  <w:rFonts w:hint="eastAsia"/>
                  <w:lang w:val="en-US" w:eastAsia="zh-CN"/>
                </w:rPr>
                <w:t>功能</w:t>
              </w:r>
            </w:ins>
            <w:ins w:id="52" w:author="逆旅行人" w:date="2020-09-10T15:13:44Z">
              <w:r>
                <w:rPr>
                  <w:rFonts w:hint="eastAsia"/>
                  <w:lang w:val="en-US" w:eastAsia="zh-CN"/>
                </w:rPr>
                <w:t>操作类</w:t>
              </w:r>
            </w:ins>
          </w:p>
        </w:tc>
        <w:tc>
          <w:tcPr>
            <w:tcW w:w="2255" w:type="dxa"/>
            <w:gridSpan w:val="2"/>
            <w:vAlign w:val="center"/>
          </w:tcPr>
          <w:p>
            <w:pPr>
              <w:jc w:val="both"/>
            </w:pPr>
            <w:r>
              <w:rPr>
                <w:rFonts w:hint="eastAsia"/>
              </w:rPr>
              <w:t>设备标识</w:t>
            </w:r>
          </w:p>
        </w:tc>
        <w:tc>
          <w:tcPr>
            <w:tcW w:w="2001" w:type="dxa"/>
            <w:vAlign w:val="center"/>
          </w:tcPr>
          <w:p>
            <w:pPr>
              <w:jc w:val="both"/>
            </w:pPr>
            <w:r>
              <w:rPr>
                <w:rFonts w:hint="eastAsia"/>
              </w:rPr>
              <w:t>Node</w:t>
            </w:r>
            <w:r>
              <w:t>_ID</w:t>
            </w:r>
          </w:p>
        </w:tc>
        <w:tc>
          <w:tcPr>
            <w:tcW w:w="577" w:type="dxa"/>
            <w:vAlign w:val="center"/>
          </w:tcPr>
          <w:p>
            <w:pPr>
              <w:jc w:val="both"/>
            </w:pPr>
            <w:r>
              <w:rPr>
                <w:rFonts w:hint="eastAsia"/>
              </w:rPr>
              <w:t>2</w:t>
            </w:r>
            <w:r>
              <w:t>B</w:t>
            </w:r>
          </w:p>
        </w:tc>
        <w:tc>
          <w:tcPr>
            <w:tcW w:w="2601" w:type="dxa"/>
            <w:vAlign w:val="center"/>
          </w:tcPr>
          <w:p>
            <w:pPr>
              <w:jc w:val="both"/>
            </w:pPr>
            <w:r>
              <w:rPr>
                <w:rFonts w:hint="eastAsia"/>
              </w:rPr>
              <w:t>1</w:t>
            </w:r>
            <w:r>
              <w:t>3</w:t>
            </w:r>
            <w:r>
              <w:rPr>
                <w:rFonts w:hint="eastAsia"/>
              </w:rPr>
              <w:t>位设备厂商代码</w:t>
            </w:r>
          </w:p>
          <w:p>
            <w:pPr>
              <w:jc w:val="both"/>
            </w:pPr>
            <w:r>
              <w:rPr>
                <w:rFonts w:hint="eastAsia"/>
              </w:rPr>
              <w:t>(</w:t>
            </w:r>
            <w:r>
              <w:t>GB12904-2008)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设备大类</w:t>
            </w:r>
          </w:p>
        </w:tc>
        <w:tc>
          <w:tcPr>
            <w:tcW w:w="2001" w:type="dxa"/>
            <w:vAlign w:val="center"/>
          </w:tcPr>
          <w:p>
            <w:pPr>
              <w:jc w:val="both"/>
            </w:pPr>
            <w:r>
              <w:rPr>
                <w:rFonts w:hint="eastAsia"/>
              </w:rPr>
              <w:t>Node_Type_</w:t>
            </w:r>
            <w:r>
              <w:t>1</w:t>
            </w:r>
          </w:p>
        </w:tc>
        <w:tc>
          <w:tcPr>
            <w:tcW w:w="577" w:type="dxa"/>
            <w:vAlign w:val="center"/>
          </w:tcPr>
          <w:p>
            <w:pPr>
              <w:jc w:val="both"/>
            </w:pPr>
            <w:r>
              <w:t>1B</w:t>
            </w:r>
          </w:p>
        </w:tc>
        <w:tc>
          <w:tcPr>
            <w:tcW w:w="2601" w:type="dxa"/>
            <w:vMerge w:val="restart"/>
            <w:vAlign w:val="center"/>
          </w:tcPr>
          <w:p>
            <w:pPr>
              <w:jc w:val="both"/>
            </w:pPr>
            <w:r>
              <w:rPr>
                <w:rFonts w:hint="eastAsia"/>
              </w:rPr>
              <w:t>设备所属类别划分</w:t>
            </w:r>
          </w:p>
          <w:p>
            <w:pPr>
              <w:jc w:val="both"/>
            </w:pPr>
            <w:r>
              <w:rPr>
                <w:rFonts w:hint="eastAsia"/>
              </w:rPr>
              <w:t>(</w:t>
            </w:r>
            <w:r>
              <w:t>GB35143-2017)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设备中类</w:t>
            </w:r>
          </w:p>
        </w:tc>
        <w:tc>
          <w:tcPr>
            <w:tcW w:w="2001" w:type="dxa"/>
            <w:vAlign w:val="center"/>
          </w:tcPr>
          <w:p>
            <w:pPr>
              <w:jc w:val="both"/>
            </w:pPr>
            <w:r>
              <w:rPr>
                <w:rFonts w:hint="eastAsia"/>
              </w:rPr>
              <w:t>Node_Type_</w:t>
            </w:r>
            <w:r>
              <w:t>2</w:t>
            </w:r>
          </w:p>
        </w:tc>
        <w:tc>
          <w:tcPr>
            <w:tcW w:w="577" w:type="dxa"/>
            <w:vAlign w:val="center"/>
          </w:tcPr>
          <w:p>
            <w:pPr>
              <w:jc w:val="both"/>
            </w:pPr>
            <w:r>
              <w:rPr>
                <w:rFonts w:hint="eastAsia"/>
              </w:rPr>
              <w:t>1</w:t>
            </w:r>
            <w:r>
              <w:t>B</w:t>
            </w:r>
          </w:p>
        </w:tc>
        <w:tc>
          <w:tcPr>
            <w:tcW w:w="2601" w:type="dxa"/>
            <w:vMerge w:val="continue"/>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设备小类</w:t>
            </w:r>
          </w:p>
        </w:tc>
        <w:tc>
          <w:tcPr>
            <w:tcW w:w="2001" w:type="dxa"/>
            <w:vAlign w:val="center"/>
          </w:tcPr>
          <w:p>
            <w:pPr>
              <w:jc w:val="both"/>
            </w:pPr>
            <w:r>
              <w:rPr>
                <w:rFonts w:hint="eastAsia"/>
              </w:rPr>
              <w:t>Node_Type_</w:t>
            </w:r>
            <w:r>
              <w:t>3</w:t>
            </w:r>
          </w:p>
        </w:tc>
        <w:tc>
          <w:tcPr>
            <w:tcW w:w="577" w:type="dxa"/>
            <w:vAlign w:val="center"/>
          </w:tcPr>
          <w:p>
            <w:pPr>
              <w:jc w:val="both"/>
            </w:pPr>
            <w:r>
              <w:rPr>
                <w:rFonts w:hint="eastAsia"/>
              </w:rPr>
              <w:t>1</w:t>
            </w:r>
            <w:r>
              <w:t>B</w:t>
            </w:r>
          </w:p>
        </w:tc>
        <w:tc>
          <w:tcPr>
            <w:tcW w:w="2601" w:type="dxa"/>
            <w:vMerge w:val="continue"/>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产品型号</w:t>
            </w:r>
          </w:p>
        </w:tc>
        <w:tc>
          <w:tcPr>
            <w:tcW w:w="2001" w:type="dxa"/>
            <w:vAlign w:val="center"/>
          </w:tcPr>
          <w:p>
            <w:pPr>
              <w:jc w:val="both"/>
            </w:pPr>
            <w:r>
              <w:rPr>
                <w:rFonts w:hint="eastAsia"/>
              </w:rPr>
              <w:t>Node</w:t>
            </w:r>
            <w:r>
              <w:t>_M</w:t>
            </w:r>
            <w:r>
              <w:rPr>
                <w:rFonts w:hint="eastAsia"/>
              </w:rPr>
              <w:t>odel</w:t>
            </w:r>
          </w:p>
        </w:tc>
        <w:tc>
          <w:tcPr>
            <w:tcW w:w="577" w:type="dxa"/>
            <w:vAlign w:val="center"/>
          </w:tcPr>
          <w:p>
            <w:pPr>
              <w:jc w:val="both"/>
            </w:pPr>
            <w:r>
              <w:t>1B</w:t>
            </w:r>
          </w:p>
        </w:tc>
        <w:tc>
          <w:tcPr>
            <w:tcW w:w="2601" w:type="dxa"/>
            <w:vAlign w:val="center"/>
          </w:tcPr>
          <w:p>
            <w:pPr>
              <w:jc w:val="both"/>
            </w:pPr>
            <w:r>
              <w:rPr>
                <w:rFonts w:hint="eastAsia"/>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电子序列号</w:t>
            </w:r>
          </w:p>
        </w:tc>
        <w:tc>
          <w:tcPr>
            <w:tcW w:w="2001" w:type="dxa"/>
            <w:vAlign w:val="center"/>
          </w:tcPr>
          <w:p>
            <w:pPr>
              <w:jc w:val="both"/>
            </w:pPr>
            <w:r>
              <w:rPr>
                <w:rFonts w:hint="eastAsia"/>
              </w:rPr>
              <w:t>N</w:t>
            </w:r>
            <w:r>
              <w:t>ode_Serial</w:t>
            </w:r>
          </w:p>
        </w:tc>
        <w:tc>
          <w:tcPr>
            <w:tcW w:w="577" w:type="dxa"/>
            <w:vAlign w:val="center"/>
          </w:tcPr>
          <w:p>
            <w:pPr>
              <w:jc w:val="both"/>
            </w:pPr>
            <w:r>
              <w:rPr>
                <w:rFonts w:hint="eastAsia"/>
              </w:rPr>
              <w:t>4</w:t>
            </w:r>
            <w:r>
              <w:t>B</w:t>
            </w:r>
          </w:p>
        </w:tc>
        <w:tc>
          <w:tcPr>
            <w:tcW w:w="2601" w:type="dxa"/>
            <w:vAlign w:val="center"/>
          </w:tcPr>
          <w:p>
            <w:pPr>
              <w:jc w:val="both"/>
            </w:pPr>
            <w:r>
              <w:t>32</w:t>
            </w:r>
            <w:r>
              <w:rPr>
                <w:rFonts w:hint="eastAsia"/>
              </w:rPr>
              <w:t>位</w:t>
            </w:r>
            <w:r>
              <w:t>ESN</w:t>
            </w:r>
            <w:r>
              <w:rPr>
                <w:rFonts w:hint="eastAsia"/>
              </w:rPr>
              <w:t>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版本号</w:t>
            </w:r>
          </w:p>
        </w:tc>
        <w:tc>
          <w:tcPr>
            <w:tcW w:w="2001" w:type="dxa"/>
            <w:vAlign w:val="center"/>
          </w:tcPr>
          <w:p>
            <w:pPr>
              <w:jc w:val="both"/>
            </w:pPr>
            <w:r>
              <w:rPr>
                <w:rFonts w:hint="eastAsia"/>
              </w:rPr>
              <w:t>Node</w:t>
            </w:r>
            <w:r>
              <w:t>_V</w:t>
            </w:r>
            <w:r>
              <w:rPr>
                <w:rFonts w:hint="eastAsia"/>
              </w:rPr>
              <w:t>ersion</w:t>
            </w:r>
          </w:p>
        </w:tc>
        <w:tc>
          <w:tcPr>
            <w:tcW w:w="577" w:type="dxa"/>
            <w:vAlign w:val="center"/>
          </w:tcPr>
          <w:p>
            <w:pPr>
              <w:jc w:val="both"/>
            </w:pPr>
            <w:r>
              <w:rPr>
                <w:rFonts w:hint="eastAsia"/>
              </w:rPr>
              <w:t>1</w:t>
            </w:r>
            <w:r>
              <w:t>B</w:t>
            </w:r>
          </w:p>
        </w:tc>
        <w:tc>
          <w:tcPr>
            <w:tcW w:w="2601" w:type="dxa"/>
            <w:vAlign w:val="center"/>
          </w:tcPr>
          <w:p>
            <w:pPr>
              <w:jc w:val="both"/>
            </w:pPr>
            <w:r>
              <w:rPr>
                <w:rFonts w:hint="eastAsia"/>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功能指令数</w:t>
            </w:r>
          </w:p>
        </w:tc>
        <w:tc>
          <w:tcPr>
            <w:tcW w:w="2001" w:type="dxa"/>
            <w:vAlign w:val="center"/>
          </w:tcPr>
          <w:p>
            <w:pPr>
              <w:jc w:val="both"/>
            </w:pPr>
            <w:r>
              <w:rPr>
                <w:rFonts w:hint="eastAsia"/>
              </w:rPr>
              <w:t>Node_</w:t>
            </w:r>
            <w:r>
              <w:t>FuncNum</w:t>
            </w:r>
          </w:p>
        </w:tc>
        <w:tc>
          <w:tcPr>
            <w:tcW w:w="577" w:type="dxa"/>
            <w:vAlign w:val="center"/>
          </w:tcPr>
          <w:p>
            <w:pPr>
              <w:jc w:val="both"/>
            </w:pPr>
            <w:r>
              <w:rPr>
                <w:rFonts w:hint="eastAsia"/>
              </w:rPr>
              <w:t>1</w:t>
            </w:r>
            <w:r>
              <w:t>B</w:t>
            </w:r>
          </w:p>
        </w:tc>
        <w:tc>
          <w:tcPr>
            <w:tcW w:w="2601" w:type="dxa"/>
            <w:vAlign w:val="center"/>
          </w:tcPr>
          <w:p>
            <w:pPr>
              <w:jc w:val="both"/>
            </w:pPr>
            <w:r>
              <w:rPr>
                <w:rFonts w:hint="eastAsia"/>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功能指令1</w:t>
            </w:r>
          </w:p>
        </w:tc>
        <w:tc>
          <w:tcPr>
            <w:tcW w:w="2001" w:type="dxa"/>
            <w:vAlign w:val="center"/>
          </w:tcPr>
          <w:p>
            <w:pPr>
              <w:jc w:val="both"/>
            </w:pPr>
            <w:r>
              <w:rPr>
                <w:rFonts w:hint="eastAsia"/>
              </w:rPr>
              <w:t>Node_</w:t>
            </w:r>
            <w:r>
              <w:t>Func1</w:t>
            </w:r>
          </w:p>
        </w:tc>
        <w:tc>
          <w:tcPr>
            <w:tcW w:w="577" w:type="dxa"/>
            <w:vAlign w:val="center"/>
          </w:tcPr>
          <w:p>
            <w:pPr>
              <w:jc w:val="both"/>
            </w:pPr>
            <w:r>
              <w:rPr>
                <w:rFonts w:hint="eastAsia"/>
              </w:rPr>
              <w:t>4</w:t>
            </w:r>
            <w:r>
              <w:t>B</w:t>
            </w:r>
          </w:p>
        </w:tc>
        <w:tc>
          <w:tcPr>
            <w:tcW w:w="2601" w:type="dxa"/>
            <w:vMerge w:val="restart"/>
            <w:vAlign w:val="center"/>
          </w:tcPr>
          <w:p>
            <w:pPr>
              <w:jc w:val="both"/>
            </w:pPr>
            <w:r>
              <w:rPr>
                <w:rFonts w:hint="eastAsia"/>
              </w:rPr>
              <w:t xml:space="preserve"> (举例见表格下方</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功能指令2</w:t>
            </w:r>
          </w:p>
        </w:tc>
        <w:tc>
          <w:tcPr>
            <w:tcW w:w="2001" w:type="dxa"/>
            <w:vAlign w:val="center"/>
          </w:tcPr>
          <w:p>
            <w:pPr>
              <w:jc w:val="both"/>
            </w:pPr>
            <w:r>
              <w:rPr>
                <w:rFonts w:hint="eastAsia"/>
              </w:rPr>
              <w:t>Node_</w:t>
            </w:r>
            <w:r>
              <w:t>Func2</w:t>
            </w:r>
          </w:p>
        </w:tc>
        <w:tc>
          <w:tcPr>
            <w:tcW w:w="577" w:type="dxa"/>
            <w:vAlign w:val="center"/>
          </w:tcPr>
          <w:p>
            <w:pPr>
              <w:jc w:val="both"/>
            </w:pPr>
            <w:r>
              <w:rPr>
                <w:rFonts w:hint="eastAsia"/>
              </w:rPr>
              <w:t>4</w:t>
            </w:r>
            <w:r>
              <w:t>B</w:t>
            </w:r>
          </w:p>
        </w:tc>
        <w:tc>
          <w:tcPr>
            <w:tcW w:w="2601" w:type="dxa"/>
            <w:vMerge w:val="continue"/>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53" w:author="逆旅行人" w:date="2020-09-10T15:15:18Z"/>
        </w:trPr>
        <w:tc>
          <w:tcPr>
            <w:tcW w:w="1088" w:type="dxa"/>
            <w:vMerge w:val="continue"/>
            <w:vAlign w:val="center"/>
          </w:tcPr>
          <w:p>
            <w:pPr>
              <w:jc w:val="both"/>
              <w:rPr>
                <w:ins w:id="54" w:author="逆旅行人" w:date="2020-09-10T15:15:18Z"/>
                <w:rFonts w:hint="eastAsia"/>
              </w:rPr>
            </w:pPr>
          </w:p>
        </w:tc>
        <w:tc>
          <w:tcPr>
            <w:tcW w:w="2255" w:type="dxa"/>
            <w:gridSpan w:val="2"/>
            <w:vAlign w:val="center"/>
          </w:tcPr>
          <w:p>
            <w:pPr>
              <w:jc w:val="both"/>
              <w:rPr>
                <w:ins w:id="55" w:author="逆旅行人" w:date="2020-09-10T15:15:18Z"/>
                <w:rFonts w:hint="default" w:eastAsia="宋体"/>
                <w:lang w:val="en-US" w:eastAsia="zh-CN"/>
              </w:rPr>
            </w:pPr>
            <w:ins w:id="56" w:author="逆旅行人" w:date="2020-09-10T15:15:24Z">
              <w:r>
                <w:rPr>
                  <w:rFonts w:hint="eastAsia"/>
                  <w:lang w:val="en-US" w:eastAsia="zh-CN"/>
                </w:rPr>
                <w:t>功能</w:t>
              </w:r>
            </w:ins>
            <w:ins w:id="57" w:author="逆旅行人" w:date="2020-09-10T15:16:14Z">
              <w:r>
                <w:rPr>
                  <w:rFonts w:hint="eastAsia"/>
                  <w:lang w:val="en-US" w:eastAsia="zh-CN"/>
                </w:rPr>
                <w:t>指令</w:t>
              </w:r>
            </w:ins>
            <w:ins w:id="58" w:author="逆旅行人" w:date="2020-09-10T15:15:25Z">
              <w:r>
                <w:rPr>
                  <w:rFonts w:hint="eastAsia"/>
                  <w:lang w:val="en-US" w:eastAsia="zh-CN"/>
                </w:rPr>
                <w:t>..</w:t>
              </w:r>
            </w:ins>
            <w:ins w:id="59" w:author="逆旅行人" w:date="2020-09-10T15:15:26Z">
              <w:r>
                <w:rPr>
                  <w:rFonts w:hint="eastAsia"/>
                  <w:lang w:val="en-US" w:eastAsia="zh-CN"/>
                </w:rPr>
                <w:t>.</w:t>
              </w:r>
            </w:ins>
          </w:p>
        </w:tc>
        <w:tc>
          <w:tcPr>
            <w:tcW w:w="2001" w:type="dxa"/>
            <w:vAlign w:val="center"/>
          </w:tcPr>
          <w:p>
            <w:pPr>
              <w:jc w:val="both"/>
              <w:rPr>
                <w:ins w:id="60" w:author="逆旅行人" w:date="2020-09-10T15:15:18Z"/>
                <w:rFonts w:hint="default" w:eastAsia="宋体"/>
                <w:lang w:val="en-US" w:eastAsia="zh-CN"/>
              </w:rPr>
            </w:pPr>
            <w:ins w:id="61" w:author="逆旅行人" w:date="2020-09-10T15:15:33Z">
              <w:r>
                <w:rPr>
                  <w:rFonts w:hint="eastAsia"/>
                </w:rPr>
                <w:t>Node_</w:t>
              </w:r>
            </w:ins>
            <w:ins w:id="62" w:author="逆旅行人" w:date="2020-09-10T15:15:33Z">
              <w:r>
                <w:rPr/>
                <w:t>Func</w:t>
              </w:r>
            </w:ins>
            <w:ins w:id="63" w:author="逆旅行人" w:date="2020-09-10T15:15:36Z">
              <w:r>
                <w:rPr>
                  <w:rFonts w:hint="eastAsia"/>
                  <w:lang w:val="en-US" w:eastAsia="zh-CN"/>
                </w:rPr>
                <w:t>.</w:t>
              </w:r>
            </w:ins>
            <w:ins w:id="64" w:author="逆旅行人" w:date="2020-09-10T15:15:37Z">
              <w:r>
                <w:rPr>
                  <w:rFonts w:hint="eastAsia"/>
                  <w:lang w:val="en-US" w:eastAsia="zh-CN"/>
                </w:rPr>
                <w:t>..</w:t>
              </w:r>
            </w:ins>
          </w:p>
        </w:tc>
        <w:tc>
          <w:tcPr>
            <w:tcW w:w="577" w:type="dxa"/>
            <w:vAlign w:val="center"/>
          </w:tcPr>
          <w:p>
            <w:pPr>
              <w:jc w:val="both"/>
              <w:rPr>
                <w:ins w:id="65" w:author="逆旅行人" w:date="2020-09-10T15:15:18Z"/>
                <w:rFonts w:hint="default" w:eastAsia="宋体"/>
                <w:lang w:val="en-US" w:eastAsia="zh-CN"/>
              </w:rPr>
            </w:pPr>
            <w:ins w:id="66" w:author="逆旅行人" w:date="2020-09-10T15:15:43Z">
              <w:r>
                <w:rPr>
                  <w:rFonts w:hint="eastAsia"/>
                  <w:lang w:val="en-US" w:eastAsia="zh-CN"/>
                </w:rPr>
                <w:t>4B</w:t>
              </w:r>
            </w:ins>
            <w:ins w:id="67" w:author="逆旅行人" w:date="2020-09-10T15:16:37Z">
              <w:r>
                <w:rPr>
                  <w:rFonts w:hint="eastAsia"/>
                  <w:lang w:val="en-US" w:eastAsia="zh-CN"/>
                </w:rPr>
                <w:t>/</w:t>
              </w:r>
            </w:ins>
            <w:ins w:id="68" w:author="逆旅行人" w:date="2020-09-10T15:16:40Z">
              <w:r>
                <w:rPr>
                  <w:rFonts w:hint="eastAsia"/>
                  <w:lang w:val="en-US" w:eastAsia="zh-CN"/>
                </w:rPr>
                <w:t>个</w:t>
              </w:r>
            </w:ins>
          </w:p>
        </w:tc>
        <w:tc>
          <w:tcPr>
            <w:tcW w:w="2601" w:type="dxa"/>
            <w:vMerge w:val="continue"/>
            <w:vAlign w:val="center"/>
          </w:tcPr>
          <w:p>
            <w:pPr>
              <w:jc w:val="both"/>
              <w:rPr>
                <w:ins w:id="69" w:author="逆旅行人" w:date="2020-09-10T15:15:18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88" w:type="dxa"/>
            <w:vMerge w:val="continue"/>
            <w:vAlign w:val="center"/>
          </w:tcPr>
          <w:p>
            <w:pPr>
              <w:jc w:val="both"/>
              <w:rPr>
                <w:rFonts w:hint="eastAsia"/>
              </w:rPr>
            </w:pPr>
          </w:p>
        </w:tc>
        <w:tc>
          <w:tcPr>
            <w:tcW w:w="2255" w:type="dxa"/>
            <w:gridSpan w:val="2"/>
            <w:vAlign w:val="center"/>
          </w:tcPr>
          <w:p>
            <w:pPr>
              <w:jc w:val="both"/>
            </w:pPr>
            <w:r>
              <w:rPr>
                <w:rFonts w:hint="eastAsia"/>
              </w:rPr>
              <w:t>功能指令</w:t>
            </w:r>
            <w:r>
              <w:t>N</w:t>
            </w:r>
          </w:p>
        </w:tc>
        <w:tc>
          <w:tcPr>
            <w:tcW w:w="2001" w:type="dxa"/>
            <w:vAlign w:val="center"/>
          </w:tcPr>
          <w:p>
            <w:pPr>
              <w:jc w:val="both"/>
            </w:pPr>
            <w:r>
              <w:rPr>
                <w:rFonts w:hint="eastAsia"/>
              </w:rPr>
              <w:t>Node_</w:t>
            </w:r>
            <w:r>
              <w:t>FuncN</w:t>
            </w:r>
          </w:p>
        </w:tc>
        <w:tc>
          <w:tcPr>
            <w:tcW w:w="577" w:type="dxa"/>
            <w:vAlign w:val="center"/>
          </w:tcPr>
          <w:p>
            <w:pPr>
              <w:jc w:val="both"/>
            </w:pPr>
            <w:r>
              <w:rPr>
                <w:rFonts w:hint="eastAsia"/>
              </w:rPr>
              <w:t>4</w:t>
            </w:r>
            <w:r>
              <w:t>B</w:t>
            </w:r>
          </w:p>
        </w:tc>
        <w:tc>
          <w:tcPr>
            <w:tcW w:w="2601" w:type="dxa"/>
            <w:vMerge w:val="continue"/>
            <w:vAlign w:val="center"/>
          </w:tcPr>
          <w:p>
            <w:pPr>
              <w:jc w:val="both"/>
            </w:pPr>
          </w:p>
        </w:tc>
      </w:tr>
    </w:tbl>
    <w:p>
      <w:pPr>
        <w:pStyle w:val="27"/>
        <w:spacing w:line="360" w:lineRule="auto"/>
        <w:ind w:firstLine="0" w:firstLineChars="0"/>
        <w:rPr>
          <w:ins w:id="71" w:author="逆旅行人" w:date="2020-09-10T15:21:23Z"/>
          <w:rFonts w:hint="eastAsia"/>
          <w:lang w:val="en-US" w:eastAsia="zh-CN"/>
        </w:rPr>
        <w:pPrChange w:id="70" w:author="逆旅行人" w:date="2020-09-10T15:21:10Z">
          <w:pPr>
            <w:spacing w:line="360" w:lineRule="auto"/>
            <w:ind w:firstLine="0" w:firstLineChars="0"/>
          </w:pPr>
        </w:pPrChange>
      </w:pPr>
      <w:ins w:id="72" w:author="逆旅行人" w:date="2020-09-10T15:21:12Z">
        <w:r>
          <w:rPr>
            <w:rFonts w:hint="eastAsia"/>
            <w:lang w:val="en-US" w:eastAsia="zh-CN"/>
          </w:rPr>
          <w:t>表</w:t>
        </w:r>
      </w:ins>
      <w:ins w:id="73" w:author="逆旅行人" w:date="2020-09-10T15:21:14Z">
        <w:r>
          <w:rPr>
            <w:rFonts w:hint="eastAsia"/>
            <w:lang w:val="en-US" w:eastAsia="zh-CN"/>
          </w:rPr>
          <w:t xml:space="preserve"> </w:t>
        </w:r>
      </w:ins>
      <w:ins w:id="74" w:author="逆旅行人" w:date="2020-09-10T15:21:18Z">
        <w:r>
          <w:rPr>
            <w:rFonts w:hint="eastAsia"/>
            <w:lang w:val="en-US" w:eastAsia="zh-CN"/>
          </w:rPr>
          <w:t>节点</w:t>
        </w:r>
      </w:ins>
      <w:ins w:id="75" w:author="逆旅行人" w:date="2020-09-10T15:21:19Z">
        <w:r>
          <w:rPr>
            <w:rFonts w:hint="eastAsia"/>
            <w:lang w:val="en-US" w:eastAsia="zh-CN"/>
          </w:rPr>
          <w:t>名片</w:t>
        </w:r>
      </w:ins>
      <w:ins w:id="76" w:author="逆旅行人" w:date="2020-09-10T15:21:20Z">
        <w:r>
          <w:rPr>
            <w:rFonts w:hint="eastAsia"/>
            <w:lang w:val="en-US" w:eastAsia="zh-CN"/>
          </w:rPr>
          <w:t>文件</w:t>
        </w:r>
      </w:ins>
      <w:ins w:id="77" w:author="逆旅行人" w:date="2020-09-10T15:21:22Z">
        <w:r>
          <w:rPr>
            <w:rFonts w:hint="eastAsia"/>
            <w:lang w:val="en-US" w:eastAsia="zh-CN"/>
          </w:rPr>
          <w:t>设计</w:t>
        </w:r>
      </w:ins>
      <w:ins w:id="78" w:author="逆旅行人" w:date="2020-09-10T15:21:23Z">
        <w:r>
          <w:rPr>
            <w:rFonts w:hint="eastAsia"/>
            <w:lang w:val="en-US" w:eastAsia="zh-CN"/>
          </w:rPr>
          <w:t>样例</w:t>
        </w:r>
      </w:ins>
    </w:p>
    <w:p>
      <w:pPr>
        <w:spacing w:line="360" w:lineRule="auto"/>
        <w:ind w:firstLine="420" w:firstLineChars="0"/>
        <w:rPr>
          <w:ins w:id="80" w:author="逆旅行人" w:date="2020-09-10T15:25:52Z"/>
          <w:rFonts w:hint="eastAsia"/>
          <w:lang w:val="en-US" w:eastAsia="zh-CN"/>
        </w:rPr>
        <w:pPrChange w:id="79" w:author="逆旅行人" w:date="2020-09-10T15:24:55Z">
          <w:pPr>
            <w:spacing w:line="360" w:lineRule="auto"/>
            <w:ind w:firstLine="0" w:firstLineChars="0"/>
          </w:pPr>
        </w:pPrChange>
      </w:pPr>
      <w:ins w:id="81" w:author="逆旅行人" w:date="2020-09-10T15:21:31Z">
        <w:r>
          <w:rPr>
            <w:rFonts w:hint="eastAsia"/>
            <w:lang w:val="en-US" w:eastAsia="zh-CN"/>
          </w:rPr>
          <w:t>表</w:t>
        </w:r>
      </w:ins>
      <w:ins w:id="82" w:author="逆旅行人" w:date="2020-09-10T15:21:33Z">
        <w:r>
          <w:rPr>
            <w:rFonts w:hint="eastAsia"/>
            <w:lang w:val="en-US" w:eastAsia="zh-CN"/>
          </w:rPr>
          <w:t xml:space="preserve"> </w:t>
        </w:r>
      </w:ins>
      <w:ins w:id="83" w:author="逆旅行人" w:date="2020-09-10T15:21:35Z">
        <w:r>
          <w:rPr>
            <w:rFonts w:hint="eastAsia"/>
            <w:lang w:val="en-US" w:eastAsia="zh-CN"/>
          </w:rPr>
          <w:t>为</w:t>
        </w:r>
      </w:ins>
      <w:ins w:id="84" w:author="逆旅行人" w:date="2020-09-10T15:21:37Z">
        <w:r>
          <w:rPr>
            <w:rFonts w:hint="eastAsia"/>
            <w:lang w:val="en-US" w:eastAsia="zh-CN"/>
          </w:rPr>
          <w:t>节点</w:t>
        </w:r>
      </w:ins>
      <w:ins w:id="85" w:author="逆旅行人" w:date="2020-09-10T15:21:38Z">
        <w:r>
          <w:rPr>
            <w:rFonts w:hint="eastAsia"/>
            <w:lang w:val="en-US" w:eastAsia="zh-CN"/>
          </w:rPr>
          <w:t>名片</w:t>
        </w:r>
      </w:ins>
      <w:ins w:id="86" w:author="逆旅行人" w:date="2020-09-10T15:21:39Z">
        <w:r>
          <w:rPr>
            <w:rFonts w:hint="eastAsia"/>
            <w:lang w:val="en-US" w:eastAsia="zh-CN"/>
          </w:rPr>
          <w:t>文件</w:t>
        </w:r>
      </w:ins>
      <w:ins w:id="87" w:author="逆旅行人" w:date="2020-09-10T15:21:40Z">
        <w:r>
          <w:rPr>
            <w:rFonts w:hint="eastAsia"/>
            <w:lang w:val="en-US" w:eastAsia="zh-CN"/>
          </w:rPr>
          <w:t>设计</w:t>
        </w:r>
      </w:ins>
      <w:ins w:id="88" w:author="逆旅行人" w:date="2020-09-10T15:21:41Z">
        <w:r>
          <w:rPr>
            <w:rFonts w:hint="eastAsia"/>
            <w:lang w:val="en-US" w:eastAsia="zh-CN"/>
          </w:rPr>
          <w:t>样例</w:t>
        </w:r>
      </w:ins>
      <w:ins w:id="89" w:author="逆旅行人" w:date="2020-09-10T15:21:42Z">
        <w:r>
          <w:rPr>
            <w:rFonts w:hint="eastAsia"/>
            <w:lang w:val="en-US" w:eastAsia="zh-CN"/>
          </w:rPr>
          <w:t>，</w:t>
        </w:r>
      </w:ins>
      <w:ins w:id="90" w:author="逆旅行人" w:date="2020-09-10T15:21:53Z">
        <w:r>
          <w:rPr>
            <w:rFonts w:hint="eastAsia"/>
          </w:rPr>
          <w:t>其中包括可替代字段，设备根据自身的功能指令对其进行替换。</w:t>
        </w:r>
      </w:ins>
      <w:ins w:id="91" w:author="逆旅行人" w:date="2020-09-10T15:25:35Z">
        <w:r>
          <w:rPr>
            <w:rFonts w:hint="eastAsia"/>
          </w:rPr>
          <w:t>通常情况下，一个设备支持的功能指令个数有限（5~</w:t>
        </w:r>
      </w:ins>
      <w:ins w:id="92" w:author="逆旅行人" w:date="2020-09-10T15:25:35Z">
        <w:r>
          <w:rPr/>
          <w:t>15</w:t>
        </w:r>
      </w:ins>
      <w:ins w:id="93" w:author="逆旅行人" w:date="2020-09-10T15:25:35Z">
        <w:r>
          <w:rPr>
            <w:rFonts w:hint="eastAsia"/>
          </w:rPr>
          <w:t>），因此名片文件通常的大小为</w:t>
        </w:r>
      </w:ins>
      <w:ins w:id="94" w:author="逆旅行人" w:date="2020-09-10T15:25:35Z">
        <w:r>
          <w:rPr/>
          <w:t>50</w:t>
        </w:r>
      </w:ins>
      <w:ins w:id="95" w:author="逆旅行人" w:date="2020-09-10T15:25:35Z">
        <w:r>
          <w:rPr>
            <w:rFonts w:hint="eastAsia"/>
          </w:rPr>
          <w:t>~</w:t>
        </w:r>
      </w:ins>
      <w:ins w:id="96" w:author="逆旅行人" w:date="2020-09-10T15:25:35Z">
        <w:r>
          <w:rPr/>
          <w:t xml:space="preserve">100 </w:t>
        </w:r>
      </w:ins>
      <w:ins w:id="97" w:author="逆旅行人" w:date="2020-09-10T15:25:35Z">
        <w:r>
          <w:rPr>
            <w:rFonts w:hint="eastAsia"/>
          </w:rPr>
          <w:t>Bytes。</w:t>
        </w:r>
      </w:ins>
      <w:ins w:id="98" w:author="逆旅行人" w:date="2020-09-10T15:23:05Z">
        <w:r>
          <w:rPr>
            <w:rFonts w:hint="eastAsia"/>
            <w:lang w:val="en-US" w:eastAsia="zh-CN"/>
          </w:rPr>
          <w:t>功能</w:t>
        </w:r>
      </w:ins>
      <w:ins w:id="99" w:author="逆旅行人" w:date="2020-09-10T15:23:07Z">
        <w:r>
          <w:rPr>
            <w:rFonts w:hint="eastAsia"/>
            <w:lang w:val="en-US" w:eastAsia="zh-CN"/>
          </w:rPr>
          <w:t>指令</w:t>
        </w:r>
      </w:ins>
      <w:ins w:id="100" w:author="逆旅行人" w:date="2020-09-10T15:23:15Z">
        <w:r>
          <w:rPr>
            <w:rFonts w:hint="eastAsia"/>
            <w:lang w:val="en-US" w:eastAsia="zh-CN"/>
          </w:rPr>
          <w:t>字段</w:t>
        </w:r>
      </w:ins>
      <w:ins w:id="101" w:author="逆旅行人" w:date="2020-09-10T15:23:16Z">
        <w:r>
          <w:rPr>
            <w:rFonts w:hint="eastAsia"/>
            <w:lang w:val="en-US" w:eastAsia="zh-CN"/>
          </w:rPr>
          <w:t>也可</w:t>
        </w:r>
      </w:ins>
      <w:ins w:id="102" w:author="逆旅行人" w:date="2020-09-10T15:23:28Z">
        <w:r>
          <w:rPr>
            <w:rFonts w:hint="eastAsia"/>
            <w:lang w:val="en-US" w:eastAsia="zh-CN"/>
          </w:rPr>
          <w:t>根据</w:t>
        </w:r>
      </w:ins>
      <w:ins w:id="103" w:author="逆旅行人" w:date="2020-09-10T15:23:34Z">
        <w:r>
          <w:rPr>
            <w:rFonts w:hint="eastAsia"/>
            <w:lang w:val="en-US" w:eastAsia="zh-CN"/>
          </w:rPr>
          <w:t>配电网</w:t>
        </w:r>
      </w:ins>
      <w:ins w:id="104" w:author="逆旅行人" w:date="2020-09-10T15:23:57Z">
        <w:r>
          <w:rPr>
            <w:rFonts w:hint="eastAsia"/>
            <w:lang w:val="en-US" w:eastAsia="zh-CN"/>
          </w:rPr>
          <w:t>业务</w:t>
        </w:r>
      </w:ins>
      <w:ins w:id="105" w:author="逆旅行人" w:date="2020-09-10T15:23:58Z">
        <w:r>
          <w:rPr>
            <w:rFonts w:hint="eastAsia"/>
            <w:lang w:val="en-US" w:eastAsia="zh-CN"/>
          </w:rPr>
          <w:t>特点</w:t>
        </w:r>
      </w:ins>
      <w:ins w:id="106" w:author="逆旅行人" w:date="2020-09-10T15:23:59Z">
        <w:r>
          <w:rPr>
            <w:rFonts w:hint="eastAsia"/>
            <w:lang w:val="en-US" w:eastAsia="zh-CN"/>
          </w:rPr>
          <w:t>进行</w:t>
        </w:r>
      </w:ins>
      <w:ins w:id="107" w:author="逆旅行人" w:date="2020-09-10T15:24:01Z">
        <w:r>
          <w:rPr>
            <w:rFonts w:hint="eastAsia"/>
            <w:lang w:val="en-US" w:eastAsia="zh-CN"/>
          </w:rPr>
          <w:t>自定义，</w:t>
        </w:r>
      </w:ins>
      <w:ins w:id="108" w:author="逆旅行人" w:date="2020-09-10T15:24:27Z">
        <w:r>
          <w:rPr>
            <w:rFonts w:hint="eastAsia"/>
            <w:lang w:val="en-US" w:eastAsia="zh-CN"/>
          </w:rPr>
          <w:t>例如</w:t>
        </w:r>
      </w:ins>
      <w:ins w:id="109" w:author="逆旅行人" w:date="2020-09-10T15:25:11Z">
        <w:r>
          <w:rPr>
            <w:rFonts w:hint="eastAsia"/>
            <w:lang w:val="en-US" w:eastAsia="zh-CN"/>
          </w:rPr>
          <w:t>将</w:t>
        </w:r>
      </w:ins>
      <w:ins w:id="110" w:author="逆旅行人" w:date="2020-09-10T15:25:17Z">
        <w:r>
          <w:rPr>
            <w:rFonts w:hint="eastAsia"/>
            <w:lang w:val="en-US" w:eastAsia="zh-CN"/>
          </w:rPr>
          <w:t>功能</w:t>
        </w:r>
      </w:ins>
      <w:ins w:id="111" w:author="逆旅行人" w:date="2020-09-10T15:24:41Z">
        <w:r>
          <w:rPr>
            <w:rFonts w:hint="eastAsia"/>
            <w:lang w:val="en-US" w:eastAsia="zh-CN"/>
          </w:rPr>
          <w:t>更改为</w:t>
        </w:r>
      </w:ins>
      <w:ins w:id="112" w:author="逆旅行人" w:date="2020-09-10T15:25:22Z">
        <w:r>
          <w:rPr>
            <w:rFonts w:hint="eastAsia"/>
            <w:lang w:val="en-US" w:eastAsia="zh-CN"/>
          </w:rPr>
          <w:t>记录</w:t>
        </w:r>
      </w:ins>
      <w:ins w:id="113" w:author="逆旅行人" w:date="2020-09-10T15:24:46Z">
        <w:r>
          <w:rPr>
            <w:rFonts w:hint="eastAsia"/>
            <w:lang w:val="en-US" w:eastAsia="zh-CN"/>
          </w:rPr>
          <w:t>状态、电量、告警、开关位置、异常</w:t>
        </w:r>
      </w:ins>
      <w:ins w:id="114" w:author="逆旅行人" w:date="2020-09-10T15:25:24Z">
        <w:r>
          <w:rPr>
            <w:rFonts w:hint="eastAsia"/>
            <w:lang w:val="en-US" w:eastAsia="zh-CN"/>
          </w:rPr>
          <w:t>等</w:t>
        </w:r>
      </w:ins>
      <w:ins w:id="115" w:author="逆旅行人" w:date="2020-09-10T15:25:25Z">
        <w:r>
          <w:rPr>
            <w:rFonts w:hint="eastAsia"/>
            <w:lang w:val="en-US" w:eastAsia="zh-CN"/>
          </w:rPr>
          <w:t>信息。</w:t>
        </w:r>
      </w:ins>
    </w:p>
    <w:p>
      <w:pPr>
        <w:spacing w:line="360" w:lineRule="auto"/>
        <w:ind w:firstLine="0" w:firstLineChars="0"/>
        <w:rPr>
          <w:ins w:id="116" w:author="逆旅行人" w:date="2020-09-10T15:16:53Z"/>
          <w:rFonts w:hint="eastAsia" w:eastAsia="仿宋_GB2312"/>
          <w:sz w:val="24"/>
          <w:lang w:val="en-US" w:eastAsia="zh-CN"/>
        </w:rPr>
      </w:pPr>
    </w:p>
    <w:p>
      <w:pPr>
        <w:spacing w:line="360" w:lineRule="auto"/>
        <w:ind w:firstLine="0" w:firstLineChars="0"/>
        <w:rPr>
          <w:rFonts w:hint="eastAsia" w:eastAsia="仿宋_GB2312"/>
          <w:sz w:val="24"/>
          <w:lang w:val="en-US" w:eastAsia="zh-CN"/>
        </w:rPr>
      </w:pPr>
    </w:p>
    <w:p>
      <w:pPr>
        <w:spacing w:line="360" w:lineRule="auto"/>
        <w:ind w:firstLine="0" w:firstLineChars="0"/>
        <w:rPr>
          <w:rFonts w:hint="default" w:eastAsia="仿宋_GB2312"/>
          <w:sz w:val="24"/>
          <w:lang w:val="en-US" w:eastAsia="zh-CN"/>
        </w:rPr>
      </w:pPr>
    </w:p>
    <w:p>
      <w:pPr>
        <w:spacing w:line="360" w:lineRule="auto"/>
        <w:ind w:firstLine="0" w:firstLineChars="0"/>
        <w:rPr>
          <w:rFonts w:eastAsia="仿宋_GB2312"/>
          <w:sz w:val="24"/>
        </w:rPr>
      </w:pPr>
    </w:p>
    <w:p>
      <w:pPr>
        <w:spacing w:line="360" w:lineRule="auto"/>
        <w:ind w:firstLine="480" w:firstLineChars="200"/>
        <w:rPr>
          <w:rFonts w:hint="eastAsia" w:eastAsia="仿宋_GB2312"/>
          <w:sz w:val="24"/>
          <w:lang w:val="en-US" w:eastAsia="zh-CN"/>
        </w:rPr>
      </w:pP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4.2.1.2 IEC61850 标准到IEC 61968标准模型映射技术研究</w:t>
      </w:r>
    </w:p>
    <w:p>
      <w:pPr>
        <w:spacing w:line="360" w:lineRule="auto"/>
        <w:ind w:firstLine="480" w:firstLineChars="200"/>
        <w:rPr>
          <w:rFonts w:eastAsia="仿宋_GB2312"/>
          <w:sz w:val="24"/>
        </w:rPr>
      </w:pPr>
      <w:r>
        <w:rPr>
          <w:rFonts w:eastAsia="仿宋_GB2312"/>
          <w:sz w:val="24"/>
        </w:rPr>
        <w:t>分析IEC61850 标准与IEC 61968 标准模型在建模方法、模型描述、模型封装、交互机制等方面的差异性；并结合配电网实际应用需求，参考IEC 61850-80-1规范（向IEC 60870-5-101/104标准映射方法），分析IEC61850 SCL模型与IEC 61968 CIM模型之间的关联关系，研究两类模型间的映射规则和模型转换机制；研究面向目标模型的数据封装/解析方法、一致性校验方法和模型映射方法；在此基础上，面向配电自动化系统应用，研发应用于配电自动化主站的IEC 61850标准与IEC 61968标准模型映射软件，，实现IEC61850 SCL模型与IEC 61968 CIM模型语义的无缝对接与转换。</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4.2.1.3 基于IEC 61968标准的配电终端自动识别、即插即用和远程维护技术研究</w:t>
      </w:r>
    </w:p>
    <w:p>
      <w:pPr>
        <w:spacing w:line="360" w:lineRule="auto"/>
        <w:ind w:firstLine="480" w:firstLineChars="200"/>
        <w:rPr>
          <w:rFonts w:eastAsia="仿宋_GB2312"/>
          <w:sz w:val="24"/>
        </w:rPr>
      </w:pPr>
      <w:r>
        <w:rPr>
          <w:rFonts w:eastAsia="仿宋_GB2312"/>
          <w:sz w:val="24"/>
        </w:rPr>
        <w:t>在研究配电自动化终端自描述功能及IEC61850和IEC61968标准模型转换的基础上，开展配电自动化终端自动识别、即插即用和远程维护技术的研究，主要包括配电自动化终端注册/发现机制、服务订阅/发布机制、数据传输服务映射等内容。</w:t>
      </w:r>
    </w:p>
    <w:p>
      <w:pPr>
        <w:spacing w:line="360" w:lineRule="auto"/>
        <w:ind w:firstLine="480" w:firstLineChars="200"/>
        <w:rPr>
          <w:rFonts w:eastAsia="仿宋_GB2312"/>
          <w:sz w:val="24"/>
        </w:rPr>
      </w:pPr>
      <w:r>
        <w:rPr>
          <w:rFonts w:eastAsia="仿宋_GB2312"/>
          <w:sz w:val="24"/>
        </w:rPr>
        <w:t>在配电自动化终端接入系统时，与配电自动化主站建立连接后首先进行通信环境的初始化，即配电自动化终端的入网注册，在初始化过程中配电自动化终端将设备自描述信息及配电自动化终端具备的服务能力等相关信息传送至主站，配电自动化主站可以在配电自动化终端所支持的服务项目内选择/订阅自身所需要的服务，初始化过程结束后，配电自动化终端及配电自动化主站根据交互的结果各自生成模型配置文件，然后配电主站根据配电自动化终端自描述文件信息更新配电自动化主站系统的图库，即可实现配电自动化终端设备的即插即用功能，以后的通信过程中双方就按照既定的模型提供所需要的服务。</w:t>
      </w:r>
    </w:p>
    <w:p>
      <w:pPr>
        <w:spacing w:line="360" w:lineRule="auto"/>
        <w:ind w:firstLine="480" w:firstLineChars="200"/>
        <w:rPr>
          <w:rFonts w:eastAsia="仿宋_GB2312"/>
          <w:sz w:val="24"/>
        </w:rPr>
      </w:pPr>
      <w:r>
        <w:rPr>
          <w:rFonts w:eastAsia="仿宋_GB2312"/>
          <w:sz w:val="24"/>
        </w:rPr>
        <w:t>在正常通信过程中，配电自动化主站也可以与配电自动化终端进行协商，随时申请变更配电自动化终端的服务项目，如在配电自动化终端的能力范围内增加服务项目或者退订之前已经订阅的服务项目等，配电自动化终端将会根据主站的请求对服务进行修改并修改自身的配置文件，配电自动化主站也根据请求的结果修改自身的系统图库。同时考虑到配电自动化主站的需求，当有配电自动化终端由于本身发生故障或者一次设备异动需要退出配电自动化系统时，配电自动化主站要及时发现该配电自动化终端，并根据情况更新配网拓扑信息，发送给所有的配电自动化终端设备，形成配电自动化终端的退出机制，适应配电网改造、扩容及日常维护需求，实现闭环控制。</w:t>
      </w:r>
    </w:p>
    <w:p>
      <w:pPr>
        <w:spacing w:line="360" w:lineRule="auto"/>
        <w:ind w:firstLine="480" w:firstLineChars="200"/>
        <w:rPr>
          <w:rFonts w:eastAsia="仿宋_GB2312"/>
          <w:sz w:val="24"/>
        </w:rPr>
      </w:pPr>
      <w:r>
        <w:rPr>
          <w:rFonts w:eastAsia="仿宋_GB2312"/>
          <w:sz w:val="24"/>
        </w:rPr>
        <w:t>分析配电自动化系统的通信功能需求及其分析信息传输的特性，提出基于配电终端自描述数据模型的抽象通信服务接口，考虑到配电自动化主站系统的信息接入容量及通信通道的实际情况，传统IEC61850标准所使用的MMS服务及信息传送映射方法在配电自动化系统难以适用，因此需要配电自动化系统的信息交换服务及模型传输服务等功能映射到现有IEC60870-5-104/101相关功能来实现，实现配电自动化终端自动识别、即插即用功能中的数据传输服务的安全、稳定、可靠。</w:t>
      </w:r>
    </w:p>
    <w:p>
      <w:pPr>
        <w:spacing w:line="360" w:lineRule="auto"/>
        <w:ind w:firstLine="480" w:firstLineChars="200"/>
        <w:rPr>
          <w:rFonts w:eastAsia="仿宋_GB2312"/>
          <w:sz w:val="24"/>
        </w:rPr>
      </w:pPr>
      <w:r>
        <w:rPr>
          <w:rFonts w:eastAsia="仿宋_GB2312"/>
          <w:sz w:val="24"/>
        </w:rPr>
        <w:t>分析配电自动化终端后备电源、通信模块等外围设备远程维护需求以及与配电自动化终端运行相关的参数远程维护需求，首先为配电自动化终端远程维护功能建立统一的信息服务模型，然后基于统一的信息交互模型，依托配电自动化配电终端即插即用管理模块在配电主站实现对后备电源、通信设备等外围设备相关维护工作及保护定值与系统运行相关的参数进行远程修改等维护工作，以减轻运行人员的设备维护工作量。</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4.2.1.4 配电终端智能分布式FA实现技术和配电线路拓扑自组网关键技术研究</w:t>
      </w:r>
    </w:p>
    <w:p>
      <w:pPr>
        <w:spacing w:line="360" w:lineRule="auto"/>
        <w:ind w:firstLine="480" w:firstLineChars="200"/>
        <w:rPr>
          <w:rFonts w:eastAsia="仿宋_GB2312"/>
          <w:sz w:val="24"/>
        </w:rPr>
      </w:pPr>
      <w:r>
        <w:rPr>
          <w:rFonts w:eastAsia="仿宋_GB2312"/>
          <w:sz w:val="24"/>
        </w:rPr>
        <w:t>分析配电线路拓扑特征，针对配电线路拓扑自组网的功能需求，研究采用分布式局部拓扑建模的方法，构建分布式FA拓扑元模型。静态的局部拓扑信息模型，包含线路具有直接电气连接的相邻节点的对象描述，信息简洁、收敛，当配电线路拓扑发生变化时，仅需修改变化点及相邻节点的模型信息，而其他节点模型则完全保持不变，更加适应配电线路拓扑的频繁改动和拓扑自组网的功能需求，同时对配电线路组网结构完全透明。</w:t>
      </w:r>
    </w:p>
    <w:p>
      <w:pPr>
        <w:spacing w:line="360" w:lineRule="auto"/>
        <w:ind w:firstLine="480" w:firstLineChars="200"/>
        <w:rPr>
          <w:rFonts w:eastAsia="仿宋_GB2312"/>
          <w:sz w:val="24"/>
        </w:rPr>
      </w:pPr>
      <w:r>
        <w:rPr>
          <w:rFonts w:eastAsia="仿宋_GB2312"/>
          <w:sz w:val="24"/>
        </w:rPr>
        <w:t>分析配电网运行模式特征，在一个多源配电网中，对于某一个节点来说，其运行模式的变化直接反应在该节点供电电源点或对应联络开关的变化，根据这两个重要特征，并结合静态拓扑信息模型，共同构建能够实时反应当前配电线路运行方式的动态拓扑运行模型，作为实现配电线路自组网功能的模型基础。</w:t>
      </w:r>
    </w:p>
    <w:p>
      <w:pPr>
        <w:spacing w:line="360" w:lineRule="auto"/>
        <w:ind w:firstLine="480" w:firstLineChars="200"/>
        <w:rPr>
          <w:rFonts w:eastAsia="仿宋_GB2312"/>
          <w:sz w:val="24"/>
        </w:rPr>
      </w:pPr>
      <w:r>
        <w:rPr>
          <w:rFonts w:eastAsia="仿宋_GB2312"/>
          <w:sz w:val="24"/>
        </w:rPr>
        <w:t>基于动态拓扑运行模型，围绕供电电源点、供电路径、节点状态及节点联络开关等关键信息，定义动态拓扑运行模型的终端交互信息内容。分析配电线路拓扑运行模型的变化特征，定义动态拓扑运行模型的终端交互机制。从配电线路拓扑变化的角度看，不管是故障前的负荷转供、线路检修，还是故障发生后故障隔离、隔离后的非故障区域恢复供电等各种工况，究其本质特征，拓扑运行方式变化都是开关状态的突发“分合”变化所致。因此，拟从该特点入手，作为分布式FA终端动态拓扑运行模型的交互基础。终端拓扑运行模型的信息交互必须能够完全实时响应配电线路开关的状态变化，才能保证拓扑运行信息模型的无缝切换，保证拓扑运行信息的正确性，因此，从智能分布式FA的传输特点出发，采用“请求-确认”的报文传递机制，保证信息传输的可靠性；从拓扑信息传输的实时性需求出发，选择合适的实时、简洁底层传输协议；从拓扑信息传输的效率和通信状态变化适应性出发，采用拓扑运行状态变化多点自主传递折返法，保证传输高效和通信适应。另一方面，为了进一步保证拓扑运行模型信息的可靠性，采用定时触发的机制，作为动态触发机制的冗余备份方案。</w:t>
      </w:r>
    </w:p>
    <w:p>
      <w:pPr>
        <w:spacing w:line="360" w:lineRule="auto"/>
        <w:ind w:firstLine="480" w:firstLineChars="200"/>
        <w:rPr>
          <w:rFonts w:eastAsia="仿宋_GB2312"/>
          <w:sz w:val="24"/>
        </w:rPr>
      </w:pPr>
      <w:r>
        <w:rPr>
          <w:rFonts w:eastAsia="仿宋_GB2312"/>
          <w:sz w:val="24"/>
        </w:rPr>
        <w:t>配电线路状态适应性变化不仅包括配电线路负荷转供、线路检修等引起的拓扑变化自适应、配电线路故障发生后故障隔离引起的拓扑变化自适应、隔离成功后非故障区域供电引起的拓扑变化自适应，还包含了对不同配电线路网络类型的自适应，基于上述动态拓扑运行模型，分析多电源点配电线路不同运行状态下的拓扑变化特征，采用分布式拓扑计算方法，实现终端拓扑自组网。分布式拓扑计算包括供电路径及方向计算、主备电源的容量计算、电气节点距离计算等相关技术。</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4.2.2 配电网设备芯片层次分布式数据交互技术研究</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4.2.2.1 配电网设备协作化物联技术设计实现</w:t>
      </w:r>
    </w:p>
    <w:p>
      <w:pPr>
        <w:spacing w:line="360" w:lineRule="auto"/>
        <w:ind w:firstLine="420"/>
        <w:rPr>
          <w:rFonts w:eastAsia="仿宋_GB2312"/>
          <w:sz w:val="24"/>
        </w:rPr>
      </w:pPr>
      <w:r>
        <w:rPr>
          <w:rFonts w:eastAsia="仿宋_GB2312"/>
          <w:sz w:val="24"/>
        </w:rPr>
        <w:t>基于芯片层次即插即用的协作化物联系统，需要解决节点相互识别与信息交换以及通信管理与数据管理两大关键问题，同时考虑系统性能与功耗的平衡。</w:t>
      </w:r>
    </w:p>
    <w:p>
      <w:pPr>
        <w:pStyle w:val="6"/>
        <w:spacing w:line="360" w:lineRule="auto"/>
        <w:ind w:firstLine="420"/>
        <w:rPr>
          <w:ins w:id="118" w:author="逆旅行人" w:date="2020-09-10T15:27:52Z"/>
        </w:rPr>
        <w:pPrChange w:id="117" w:author="逆旅行人" w:date="2020-09-10T15:27:58Z">
          <w:pPr>
            <w:spacing w:line="360" w:lineRule="auto"/>
            <w:ind w:firstLine="420"/>
          </w:pPr>
        </w:pPrChange>
      </w:pPr>
      <w:ins w:id="119" w:author="逆旅行人" w:date="2020-09-10T15:27:44Z">
        <w:r>
          <w:rPr>
            <w:rFonts w:hint="eastAsia"/>
            <w:lang w:val="en-US" w:eastAsia="zh-CN"/>
          </w:rPr>
          <w:t>4.</w:t>
        </w:r>
      </w:ins>
      <w:ins w:id="120" w:author="逆旅行人" w:date="2020-09-10T15:27:45Z">
        <w:r>
          <w:rPr>
            <w:rFonts w:hint="eastAsia"/>
            <w:lang w:val="en-US" w:eastAsia="zh-CN"/>
          </w:rPr>
          <w:t>2.</w:t>
        </w:r>
      </w:ins>
      <w:ins w:id="121" w:author="逆旅行人" w:date="2020-09-10T15:27:46Z">
        <w:r>
          <w:rPr>
            <w:rFonts w:hint="eastAsia"/>
            <w:lang w:val="en-US" w:eastAsia="zh-CN"/>
          </w:rPr>
          <w:t>2.1.</w:t>
        </w:r>
      </w:ins>
      <w:ins w:id="122" w:author="逆旅行人" w:date="2020-09-10T15:27:47Z">
        <w:r>
          <w:rPr>
            <w:rFonts w:hint="eastAsia"/>
            <w:lang w:val="en-US" w:eastAsia="zh-CN"/>
          </w:rPr>
          <w:t>1</w:t>
        </w:r>
      </w:ins>
      <w:ins w:id="123" w:author="逆旅行人" w:date="2020-09-10T15:27:49Z">
        <w:r>
          <w:rPr>
            <w:rFonts w:hint="eastAsia"/>
            <w:lang w:val="en-US" w:eastAsia="zh-CN"/>
          </w:rPr>
          <w:t xml:space="preserve"> </w:t>
        </w:r>
      </w:ins>
      <w:r>
        <w:t>协作化物联技术智能化流程</w:t>
      </w:r>
      <w:del w:id="124" w:author="逆旅行人" w:date="2020-09-10T15:27:54Z">
        <w:r>
          <w:rPr/>
          <w:delText>。</w:delText>
        </w:r>
      </w:del>
    </w:p>
    <w:p>
      <w:pPr>
        <w:spacing w:line="360" w:lineRule="auto"/>
        <w:ind w:firstLine="420"/>
        <w:rPr>
          <w:ins w:id="125" w:author="逆旅行人" w:date="2020-09-10T15:36:28Z"/>
          <w:rFonts w:hint="default" w:eastAsia="仿宋_GB2312"/>
          <w:sz w:val="24"/>
          <w:lang w:val="en-US" w:eastAsia="zh-CN"/>
        </w:rPr>
      </w:pPr>
      <w:ins w:id="126" w:author="逆旅行人" w:date="2020-09-10T15:38:11Z">
        <w:r>
          <w:rPr>
            <w:rFonts w:hint="eastAsia" w:eastAsia="仿宋_GB2312"/>
            <w:sz w:val="24"/>
            <w:lang w:val="en-US" w:eastAsia="zh-CN"/>
          </w:rPr>
          <w:t>异构</w:t>
        </w:r>
      </w:ins>
      <w:ins w:id="127" w:author="逆旅行人" w:date="2020-09-10T15:38:12Z">
        <w:r>
          <w:rPr>
            <w:rFonts w:hint="eastAsia" w:eastAsia="仿宋_GB2312"/>
            <w:sz w:val="24"/>
            <w:lang w:val="en-US" w:eastAsia="zh-CN"/>
          </w:rPr>
          <w:t>网络</w:t>
        </w:r>
      </w:ins>
      <w:ins w:id="128" w:author="逆旅行人" w:date="2020-09-10T15:38:13Z">
        <w:r>
          <w:rPr>
            <w:rFonts w:hint="eastAsia" w:eastAsia="仿宋_GB2312"/>
            <w:sz w:val="24"/>
            <w:lang w:val="en-US" w:eastAsia="zh-CN"/>
          </w:rPr>
          <w:t>中，</w:t>
        </w:r>
      </w:ins>
      <w:ins w:id="129" w:author="逆旅行人" w:date="2020-09-10T15:38:17Z">
        <w:r>
          <w:rPr>
            <w:rFonts w:hint="eastAsia" w:eastAsia="仿宋_GB2312"/>
            <w:sz w:val="24"/>
            <w:lang w:val="en-US" w:eastAsia="zh-CN"/>
          </w:rPr>
          <w:t>设备</w:t>
        </w:r>
      </w:ins>
      <w:ins w:id="130" w:author="逆旅行人" w:date="2020-09-10T15:38:20Z">
        <w:r>
          <w:rPr>
            <w:rFonts w:hint="eastAsia" w:eastAsia="仿宋_GB2312"/>
            <w:sz w:val="24"/>
            <w:lang w:val="en-US" w:eastAsia="zh-CN"/>
          </w:rPr>
          <w:t>模组的</w:t>
        </w:r>
      </w:ins>
      <w:ins w:id="131" w:author="逆旅行人" w:date="2020-09-10T15:38:22Z">
        <w:r>
          <w:rPr>
            <w:rFonts w:hint="eastAsia" w:eastAsia="仿宋_GB2312"/>
            <w:sz w:val="24"/>
            <w:lang w:val="en-US" w:eastAsia="zh-CN"/>
          </w:rPr>
          <w:t>物理层</w:t>
        </w:r>
      </w:ins>
      <w:ins w:id="132" w:author="逆旅行人" w:date="2020-09-10T15:38:23Z">
        <w:r>
          <w:rPr>
            <w:rFonts w:hint="eastAsia" w:eastAsia="仿宋_GB2312"/>
            <w:sz w:val="24"/>
            <w:lang w:val="en-US" w:eastAsia="zh-CN"/>
          </w:rPr>
          <w:t>通信</w:t>
        </w:r>
      </w:ins>
      <w:ins w:id="133" w:author="逆旅行人" w:date="2020-09-10T15:38:25Z">
        <w:r>
          <w:rPr>
            <w:rFonts w:hint="eastAsia" w:eastAsia="仿宋_GB2312"/>
            <w:sz w:val="24"/>
            <w:lang w:val="en-US" w:eastAsia="zh-CN"/>
          </w:rPr>
          <w:t>协议</w:t>
        </w:r>
      </w:ins>
      <w:ins w:id="134" w:author="逆旅行人" w:date="2020-09-10T15:38:32Z">
        <w:r>
          <w:rPr>
            <w:rFonts w:hint="eastAsia" w:eastAsia="仿宋_GB2312"/>
            <w:sz w:val="24"/>
            <w:lang w:val="en-US" w:eastAsia="zh-CN"/>
          </w:rPr>
          <w:t>的</w:t>
        </w:r>
      </w:ins>
      <w:ins w:id="135" w:author="逆旅行人" w:date="2020-09-10T15:38:34Z">
        <w:r>
          <w:rPr>
            <w:rFonts w:hint="eastAsia" w:eastAsia="仿宋_GB2312"/>
            <w:sz w:val="24"/>
            <w:lang w:val="en-US" w:eastAsia="zh-CN"/>
          </w:rPr>
          <w:t>异构性</w:t>
        </w:r>
      </w:ins>
      <w:ins w:id="136" w:author="逆旅行人" w:date="2020-09-10T15:38:39Z">
        <w:r>
          <w:rPr>
            <w:rFonts w:hint="eastAsia" w:eastAsia="仿宋_GB2312"/>
            <w:sz w:val="24"/>
            <w:lang w:val="en-US" w:eastAsia="zh-CN"/>
          </w:rPr>
          <w:t>，为</w:t>
        </w:r>
      </w:ins>
      <w:ins w:id="137" w:author="逆旅行人" w:date="2020-09-10T15:38:41Z">
        <w:r>
          <w:rPr>
            <w:rFonts w:hint="eastAsia" w:eastAsia="仿宋_GB2312"/>
            <w:sz w:val="24"/>
            <w:lang w:val="en-US" w:eastAsia="zh-CN"/>
          </w:rPr>
          <w:t>非</w:t>
        </w:r>
      </w:ins>
      <w:ins w:id="138" w:author="逆旅行人" w:date="2020-09-10T15:38:42Z">
        <w:r>
          <w:rPr>
            <w:rFonts w:hint="eastAsia" w:eastAsia="仿宋_GB2312"/>
            <w:sz w:val="24"/>
            <w:lang w:val="en-US" w:eastAsia="zh-CN"/>
          </w:rPr>
          <w:t>同源</w:t>
        </w:r>
      </w:ins>
      <w:ins w:id="139" w:author="逆旅行人" w:date="2020-09-10T15:38:43Z">
        <w:r>
          <w:rPr>
            <w:rFonts w:hint="eastAsia" w:eastAsia="仿宋_GB2312"/>
            <w:sz w:val="24"/>
            <w:lang w:val="en-US" w:eastAsia="zh-CN"/>
          </w:rPr>
          <w:t>节点</w:t>
        </w:r>
      </w:ins>
      <w:ins w:id="140" w:author="逆旅行人" w:date="2020-09-10T15:38:49Z">
        <w:r>
          <w:rPr>
            <w:rFonts w:hint="eastAsia" w:eastAsia="仿宋_GB2312"/>
            <w:sz w:val="24"/>
            <w:lang w:val="en-US" w:eastAsia="zh-CN"/>
          </w:rPr>
          <w:t>、</w:t>
        </w:r>
      </w:ins>
      <w:ins w:id="141" w:author="逆旅行人" w:date="2020-09-10T15:38:50Z">
        <w:r>
          <w:rPr>
            <w:rFonts w:hint="eastAsia" w:eastAsia="仿宋_GB2312"/>
            <w:sz w:val="24"/>
            <w:lang w:val="en-US" w:eastAsia="zh-CN"/>
          </w:rPr>
          <w:t>非</w:t>
        </w:r>
      </w:ins>
      <w:ins w:id="142" w:author="逆旅行人" w:date="2020-09-10T15:38:52Z">
        <w:r>
          <w:rPr>
            <w:rFonts w:hint="eastAsia" w:eastAsia="仿宋_GB2312"/>
            <w:sz w:val="24"/>
            <w:lang w:val="en-US" w:eastAsia="zh-CN"/>
          </w:rPr>
          <w:t>同态</w:t>
        </w:r>
      </w:ins>
      <w:ins w:id="143" w:author="逆旅行人" w:date="2020-09-10T15:38:53Z">
        <w:r>
          <w:rPr>
            <w:rFonts w:hint="eastAsia" w:eastAsia="仿宋_GB2312"/>
            <w:sz w:val="24"/>
            <w:lang w:val="en-US" w:eastAsia="zh-CN"/>
          </w:rPr>
          <w:t>节点</w:t>
        </w:r>
      </w:ins>
      <w:ins w:id="144" w:author="逆旅行人" w:date="2020-09-10T15:38:56Z">
        <w:r>
          <w:rPr>
            <w:rFonts w:hint="eastAsia" w:eastAsia="仿宋_GB2312"/>
            <w:sz w:val="24"/>
            <w:lang w:val="en-US" w:eastAsia="zh-CN"/>
          </w:rPr>
          <w:t>的</w:t>
        </w:r>
      </w:ins>
      <w:ins w:id="145" w:author="逆旅行人" w:date="2020-09-10T15:39:01Z">
        <w:r>
          <w:rPr>
            <w:rFonts w:hint="eastAsia" w:eastAsia="仿宋_GB2312"/>
            <w:sz w:val="24"/>
            <w:lang w:val="en-US" w:eastAsia="zh-CN"/>
          </w:rPr>
          <w:t>互</w:t>
        </w:r>
      </w:ins>
      <w:ins w:id="146" w:author="逆旅行人" w:date="2020-09-10T15:39:04Z">
        <w:r>
          <w:rPr>
            <w:rFonts w:hint="eastAsia" w:eastAsia="仿宋_GB2312"/>
            <w:sz w:val="24"/>
            <w:lang w:val="en-US" w:eastAsia="zh-CN"/>
          </w:rPr>
          <w:t>通</w:t>
        </w:r>
      </w:ins>
      <w:ins w:id="147" w:author="逆旅行人" w:date="2020-09-10T15:39:05Z">
        <w:r>
          <w:rPr>
            <w:rFonts w:hint="eastAsia" w:eastAsia="仿宋_GB2312"/>
            <w:sz w:val="24"/>
            <w:lang w:val="en-US" w:eastAsia="zh-CN"/>
          </w:rPr>
          <w:t>信</w:t>
        </w:r>
      </w:ins>
      <w:ins w:id="148" w:author="逆旅行人" w:date="2020-09-10T15:39:09Z">
        <w:r>
          <w:rPr>
            <w:rFonts w:hint="eastAsia" w:eastAsia="仿宋_GB2312"/>
            <w:sz w:val="24"/>
            <w:lang w:val="en-US" w:eastAsia="zh-CN"/>
          </w:rPr>
          <w:t>增加</w:t>
        </w:r>
      </w:ins>
      <w:ins w:id="149" w:author="逆旅行人" w:date="2020-09-10T15:39:11Z">
        <w:r>
          <w:rPr>
            <w:rFonts w:hint="eastAsia" w:eastAsia="仿宋_GB2312"/>
            <w:sz w:val="24"/>
            <w:lang w:val="en-US" w:eastAsia="zh-CN"/>
          </w:rPr>
          <w:t>了</w:t>
        </w:r>
      </w:ins>
      <w:ins w:id="150" w:author="逆旅行人" w:date="2020-09-10T15:39:12Z">
        <w:r>
          <w:rPr>
            <w:rFonts w:hint="eastAsia" w:eastAsia="仿宋_GB2312"/>
            <w:sz w:val="24"/>
            <w:lang w:val="en-US" w:eastAsia="zh-CN"/>
          </w:rPr>
          <w:t>障碍</w:t>
        </w:r>
      </w:ins>
      <w:ins w:id="151" w:author="逆旅行人" w:date="2020-09-10T15:39:13Z">
        <w:r>
          <w:rPr>
            <w:rFonts w:hint="eastAsia" w:eastAsia="仿宋_GB2312"/>
            <w:sz w:val="24"/>
            <w:lang w:val="en-US" w:eastAsia="zh-CN"/>
          </w:rPr>
          <w:t>。</w:t>
        </w:r>
      </w:ins>
      <w:r>
        <w:rPr>
          <w:rFonts w:eastAsia="仿宋_GB2312"/>
          <w:sz w:val="24"/>
        </w:rPr>
        <w:t>协作化物联技术在一般物联网核心通信管理基础上，</w:t>
      </w:r>
      <w:ins w:id="152" w:author="逆旅行人" w:date="2020-09-10T15:39:31Z">
        <w:r>
          <w:rPr>
            <w:rFonts w:hint="eastAsia" w:eastAsia="仿宋_GB2312"/>
            <w:sz w:val="24"/>
            <w:lang w:val="en-US" w:eastAsia="zh-CN"/>
          </w:rPr>
          <w:t>以</w:t>
        </w:r>
      </w:ins>
      <w:ins w:id="153" w:author="逆旅行人" w:date="2020-09-10T15:39:54Z">
        <w:r>
          <w:rPr>
            <w:rFonts w:hint="eastAsia" w:eastAsia="仿宋_GB2312"/>
            <w:sz w:val="24"/>
            <w:lang w:val="en-US" w:eastAsia="zh-CN"/>
          </w:rPr>
          <w:t>设备</w:t>
        </w:r>
      </w:ins>
      <w:ins w:id="154" w:author="逆旅行人" w:date="2020-09-10T15:39:56Z">
        <w:r>
          <w:rPr>
            <w:rFonts w:hint="eastAsia" w:eastAsia="仿宋_GB2312"/>
            <w:sz w:val="24"/>
            <w:lang w:val="en-US" w:eastAsia="zh-CN"/>
          </w:rPr>
          <w:t>自描述</w:t>
        </w:r>
      </w:ins>
      <w:ins w:id="155" w:author="逆旅行人" w:date="2020-09-10T15:39:59Z">
        <w:r>
          <w:rPr>
            <w:rFonts w:hint="eastAsia" w:eastAsia="仿宋_GB2312"/>
            <w:sz w:val="24"/>
            <w:lang w:val="en-US" w:eastAsia="zh-CN"/>
          </w:rPr>
          <w:t>文件</w:t>
        </w:r>
      </w:ins>
      <w:ins w:id="156" w:author="逆旅行人" w:date="2020-09-10T15:39:44Z">
        <w:r>
          <w:rPr>
            <w:rFonts w:hint="eastAsia" w:eastAsia="仿宋_GB2312"/>
            <w:sz w:val="24"/>
            <w:lang w:val="en-US" w:eastAsia="zh-CN"/>
          </w:rPr>
          <w:t>为</w:t>
        </w:r>
      </w:ins>
      <w:ins w:id="157" w:author="逆旅行人" w:date="2020-09-10T15:40:01Z">
        <w:r>
          <w:rPr>
            <w:rFonts w:hint="eastAsia" w:eastAsia="仿宋_GB2312"/>
            <w:sz w:val="24"/>
            <w:lang w:val="en-US" w:eastAsia="zh-CN"/>
          </w:rPr>
          <w:t>基础，</w:t>
        </w:r>
      </w:ins>
      <w:r>
        <w:rPr>
          <w:rFonts w:eastAsia="仿宋_GB2312"/>
          <w:sz w:val="24"/>
        </w:rPr>
        <w:t>增加了节点间三个智能化流程，即环境节点探测、身份信息识别和交互协同操作。</w:t>
      </w:r>
      <w:ins w:id="158" w:author="逆旅行人" w:date="2020-09-10T15:37:06Z">
        <w:r>
          <w:rPr>
            <w:rFonts w:hint="eastAsia" w:eastAsia="仿宋_GB2312"/>
            <w:sz w:val="24"/>
            <w:lang w:val="en-US" w:eastAsia="zh-CN"/>
          </w:rPr>
          <w:t>节点</w:t>
        </w:r>
      </w:ins>
      <w:ins w:id="159" w:author="逆旅行人" w:date="2020-09-10T15:37:11Z">
        <w:r>
          <w:rPr>
            <w:rFonts w:hint="eastAsia" w:eastAsia="仿宋_GB2312"/>
            <w:sz w:val="24"/>
            <w:lang w:val="en-US" w:eastAsia="zh-CN"/>
          </w:rPr>
          <w:t>相知相识</w:t>
        </w:r>
      </w:ins>
      <w:ins w:id="160" w:author="逆旅行人" w:date="2020-09-10T15:37:12Z">
        <w:r>
          <w:rPr>
            <w:rFonts w:hint="eastAsia" w:eastAsia="仿宋_GB2312"/>
            <w:sz w:val="24"/>
            <w:lang w:val="en-US" w:eastAsia="zh-CN"/>
          </w:rPr>
          <w:t>算法是</w:t>
        </w:r>
      </w:ins>
      <w:ins w:id="161" w:author="逆旅行人" w:date="2020-09-10T15:37:22Z">
        <w:r>
          <w:rPr>
            <w:rFonts w:hint="eastAsia" w:eastAsia="仿宋_GB2312"/>
            <w:sz w:val="24"/>
            <w:lang w:val="en-US" w:eastAsia="zh-CN"/>
          </w:rPr>
          <w:t>协作化</w:t>
        </w:r>
      </w:ins>
      <w:ins w:id="162" w:author="逆旅行人" w:date="2020-09-10T15:37:24Z">
        <w:r>
          <w:rPr>
            <w:rFonts w:hint="eastAsia" w:eastAsia="仿宋_GB2312"/>
            <w:sz w:val="24"/>
            <w:lang w:val="en-US" w:eastAsia="zh-CN"/>
          </w:rPr>
          <w:t>物联网</w:t>
        </w:r>
      </w:ins>
      <w:ins w:id="163" w:author="逆旅行人" w:date="2020-09-10T15:37:26Z">
        <w:r>
          <w:rPr>
            <w:rFonts w:hint="eastAsia" w:eastAsia="仿宋_GB2312"/>
            <w:sz w:val="24"/>
            <w:lang w:val="en-US" w:eastAsia="zh-CN"/>
          </w:rPr>
          <w:t>技术</w:t>
        </w:r>
      </w:ins>
      <w:ins w:id="164" w:author="逆旅行人" w:date="2020-09-10T15:37:27Z">
        <w:r>
          <w:rPr>
            <w:rFonts w:hint="eastAsia" w:eastAsia="仿宋_GB2312"/>
            <w:sz w:val="24"/>
            <w:lang w:val="en-US" w:eastAsia="zh-CN"/>
          </w:rPr>
          <w:t>智能</w:t>
        </w:r>
      </w:ins>
      <w:ins w:id="165" w:author="逆旅行人" w:date="2020-09-10T15:37:28Z">
        <w:r>
          <w:rPr>
            <w:rFonts w:hint="eastAsia" w:eastAsia="仿宋_GB2312"/>
            <w:sz w:val="24"/>
            <w:lang w:val="en-US" w:eastAsia="zh-CN"/>
          </w:rPr>
          <w:t>的</w:t>
        </w:r>
      </w:ins>
      <w:ins w:id="166" w:author="逆旅行人" w:date="2020-09-10T15:37:29Z">
        <w:r>
          <w:rPr>
            <w:rFonts w:hint="eastAsia" w:eastAsia="仿宋_GB2312"/>
            <w:sz w:val="24"/>
            <w:lang w:val="en-US" w:eastAsia="zh-CN"/>
          </w:rPr>
          <w:t>重要</w:t>
        </w:r>
      </w:ins>
      <w:ins w:id="167" w:author="逆旅行人" w:date="2020-09-10T15:37:30Z">
        <w:r>
          <w:rPr>
            <w:rFonts w:hint="eastAsia" w:eastAsia="仿宋_GB2312"/>
            <w:sz w:val="24"/>
            <w:lang w:val="en-US" w:eastAsia="zh-CN"/>
          </w:rPr>
          <w:t>体现。</w:t>
        </w:r>
      </w:ins>
    </w:p>
    <w:p>
      <w:pPr>
        <w:spacing w:line="360" w:lineRule="auto"/>
        <w:ind w:firstLine="0"/>
        <w:jc w:val="center"/>
        <w:rPr>
          <w:ins w:id="168" w:author="逆旅行人" w:date="2020-09-10T15:36:36Z"/>
          <w:rFonts w:hint="eastAsia" w:cs="宋体"/>
          <w:szCs w:val="24"/>
        </w:rPr>
      </w:pPr>
      <w:ins w:id="169" w:author="逆旅行人" w:date="2020-09-10T15:36:32Z">
        <w:r>
          <w:rPr>
            <w:rFonts w:hint="eastAsia" w:cs="宋体"/>
            <w:szCs w:val="24"/>
          </w:rPr>
          <w:drawing>
            <wp:inline distT="0" distB="0" distL="0" distR="0">
              <wp:extent cx="2933700" cy="22275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49512" cy="2239310"/>
                      </a:xfrm>
                      <a:prstGeom prst="rect">
                        <a:avLst/>
                      </a:prstGeom>
                    </pic:spPr>
                  </pic:pic>
                </a:graphicData>
              </a:graphic>
            </wp:inline>
          </w:drawing>
        </w:r>
      </w:ins>
    </w:p>
    <w:p>
      <w:pPr>
        <w:spacing w:line="360" w:lineRule="auto"/>
        <w:ind w:firstLine="0"/>
        <w:jc w:val="center"/>
        <w:rPr>
          <w:ins w:id="171" w:author="逆旅行人" w:date="2020-09-10T15:36:29Z"/>
          <w:rFonts w:hint="default" w:eastAsia="宋体" w:cs="宋体"/>
          <w:szCs w:val="24"/>
          <w:lang w:val="en-US" w:eastAsia="zh-CN"/>
        </w:rPr>
      </w:pPr>
      <w:ins w:id="172" w:author="逆旅行人" w:date="2020-09-10T15:36:37Z">
        <w:r>
          <w:rPr>
            <w:rFonts w:hint="eastAsia" w:cs="宋体"/>
            <w:szCs w:val="24"/>
            <w:lang w:val="en-US" w:eastAsia="zh-CN"/>
          </w:rPr>
          <w:t>图</w:t>
        </w:r>
      </w:ins>
      <w:ins w:id="173" w:author="逆旅行人" w:date="2020-09-10T15:36:38Z">
        <w:r>
          <w:rPr>
            <w:rFonts w:hint="eastAsia" w:cs="宋体"/>
            <w:szCs w:val="24"/>
            <w:lang w:val="en-US" w:eastAsia="zh-CN"/>
          </w:rPr>
          <w:t xml:space="preserve"> </w:t>
        </w:r>
      </w:ins>
      <w:ins w:id="174" w:author="逆旅行人" w:date="2020-09-11T12:06:44Z">
        <w:r>
          <w:rPr>
            <w:rFonts w:hint="eastAsia" w:cs="宋体"/>
            <w:szCs w:val="24"/>
            <w:lang w:val="en-US" w:eastAsia="zh-CN"/>
          </w:rPr>
          <w:t>节点</w:t>
        </w:r>
      </w:ins>
      <w:ins w:id="175" w:author="逆旅行人" w:date="2020-09-11T12:06:55Z">
        <w:r>
          <w:rPr>
            <w:rFonts w:hint="eastAsia" w:cs="宋体"/>
            <w:szCs w:val="24"/>
            <w:lang w:val="en-US" w:eastAsia="zh-CN"/>
          </w:rPr>
          <w:t>相知相识</w:t>
        </w:r>
      </w:ins>
      <w:ins w:id="176" w:author="逆旅行人" w:date="2020-09-11T12:06:56Z">
        <w:r>
          <w:rPr>
            <w:rFonts w:hint="eastAsia" w:cs="宋体"/>
            <w:szCs w:val="24"/>
            <w:lang w:val="en-US" w:eastAsia="zh-CN"/>
          </w:rPr>
          <w:t>智能化</w:t>
        </w:r>
      </w:ins>
      <w:ins w:id="177" w:author="逆旅行人" w:date="2020-09-11T12:06:58Z">
        <w:r>
          <w:rPr>
            <w:rFonts w:hint="eastAsia" w:cs="宋体"/>
            <w:szCs w:val="24"/>
            <w:lang w:val="en-US" w:eastAsia="zh-CN"/>
          </w:rPr>
          <w:t>流程</w:t>
        </w:r>
      </w:ins>
      <w:bookmarkStart w:id="37" w:name="_GoBack"/>
      <w:bookmarkEnd w:id="37"/>
    </w:p>
    <w:p>
      <w:pPr>
        <w:spacing w:line="360" w:lineRule="auto"/>
        <w:ind w:firstLine="420"/>
        <w:rPr>
          <w:ins w:id="178" w:author="逆旅行人" w:date="2020-09-10T15:41:44Z"/>
          <w:rFonts w:eastAsia="仿宋_GB2312"/>
          <w:sz w:val="24"/>
        </w:rPr>
      </w:pPr>
      <w:r>
        <w:rPr>
          <w:rFonts w:eastAsia="仿宋_GB2312"/>
          <w:sz w:val="24"/>
        </w:rPr>
        <w:t>环境节点探测阶段，是实现节点连接建立、节点上下线、故障节点上下线的策略。完成环境节点探测后，身份识别阶段是各个节点利用身份标记身份标记对格式化规范描述的节点信息进行交换以识别节点信息。完成前两个阶段的连接后，节点之间的数据才能进行交互协同的操作，比如数据共享。</w:t>
      </w:r>
    </w:p>
    <w:p>
      <w:pPr>
        <w:spacing w:line="360" w:lineRule="auto"/>
        <w:ind w:firstLine="420"/>
        <w:rPr>
          <w:ins w:id="179" w:author="逆旅行人" w:date="2020-09-10T15:41:54Z"/>
          <w:rFonts w:hint="eastAsia" w:eastAsia="仿宋_GB2312"/>
          <w:sz w:val="24"/>
          <w:lang w:val="en-US" w:eastAsia="zh-CN"/>
        </w:rPr>
      </w:pPr>
      <w:ins w:id="180" w:author="逆旅行人" w:date="2020-09-10T15:41:47Z">
        <w:r>
          <w:rPr>
            <w:rFonts w:hint="eastAsia" w:eastAsia="仿宋_GB2312"/>
            <w:sz w:val="24"/>
            <w:lang w:val="en-US" w:eastAsia="zh-CN"/>
          </w:rPr>
          <w:t>三阶段</w:t>
        </w:r>
      </w:ins>
      <w:ins w:id="181" w:author="逆旅行人" w:date="2020-09-10T15:41:48Z">
        <w:r>
          <w:rPr>
            <w:rFonts w:hint="eastAsia" w:eastAsia="仿宋_GB2312"/>
            <w:sz w:val="24"/>
            <w:lang w:val="en-US" w:eastAsia="zh-CN"/>
          </w:rPr>
          <w:t>流程</w:t>
        </w:r>
      </w:ins>
      <w:ins w:id="182" w:author="逆旅行人" w:date="2020-09-10T15:41:49Z">
        <w:r>
          <w:rPr>
            <w:rFonts w:hint="eastAsia" w:eastAsia="仿宋_GB2312"/>
            <w:sz w:val="24"/>
            <w:lang w:val="en-US" w:eastAsia="zh-CN"/>
          </w:rPr>
          <w:t>图</w:t>
        </w:r>
      </w:ins>
      <w:ins w:id="183" w:author="逆旅行人" w:date="2020-09-10T15:41:53Z">
        <w:r>
          <w:rPr>
            <w:rFonts w:hint="eastAsia" w:eastAsia="仿宋_GB2312"/>
            <w:sz w:val="24"/>
            <w:lang w:val="en-US" w:eastAsia="zh-CN"/>
          </w:rPr>
          <w:t>如下</w:t>
        </w:r>
      </w:ins>
      <w:ins w:id="184" w:author="逆旅行人" w:date="2020-09-10T15:41:54Z">
        <w:r>
          <w:rPr>
            <w:rFonts w:hint="eastAsia" w:eastAsia="仿宋_GB2312"/>
            <w:sz w:val="24"/>
            <w:lang w:val="en-US" w:eastAsia="zh-CN"/>
          </w:rPr>
          <w:t>：</w:t>
        </w:r>
      </w:ins>
    </w:p>
    <w:p>
      <w:pPr>
        <w:spacing w:line="360" w:lineRule="auto"/>
        <w:ind w:firstLine="0"/>
        <w:jc w:val="center"/>
        <w:rPr>
          <w:ins w:id="186" w:author="逆旅行人" w:date="2020-09-10T15:42:05Z"/>
          <w:rFonts w:hint="eastAsia"/>
          <w:szCs w:val="24"/>
        </w:rPr>
        <w:pPrChange w:id="185" w:author="逆旅行人" w:date="2020-09-10T15:41:59Z">
          <w:pPr>
            <w:spacing w:line="360" w:lineRule="auto"/>
            <w:ind w:firstLine="420"/>
          </w:pPr>
        </w:pPrChange>
      </w:pPr>
      <w:ins w:id="187" w:author="逆旅行人" w:date="2020-09-10T15:41:55Z">
        <w:r>
          <w:rPr>
            <w:rFonts w:hint="eastAsia"/>
            <w:szCs w:val="24"/>
          </w:rPr>
          <w:drawing>
            <wp:inline distT="0" distB="0" distL="0" distR="0">
              <wp:extent cx="4763770" cy="5771515"/>
              <wp:effectExtent l="0" t="0" r="1778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4109" cy="5807725"/>
                      </a:xfrm>
                      <a:prstGeom prst="rect">
                        <a:avLst/>
                      </a:prstGeom>
                    </pic:spPr>
                  </pic:pic>
                </a:graphicData>
              </a:graphic>
            </wp:inline>
          </w:drawing>
        </w:r>
      </w:ins>
    </w:p>
    <w:p>
      <w:pPr>
        <w:spacing w:line="360" w:lineRule="auto"/>
        <w:ind w:firstLine="0"/>
        <w:jc w:val="center"/>
        <w:rPr>
          <w:ins w:id="190" w:author="逆旅行人" w:date="2020-09-10T15:41:42Z"/>
          <w:rFonts w:hint="default" w:eastAsia="宋体"/>
          <w:szCs w:val="24"/>
          <w:lang w:val="en-US" w:eastAsia="zh-CN"/>
        </w:rPr>
        <w:pPrChange w:id="189" w:author="逆旅行人" w:date="2020-09-10T15:41:59Z">
          <w:pPr>
            <w:spacing w:line="360" w:lineRule="auto"/>
            <w:ind w:firstLine="420"/>
          </w:pPr>
        </w:pPrChange>
      </w:pPr>
      <w:ins w:id="191" w:author="逆旅行人" w:date="2020-09-10T15:42:07Z">
        <w:r>
          <w:rPr>
            <w:rFonts w:hint="eastAsia"/>
            <w:szCs w:val="24"/>
            <w:lang w:val="en-US" w:eastAsia="zh-CN"/>
          </w:rPr>
          <w:t xml:space="preserve">图 </w:t>
        </w:r>
      </w:ins>
      <w:ins w:id="192" w:author="逆旅行人" w:date="2020-09-10T15:42:18Z">
        <w:r>
          <w:rPr>
            <w:rFonts w:hint="eastAsia"/>
            <w:szCs w:val="24"/>
            <w:lang w:val="en-US" w:eastAsia="zh-CN"/>
          </w:rPr>
          <w:t>协作化</w:t>
        </w:r>
      </w:ins>
      <w:ins w:id="193" w:author="逆旅行人" w:date="2020-09-10T15:42:19Z">
        <w:r>
          <w:rPr>
            <w:rFonts w:hint="eastAsia"/>
            <w:szCs w:val="24"/>
            <w:lang w:val="en-US" w:eastAsia="zh-CN"/>
          </w:rPr>
          <w:t>智能</w:t>
        </w:r>
      </w:ins>
      <w:ins w:id="194" w:author="逆旅行人" w:date="2020-09-10T15:42:20Z">
        <w:r>
          <w:rPr>
            <w:rFonts w:hint="eastAsia"/>
            <w:szCs w:val="24"/>
            <w:lang w:val="en-US" w:eastAsia="zh-CN"/>
          </w:rPr>
          <w:t>节点</w:t>
        </w:r>
      </w:ins>
      <w:ins w:id="195" w:author="逆旅行人" w:date="2020-09-10T15:42:22Z">
        <w:r>
          <w:rPr>
            <w:rFonts w:hint="eastAsia"/>
            <w:szCs w:val="24"/>
            <w:lang w:val="en-US" w:eastAsia="zh-CN"/>
          </w:rPr>
          <w:t>相知相识</w:t>
        </w:r>
      </w:ins>
      <w:ins w:id="196" w:author="逆旅行人" w:date="2020-09-10T15:42:26Z">
        <w:r>
          <w:rPr>
            <w:rFonts w:hint="eastAsia"/>
            <w:szCs w:val="24"/>
            <w:lang w:val="en-US" w:eastAsia="zh-CN"/>
          </w:rPr>
          <w:t>算法</w:t>
        </w:r>
      </w:ins>
      <w:ins w:id="197" w:author="逆旅行人" w:date="2020-09-10T15:42:27Z">
        <w:r>
          <w:rPr>
            <w:rFonts w:hint="eastAsia"/>
            <w:szCs w:val="24"/>
            <w:lang w:val="en-US" w:eastAsia="zh-CN"/>
          </w:rPr>
          <w:t>流程</w:t>
        </w:r>
      </w:ins>
    </w:p>
    <w:p>
      <w:pPr>
        <w:spacing w:line="360" w:lineRule="auto"/>
        <w:ind w:firstLine="420"/>
        <w:rPr>
          <w:ins w:id="198" w:author="逆旅行人" w:date="2020-09-10T15:35:11Z"/>
          <w:rFonts w:hint="eastAsia" w:eastAsia="仿宋_GB2312"/>
          <w:sz w:val="24"/>
          <w:lang w:val="en-US" w:eastAsia="zh-CN"/>
        </w:rPr>
      </w:pPr>
      <w:ins w:id="199" w:author="逆旅行人" w:date="2020-09-10T15:35:08Z">
        <w:r>
          <w:rPr>
            <w:rFonts w:hint="eastAsia" w:eastAsia="仿宋_GB2312"/>
            <w:sz w:val="24"/>
            <w:lang w:val="en-US" w:eastAsia="zh-CN"/>
          </w:rPr>
          <w:t>三个</w:t>
        </w:r>
      </w:ins>
      <w:ins w:id="200" w:author="逆旅行人" w:date="2020-09-10T15:35:09Z">
        <w:r>
          <w:rPr>
            <w:rFonts w:hint="eastAsia" w:eastAsia="仿宋_GB2312"/>
            <w:sz w:val="24"/>
            <w:lang w:val="en-US" w:eastAsia="zh-CN"/>
          </w:rPr>
          <w:t>阶段</w:t>
        </w:r>
      </w:ins>
      <w:ins w:id="201" w:author="逆旅行人" w:date="2020-09-10T15:35:10Z">
        <w:r>
          <w:rPr>
            <w:rFonts w:hint="eastAsia" w:eastAsia="仿宋_GB2312"/>
            <w:sz w:val="24"/>
            <w:lang w:val="en-US" w:eastAsia="zh-CN"/>
          </w:rPr>
          <w:t>具体</w:t>
        </w:r>
      </w:ins>
      <w:ins w:id="202" w:author="逆旅行人" w:date="2020-09-10T15:35:11Z">
        <w:r>
          <w:rPr>
            <w:rFonts w:hint="eastAsia" w:eastAsia="仿宋_GB2312"/>
            <w:sz w:val="24"/>
            <w:lang w:val="en-US" w:eastAsia="zh-CN"/>
          </w:rPr>
          <w:t>如下：</w:t>
        </w:r>
      </w:ins>
    </w:p>
    <w:p>
      <w:pPr>
        <w:spacing w:line="240" w:lineRule="auto"/>
        <w:ind w:firstLine="420"/>
        <w:rPr>
          <w:ins w:id="204" w:author="逆旅行人" w:date="2020-09-10T15:42:55Z"/>
          <w:rFonts w:hint="eastAsia" w:eastAsia="仿宋_GB2312"/>
          <w:b w:val="0"/>
          <w:bCs w:val="0"/>
          <w:sz w:val="24"/>
          <w:lang w:val="en-US" w:eastAsia="zh-CN"/>
        </w:rPr>
        <w:pPrChange w:id="203" w:author="逆旅行人" w:date="2020-09-10T15:35:40Z">
          <w:pPr>
            <w:spacing w:line="360" w:lineRule="auto"/>
            <w:ind w:firstLine="420"/>
          </w:pPr>
        </w:pPrChange>
      </w:pPr>
      <w:ins w:id="205" w:author="逆旅行人" w:date="2020-09-10T15:35:16Z">
        <w:r>
          <w:rPr>
            <w:rFonts w:hint="eastAsia" w:eastAsia="仿宋_GB2312"/>
            <w:b/>
            <w:bCs/>
            <w:sz w:val="24"/>
            <w:lang w:val="en-US" w:eastAsia="zh-CN"/>
          </w:rPr>
          <w:t>环境</w:t>
        </w:r>
      </w:ins>
      <w:ins w:id="206" w:author="逆旅行人" w:date="2020-09-10T15:35:17Z">
        <w:r>
          <w:rPr>
            <w:rFonts w:hint="eastAsia" w:eastAsia="仿宋_GB2312"/>
            <w:b/>
            <w:bCs/>
            <w:sz w:val="24"/>
            <w:lang w:val="en-US" w:eastAsia="zh-CN"/>
          </w:rPr>
          <w:t>节点</w:t>
        </w:r>
      </w:ins>
      <w:ins w:id="207" w:author="逆旅行人" w:date="2020-09-10T15:35:18Z">
        <w:r>
          <w:rPr>
            <w:rFonts w:hint="eastAsia" w:eastAsia="仿宋_GB2312"/>
            <w:b/>
            <w:bCs/>
            <w:sz w:val="24"/>
            <w:lang w:val="en-US" w:eastAsia="zh-CN"/>
          </w:rPr>
          <w:t>探测</w:t>
        </w:r>
      </w:ins>
      <w:ins w:id="208" w:author="逆旅行人" w:date="2020-09-10T15:35:19Z">
        <w:r>
          <w:rPr>
            <w:rFonts w:hint="eastAsia" w:eastAsia="仿宋_GB2312"/>
            <w:b/>
            <w:bCs/>
            <w:sz w:val="24"/>
            <w:lang w:val="en-US" w:eastAsia="zh-CN"/>
          </w:rPr>
          <w:t>阶段</w:t>
        </w:r>
      </w:ins>
      <w:ins w:id="209" w:author="逆旅行人" w:date="2020-09-10T15:35:22Z">
        <w:r>
          <w:rPr>
            <w:rFonts w:hint="eastAsia" w:eastAsia="仿宋_GB2312"/>
            <w:b/>
            <w:bCs/>
            <w:sz w:val="24"/>
            <w:lang w:val="en-US" w:eastAsia="zh-CN"/>
          </w:rPr>
          <w:t>。</w:t>
        </w:r>
      </w:ins>
      <w:ins w:id="210" w:author="逆旅行人" w:date="2020-09-10T15:42:43Z">
        <w:r>
          <w:rPr>
            <w:rFonts w:hint="eastAsia" w:eastAsia="仿宋_GB2312"/>
            <w:b w:val="0"/>
            <w:bCs w:val="0"/>
            <w:sz w:val="24"/>
            <w:lang w:val="en-US" w:eastAsia="zh-CN"/>
            <w:rPrChange w:id="211" w:author="逆旅行人" w:date="2020-09-10T15:42:46Z">
              <w:rPr>
                <w:rFonts w:hint="eastAsia" w:eastAsia="仿宋_GB2312"/>
                <w:b/>
                <w:bCs/>
                <w:sz w:val="24"/>
                <w:lang w:val="en-US" w:eastAsia="zh-CN"/>
              </w:rPr>
            </w:rPrChange>
          </w:rPr>
          <w:t>检测环境中其他节点的通信状况，广播和扫描通信地址信息构建网络拓扑，记录在网络节点状态信息表中。链路质量判断，依据是链路状态的统计信息。对于新加入或者重新回到网络中的节点，如果该节点没有网络状态信息表，则在与其他网络内节点通信时，从网络内节点获取网络状态信息并做缓存，依据时间戳更新。</w:t>
        </w:r>
      </w:ins>
    </w:p>
    <w:p>
      <w:pPr>
        <w:spacing w:line="240" w:lineRule="auto"/>
        <w:ind w:firstLine="420"/>
        <w:rPr>
          <w:ins w:id="213" w:author="逆旅行人" w:date="2020-09-10T15:42:57Z"/>
          <w:rFonts w:hint="eastAsia" w:eastAsia="仿宋_GB2312"/>
          <w:b w:val="0"/>
          <w:bCs w:val="0"/>
          <w:sz w:val="24"/>
          <w:lang w:val="en-US" w:eastAsia="zh-CN"/>
        </w:rPr>
        <w:pPrChange w:id="212" w:author="逆旅行人" w:date="2020-09-10T15:35:40Z">
          <w:pPr>
            <w:spacing w:line="360" w:lineRule="auto"/>
            <w:ind w:firstLine="420"/>
          </w:pPr>
        </w:pPrChange>
      </w:pPr>
      <w:ins w:id="214" w:author="逆旅行人" w:date="2020-09-10T15:42:57Z">
        <w:r>
          <w:rPr>
            <w:rFonts w:hint="eastAsia" w:eastAsia="仿宋_GB2312"/>
            <w:b/>
            <w:bCs/>
            <w:sz w:val="24"/>
            <w:lang w:val="en-US" w:eastAsia="zh-CN"/>
            <w:rPrChange w:id="215" w:author="逆旅行人" w:date="2020-09-10T15:43:01Z">
              <w:rPr>
                <w:rFonts w:hint="eastAsia" w:eastAsia="仿宋_GB2312"/>
                <w:b w:val="0"/>
                <w:bCs w:val="0"/>
                <w:sz w:val="24"/>
                <w:lang w:val="en-US" w:eastAsia="zh-CN"/>
              </w:rPr>
            </w:rPrChange>
          </w:rPr>
          <w:t>身份识别阶段。</w:t>
        </w:r>
      </w:ins>
      <w:ins w:id="216" w:author="逆旅行人" w:date="2020-09-10T15:42:57Z">
        <w:r>
          <w:rPr>
            <w:rFonts w:hint="eastAsia" w:eastAsia="仿宋_GB2312"/>
            <w:b w:val="0"/>
            <w:bCs w:val="0"/>
            <w:sz w:val="24"/>
            <w:lang w:val="en-US" w:eastAsia="zh-CN"/>
          </w:rPr>
          <w:t>节点需要掌握其他节点更多的信息，以能解析其数据报文。本发明利用“名片文件”对这一部分信息进行格式化规范描述。具体的名片文件设计见节点名片文件设计一节。网络中的名片文件是互传的，每个节点都存储一张网络节点状态信息表，表中的名片文件为对应类型节点数据报文的解析依据。</w:t>
        </w:r>
      </w:ins>
    </w:p>
    <w:p>
      <w:pPr>
        <w:spacing w:line="240" w:lineRule="auto"/>
        <w:ind w:firstLine="420"/>
        <w:rPr>
          <w:ins w:id="218" w:author="逆旅行人" w:date="2020-09-10T15:34:27Z"/>
          <w:rFonts w:hint="eastAsia" w:eastAsia="仿宋_GB2312"/>
          <w:b w:val="0"/>
          <w:bCs w:val="0"/>
          <w:sz w:val="24"/>
          <w:lang w:val="en-US" w:eastAsia="zh-CN"/>
          <w:rPrChange w:id="219" w:author="逆旅行人" w:date="2020-09-10T15:35:32Z">
            <w:rPr>
              <w:ins w:id="220" w:author="逆旅行人" w:date="2020-09-10T15:34:27Z"/>
              <w:rFonts w:hint="default" w:eastAsia="仿宋_GB2312"/>
              <w:sz w:val="24"/>
              <w:lang w:val="en-US" w:eastAsia="zh-CN"/>
            </w:rPr>
          </w:rPrChange>
        </w:rPr>
        <w:pPrChange w:id="217" w:author="逆旅行人" w:date="2020-09-10T19:32:54Z">
          <w:pPr>
            <w:spacing w:line="360" w:lineRule="auto"/>
            <w:ind w:firstLine="420"/>
          </w:pPr>
        </w:pPrChange>
      </w:pPr>
      <w:ins w:id="221" w:author="逆旅行人" w:date="2020-09-10T15:42:57Z">
        <w:r>
          <w:rPr>
            <w:rFonts w:hint="eastAsia" w:eastAsia="仿宋_GB2312"/>
            <w:b/>
            <w:bCs/>
            <w:sz w:val="24"/>
            <w:lang w:val="en-US" w:eastAsia="zh-CN"/>
            <w:rPrChange w:id="222" w:author="逆旅行人" w:date="2020-09-10T15:43:04Z">
              <w:rPr>
                <w:rFonts w:hint="eastAsia" w:eastAsia="仿宋_GB2312"/>
                <w:b w:val="0"/>
                <w:bCs w:val="0"/>
                <w:sz w:val="24"/>
                <w:lang w:val="en-US" w:eastAsia="zh-CN"/>
              </w:rPr>
            </w:rPrChange>
          </w:rPr>
          <w:t>交互协同</w:t>
        </w:r>
      </w:ins>
      <w:ins w:id="223" w:author="逆旅行人" w:date="2020-09-10T15:43:10Z">
        <w:r>
          <w:rPr>
            <w:rFonts w:hint="eastAsia" w:eastAsia="仿宋_GB2312"/>
            <w:b/>
            <w:bCs/>
            <w:sz w:val="24"/>
            <w:lang w:val="en-US" w:eastAsia="zh-CN"/>
          </w:rPr>
          <w:t>操作</w:t>
        </w:r>
      </w:ins>
      <w:ins w:id="224" w:author="逆旅行人" w:date="2020-09-10T15:42:57Z">
        <w:r>
          <w:rPr>
            <w:rFonts w:hint="eastAsia" w:eastAsia="仿宋_GB2312"/>
            <w:b/>
            <w:bCs/>
            <w:sz w:val="24"/>
            <w:lang w:val="en-US" w:eastAsia="zh-CN"/>
            <w:rPrChange w:id="225" w:author="逆旅行人" w:date="2020-09-10T15:43:04Z">
              <w:rPr>
                <w:rFonts w:hint="eastAsia" w:eastAsia="仿宋_GB2312"/>
                <w:b w:val="0"/>
                <w:bCs w:val="0"/>
                <w:sz w:val="24"/>
                <w:lang w:val="en-US" w:eastAsia="zh-CN"/>
              </w:rPr>
            </w:rPrChange>
          </w:rPr>
          <w:t>。</w:t>
        </w:r>
      </w:ins>
      <w:ins w:id="226" w:author="逆旅行人" w:date="2020-09-10T15:42:57Z">
        <w:r>
          <w:rPr>
            <w:rFonts w:hint="eastAsia" w:eastAsia="仿宋_GB2312"/>
            <w:b w:val="0"/>
            <w:bCs w:val="0"/>
            <w:sz w:val="24"/>
            <w:lang w:val="en-US" w:eastAsia="zh-CN"/>
          </w:rPr>
          <w:t>数据处理策略上分为主动推送和被动请求两种数据交互的合作方式，同时面向数据和指令两种对象。对象为数据：主动推送方式，在本地传感器数据发生变化时，将数据化信息推送至可能需要的目标节点；被动请求方式，当其他节点需要本地数据时，采集本地传感器数据并解析推送至目标节点。对象为指令：执行接收其他节点的指令，根据上层控制向目标节点发送指令。每次完成处理动作后，更新节点名片文件和网络状态表。</w:t>
        </w:r>
      </w:ins>
    </w:p>
    <w:p>
      <w:pPr>
        <w:spacing w:line="360" w:lineRule="auto"/>
        <w:ind w:left="0" w:firstLine="420"/>
        <w:rPr>
          <w:ins w:id="228" w:author="逆旅行人" w:date="2020-09-10T15:27:34Z"/>
          <w:rFonts w:eastAsia="仿宋_GB2312"/>
          <w:sz w:val="24"/>
        </w:rPr>
        <w:pPrChange w:id="227" w:author="逆旅行人" w:date="2020-09-10T15:34:31Z">
          <w:pPr>
            <w:spacing w:line="360" w:lineRule="auto"/>
            <w:ind w:firstLine="420"/>
          </w:pPr>
        </w:pPrChange>
      </w:pPr>
    </w:p>
    <w:p>
      <w:pPr>
        <w:spacing w:line="360" w:lineRule="auto"/>
        <w:ind w:firstLine="420"/>
        <w:rPr>
          <w:rFonts w:eastAsia="仿宋_GB2312"/>
          <w:sz w:val="24"/>
        </w:rPr>
      </w:pPr>
    </w:p>
    <w:p>
      <w:pPr>
        <w:pStyle w:val="6"/>
        <w:spacing w:line="360" w:lineRule="auto"/>
        <w:ind w:firstLine="420"/>
        <w:rPr>
          <w:ins w:id="230" w:author="逆旅行人" w:date="2020-09-10T15:28:15Z"/>
        </w:rPr>
        <w:pPrChange w:id="229" w:author="逆旅行人" w:date="2020-09-10T15:28:23Z">
          <w:pPr>
            <w:spacing w:line="360" w:lineRule="auto"/>
            <w:ind w:firstLine="420"/>
          </w:pPr>
        </w:pPrChange>
      </w:pPr>
      <w:ins w:id="231" w:author="逆旅行人" w:date="2020-09-10T15:28:09Z">
        <w:r>
          <w:rPr>
            <w:rFonts w:hint="eastAsia"/>
            <w:lang w:val="en-US" w:eastAsia="zh-CN"/>
          </w:rPr>
          <w:t>4</w:t>
        </w:r>
      </w:ins>
      <w:ins w:id="232" w:author="逆旅行人" w:date="2020-09-10T15:28:10Z">
        <w:r>
          <w:rPr>
            <w:rFonts w:hint="eastAsia"/>
            <w:lang w:val="en-US" w:eastAsia="zh-CN"/>
          </w:rPr>
          <w:t>.2</w:t>
        </w:r>
      </w:ins>
      <w:ins w:id="233" w:author="逆旅行人" w:date="2020-09-10T15:28:11Z">
        <w:r>
          <w:rPr>
            <w:rFonts w:hint="eastAsia"/>
            <w:lang w:val="en-US" w:eastAsia="zh-CN"/>
          </w:rPr>
          <w:t>.2.</w:t>
        </w:r>
      </w:ins>
      <w:ins w:id="234" w:author="逆旅行人" w:date="2020-09-10T15:28:12Z">
        <w:r>
          <w:rPr>
            <w:rFonts w:hint="eastAsia"/>
            <w:lang w:val="en-US" w:eastAsia="zh-CN"/>
          </w:rPr>
          <w:t>1.2</w:t>
        </w:r>
      </w:ins>
      <w:ins w:id="235" w:author="逆旅行人" w:date="2020-09-10T15:28:13Z">
        <w:r>
          <w:rPr>
            <w:rFonts w:hint="eastAsia"/>
            <w:lang w:val="en-US" w:eastAsia="zh-CN"/>
          </w:rPr>
          <w:t xml:space="preserve"> </w:t>
        </w:r>
      </w:ins>
      <w:r>
        <w:t>协作化节点数据共享策略</w:t>
      </w:r>
    </w:p>
    <w:p>
      <w:pPr>
        <w:spacing w:line="360" w:lineRule="auto"/>
        <w:ind w:firstLine="420"/>
        <w:rPr>
          <w:rFonts w:eastAsia="仿宋_GB2312"/>
          <w:sz w:val="24"/>
        </w:rPr>
      </w:pPr>
      <w:del w:id="236" w:author="逆旅行人" w:date="2020-09-10T15:28:15Z">
        <w:r>
          <w:rPr>
            <w:rFonts w:eastAsia="仿宋_GB2312"/>
            <w:b/>
            <w:bCs/>
            <w:sz w:val="24"/>
          </w:rPr>
          <w:delText>。</w:delText>
        </w:r>
      </w:del>
      <w:r>
        <w:rPr>
          <w:rFonts w:eastAsia="仿宋_GB2312"/>
          <w:sz w:val="24"/>
        </w:rPr>
        <w:t>在完成节点互联后，节点间的数据共享策略，是为了实现其他节点对本地数据的需求而设计的管理策略。当本地节点需要其他节点的数据时，向该节点发送相关的数据请求。当本地配电网设备节点收到其他节点的数据请求时，则采集本地传感器的实时数据并解析，将解析后的数据推送至发出请求的节点。当传感器采集数据发生变化时，系统缓存的身份标记会随之更新，并根据设计好的规则，将更新后的数据提前推送至目标节点。</w:t>
      </w:r>
    </w:p>
    <w:p>
      <w:pPr>
        <w:pStyle w:val="6"/>
        <w:spacing w:line="360" w:lineRule="auto"/>
        <w:ind w:firstLine="420"/>
        <w:rPr>
          <w:ins w:id="238" w:author="逆旅行人" w:date="2020-09-10T15:28:36Z"/>
        </w:rPr>
        <w:pPrChange w:id="237" w:author="逆旅行人" w:date="2020-09-10T15:28:47Z">
          <w:pPr>
            <w:spacing w:line="360" w:lineRule="auto"/>
            <w:ind w:firstLine="420"/>
          </w:pPr>
        </w:pPrChange>
      </w:pPr>
      <w:ins w:id="239" w:author="逆旅行人" w:date="2020-09-10T15:28:40Z">
        <w:r>
          <w:rPr>
            <w:rFonts w:hint="eastAsia"/>
            <w:lang w:val="en-US" w:eastAsia="zh-CN"/>
          </w:rPr>
          <w:t>4.2.</w:t>
        </w:r>
      </w:ins>
      <w:ins w:id="240" w:author="逆旅行人" w:date="2020-09-10T15:28:41Z">
        <w:r>
          <w:rPr>
            <w:rFonts w:hint="eastAsia"/>
            <w:lang w:val="en-US" w:eastAsia="zh-CN"/>
          </w:rPr>
          <w:t>2.1</w:t>
        </w:r>
      </w:ins>
      <w:ins w:id="241" w:author="逆旅行人" w:date="2020-09-10T15:28:42Z">
        <w:r>
          <w:rPr>
            <w:rFonts w:hint="eastAsia"/>
            <w:lang w:val="en-US" w:eastAsia="zh-CN"/>
          </w:rPr>
          <w:t>.3</w:t>
        </w:r>
      </w:ins>
      <w:ins w:id="242" w:author="逆旅行人" w:date="2020-09-10T15:28:43Z">
        <w:r>
          <w:rPr>
            <w:rFonts w:hint="eastAsia"/>
            <w:lang w:val="en-US" w:eastAsia="zh-CN"/>
          </w:rPr>
          <w:t xml:space="preserve"> </w:t>
        </w:r>
      </w:ins>
      <w:r>
        <w:t>基于统计信息的消息预取及推送</w:t>
      </w:r>
    </w:p>
    <w:p>
      <w:pPr>
        <w:spacing w:line="360" w:lineRule="auto"/>
        <w:ind w:firstLine="420"/>
        <w:rPr>
          <w:ins w:id="243" w:author="逆旅行人" w:date="2020-09-10T15:44:44Z"/>
          <w:rFonts w:hint="eastAsia" w:eastAsia="仿宋_GB2312"/>
          <w:sz w:val="24"/>
          <w:lang w:val="en-US" w:eastAsia="zh-CN"/>
        </w:rPr>
      </w:pPr>
      <w:del w:id="244" w:author="逆旅行人" w:date="2020-09-10T15:28:35Z">
        <w:r>
          <w:rPr>
            <w:rFonts w:eastAsia="仿宋_GB2312"/>
            <w:b/>
            <w:bCs/>
            <w:sz w:val="24"/>
          </w:rPr>
          <w:delText>。</w:delText>
        </w:r>
      </w:del>
      <w:r>
        <w:rPr>
          <w:rFonts w:eastAsia="仿宋_GB2312"/>
          <w:sz w:val="24"/>
        </w:rPr>
        <w:t>基于统计信息的消息预取及推送，对于网络中的某个具体节点，基于数据生产者的角度，节点作为数据的提供者，通过自身所配置的传感器感知环境数据，可以基于统计信息将数据推送至其它节点；基于数据消费者的角度，节点执行动作或者做出决策任务还依赖从其他节点获取到的数据，可以基于统计信息进行提前预取。</w:t>
      </w:r>
    </w:p>
    <w:p>
      <w:pPr>
        <w:spacing w:line="360" w:lineRule="auto"/>
        <w:ind w:firstLine="420"/>
        <w:rPr>
          <w:ins w:id="245" w:author="逆旅行人" w:date="2020-09-10T15:48:47Z"/>
          <w:rFonts w:hint="eastAsia" w:eastAsia="仿宋_GB2312"/>
          <w:sz w:val="24"/>
          <w:lang w:val="en-US" w:eastAsia="zh-CN"/>
        </w:rPr>
      </w:pPr>
      <w:ins w:id="246" w:author="逆旅行人" w:date="2020-09-10T15:46:12Z">
        <w:r>
          <w:rPr>
            <w:rFonts w:hint="eastAsia" w:eastAsia="仿宋_GB2312"/>
            <w:sz w:val="24"/>
            <w:lang w:val="en-US" w:eastAsia="zh-CN"/>
          </w:rPr>
          <w:t>通过</w:t>
        </w:r>
      </w:ins>
      <w:ins w:id="247" w:author="逆旅行人" w:date="2020-09-10T15:46:13Z">
        <w:r>
          <w:rPr>
            <w:rFonts w:hint="eastAsia" w:eastAsia="仿宋_GB2312"/>
            <w:sz w:val="24"/>
            <w:lang w:val="en-US" w:eastAsia="zh-CN"/>
          </w:rPr>
          <w:t>面向</w:t>
        </w:r>
      </w:ins>
      <w:ins w:id="248" w:author="逆旅行人" w:date="2020-09-10T15:46:14Z">
        <w:r>
          <w:rPr>
            <w:rFonts w:hint="eastAsia" w:eastAsia="仿宋_GB2312"/>
            <w:sz w:val="24"/>
            <w:lang w:val="en-US" w:eastAsia="zh-CN"/>
          </w:rPr>
          <w:t>日志</w:t>
        </w:r>
      </w:ins>
      <w:ins w:id="249" w:author="逆旅行人" w:date="2020-09-10T15:46:21Z">
        <w:r>
          <w:rPr>
            <w:rFonts w:hint="eastAsia" w:eastAsia="仿宋_GB2312"/>
            <w:sz w:val="24"/>
            <w:lang w:val="en-US" w:eastAsia="zh-CN"/>
          </w:rPr>
          <w:t>与</w:t>
        </w:r>
      </w:ins>
      <w:ins w:id="250" w:author="逆旅行人" w:date="2020-09-10T15:46:22Z">
        <w:r>
          <w:rPr>
            <w:rFonts w:hint="eastAsia" w:eastAsia="仿宋_GB2312"/>
            <w:sz w:val="24"/>
            <w:lang w:val="en-US" w:eastAsia="zh-CN"/>
          </w:rPr>
          <w:t>消息</w:t>
        </w:r>
      </w:ins>
      <w:ins w:id="251" w:author="逆旅行人" w:date="2020-09-10T15:46:25Z">
        <w:r>
          <w:rPr>
            <w:rFonts w:hint="eastAsia" w:eastAsia="仿宋_GB2312"/>
            <w:sz w:val="24"/>
            <w:lang w:val="en-US" w:eastAsia="zh-CN"/>
          </w:rPr>
          <w:t>记录的</w:t>
        </w:r>
      </w:ins>
      <w:ins w:id="252" w:author="逆旅行人" w:date="2020-09-10T15:46:29Z">
        <w:r>
          <w:rPr>
            <w:rFonts w:hint="eastAsia" w:eastAsia="仿宋_GB2312"/>
            <w:sz w:val="24"/>
            <w:lang w:val="en-US" w:eastAsia="zh-CN"/>
          </w:rPr>
          <w:t>统计</w:t>
        </w:r>
      </w:ins>
      <w:ins w:id="253" w:author="逆旅行人" w:date="2020-09-10T15:46:31Z">
        <w:r>
          <w:rPr>
            <w:rFonts w:hint="eastAsia" w:eastAsia="仿宋_GB2312"/>
            <w:sz w:val="24"/>
            <w:lang w:val="en-US" w:eastAsia="zh-CN"/>
          </w:rPr>
          <w:t>信息，</w:t>
        </w:r>
      </w:ins>
      <w:ins w:id="254" w:author="逆旅行人" w:date="2020-09-10T15:46:58Z">
        <w:r>
          <w:rPr>
            <w:rFonts w:hint="eastAsia" w:eastAsia="仿宋_GB2312"/>
            <w:sz w:val="24"/>
            <w:lang w:val="en-US" w:eastAsia="zh-CN"/>
          </w:rPr>
          <w:t>可建立网络节点关联度列表，通过分析过去一段时间内网络各节点的历史消息推送记录，计算节点之间的关联度列表</w:t>
        </w:r>
      </w:ins>
      <w:ins w:id="255" w:author="逆旅行人" w:date="2020-09-10T15:48:41Z">
        <w:r>
          <w:rPr>
            <w:rFonts w:hint="eastAsia" w:eastAsia="仿宋_GB2312"/>
            <w:sz w:val="24"/>
            <w:lang w:val="en-US" w:eastAsia="zh-CN"/>
          </w:rPr>
          <w:t>；</w:t>
        </w:r>
      </w:ins>
      <w:ins w:id="256" w:author="逆旅行人" w:date="2020-09-10T15:47:33Z">
        <w:r>
          <w:rPr>
            <w:rFonts w:hint="default" w:eastAsia="仿宋_GB2312"/>
            <w:sz w:val="24"/>
            <w:lang w:val="en-US" w:eastAsia="zh-CN"/>
          </w:rPr>
          <w:t>当节点向网络中某服务方节点发出数据请求后，通过分析网络服务方节点关联度，也会向网络中与该服务方节点关联度较高的其它服务方节点发出数据请求</w:t>
        </w:r>
      </w:ins>
      <w:ins w:id="257" w:author="逆旅行人" w:date="2020-09-10T15:48:44Z">
        <w:r>
          <w:rPr>
            <w:rFonts w:hint="eastAsia" w:eastAsia="仿宋_GB2312"/>
            <w:sz w:val="24"/>
            <w:lang w:val="en-US" w:eastAsia="zh-CN"/>
          </w:rPr>
          <w:t>；</w:t>
        </w:r>
      </w:ins>
      <w:ins w:id="258" w:author="逆旅行人" w:date="2020-09-10T15:47:44Z">
        <w:r>
          <w:rPr>
            <w:rFonts w:hint="default" w:eastAsia="仿宋_GB2312"/>
            <w:sz w:val="24"/>
            <w:lang w:val="en-US" w:eastAsia="zh-CN"/>
          </w:rPr>
          <w:t>当节点收到网络中某需求方节点发来的数据请求后，通过分析网络需求方节点关联度，向从而选择相似度高的消息请求，预取出来，实现消息的预取推送。</w:t>
        </w:r>
      </w:ins>
      <w:ins w:id="259" w:author="逆旅行人" w:date="2020-09-10T15:48:14Z">
        <w:r>
          <w:rPr>
            <w:rFonts w:hint="eastAsia" w:eastAsia="仿宋_GB2312"/>
            <w:sz w:val="24"/>
            <w:lang w:val="en-US" w:eastAsia="zh-CN"/>
          </w:rPr>
          <w:t>基于</w:t>
        </w:r>
      </w:ins>
      <w:ins w:id="260" w:author="逆旅行人" w:date="2020-09-10T15:48:16Z">
        <w:r>
          <w:rPr>
            <w:rFonts w:hint="eastAsia" w:eastAsia="仿宋_GB2312"/>
            <w:sz w:val="24"/>
            <w:lang w:val="en-US" w:eastAsia="zh-CN"/>
          </w:rPr>
          <w:t>统计</w:t>
        </w:r>
      </w:ins>
      <w:ins w:id="261" w:author="逆旅行人" w:date="2020-09-10T15:48:17Z">
        <w:r>
          <w:rPr>
            <w:rFonts w:hint="eastAsia" w:eastAsia="仿宋_GB2312"/>
            <w:sz w:val="24"/>
            <w:lang w:val="en-US" w:eastAsia="zh-CN"/>
          </w:rPr>
          <w:t>信息</w:t>
        </w:r>
      </w:ins>
      <w:ins w:id="262" w:author="逆旅行人" w:date="2020-09-10T15:48:18Z">
        <w:r>
          <w:rPr>
            <w:rFonts w:hint="eastAsia" w:eastAsia="仿宋_GB2312"/>
            <w:sz w:val="24"/>
            <w:lang w:val="en-US" w:eastAsia="zh-CN"/>
          </w:rPr>
          <w:t>的</w:t>
        </w:r>
      </w:ins>
      <w:ins w:id="263" w:author="逆旅行人" w:date="2020-09-10T15:48:20Z">
        <w:r>
          <w:rPr>
            <w:rFonts w:hint="eastAsia" w:eastAsia="仿宋_GB2312"/>
            <w:sz w:val="24"/>
            <w:lang w:val="en-US" w:eastAsia="zh-CN"/>
          </w:rPr>
          <w:t>消息</w:t>
        </w:r>
      </w:ins>
      <w:ins w:id="264" w:author="逆旅行人" w:date="2020-09-10T15:48:23Z">
        <w:r>
          <w:rPr>
            <w:rFonts w:hint="eastAsia" w:eastAsia="仿宋_GB2312"/>
            <w:sz w:val="24"/>
            <w:lang w:val="en-US" w:eastAsia="zh-CN"/>
          </w:rPr>
          <w:t>推送</w:t>
        </w:r>
      </w:ins>
      <w:ins w:id="265" w:author="逆旅行人" w:date="2020-09-10T15:48:32Z">
        <w:r>
          <w:rPr>
            <w:rFonts w:hint="eastAsia" w:eastAsia="仿宋_GB2312"/>
            <w:sz w:val="24"/>
            <w:lang w:val="en-US" w:eastAsia="zh-CN"/>
          </w:rPr>
          <w:t>具体</w:t>
        </w:r>
      </w:ins>
      <w:ins w:id="266" w:author="逆旅行人" w:date="2020-09-10T15:48:33Z">
        <w:r>
          <w:rPr>
            <w:rFonts w:hint="eastAsia" w:eastAsia="仿宋_GB2312"/>
            <w:sz w:val="24"/>
            <w:lang w:val="en-US" w:eastAsia="zh-CN"/>
          </w:rPr>
          <w:t>策略</w:t>
        </w:r>
      </w:ins>
      <w:ins w:id="267" w:author="逆旅行人" w:date="2020-09-10T15:48:34Z">
        <w:r>
          <w:rPr>
            <w:rFonts w:hint="eastAsia" w:eastAsia="仿宋_GB2312"/>
            <w:sz w:val="24"/>
            <w:lang w:val="en-US" w:eastAsia="zh-CN"/>
          </w:rPr>
          <w:t>描述</w:t>
        </w:r>
      </w:ins>
      <w:ins w:id="268" w:author="逆旅行人" w:date="2020-09-10T15:48:35Z">
        <w:r>
          <w:rPr>
            <w:rFonts w:hint="eastAsia" w:eastAsia="仿宋_GB2312"/>
            <w:sz w:val="24"/>
            <w:lang w:val="en-US" w:eastAsia="zh-CN"/>
          </w:rPr>
          <w:t>如下</w:t>
        </w:r>
      </w:ins>
      <w:ins w:id="269" w:author="逆旅行人" w:date="2020-09-10T15:48:36Z">
        <w:r>
          <w:rPr>
            <w:rFonts w:hint="eastAsia" w:eastAsia="仿宋_GB2312"/>
            <w:sz w:val="24"/>
            <w:lang w:val="en-US" w:eastAsia="zh-CN"/>
          </w:rPr>
          <w:t>：</w:t>
        </w:r>
      </w:ins>
    </w:p>
    <w:p>
      <w:pPr>
        <w:spacing w:line="360" w:lineRule="auto"/>
        <w:ind w:firstLine="420"/>
        <w:rPr>
          <w:ins w:id="270" w:author="逆旅行人" w:date="2020-09-10T15:49:45Z"/>
          <w:rFonts w:hint="default" w:eastAsia="仿宋_GB2312"/>
          <w:sz w:val="24"/>
          <w:lang w:val="en-US" w:eastAsia="zh-CN"/>
        </w:rPr>
      </w:pPr>
      <w:ins w:id="271" w:author="逆旅行人" w:date="2020-09-10T15:49:31Z">
        <w:r>
          <w:rPr>
            <w:rFonts w:hint="eastAsia" w:eastAsia="仿宋_GB2312"/>
            <w:b/>
            <w:bCs/>
            <w:sz w:val="24"/>
            <w:lang w:val="en-US" w:eastAsia="zh-CN"/>
            <w:rPrChange w:id="272" w:author="逆旅行人" w:date="2020-09-10T15:49:42Z">
              <w:rPr>
                <w:rFonts w:hint="eastAsia" w:eastAsia="仿宋_GB2312"/>
                <w:sz w:val="24"/>
                <w:lang w:val="en-US" w:eastAsia="zh-CN"/>
              </w:rPr>
            </w:rPrChange>
          </w:rPr>
          <w:t>建立</w:t>
        </w:r>
      </w:ins>
      <w:ins w:id="273" w:author="逆旅行人" w:date="2020-09-10T15:49:36Z">
        <w:r>
          <w:rPr>
            <w:rFonts w:hint="eastAsia" w:eastAsia="仿宋_GB2312"/>
            <w:b/>
            <w:bCs/>
            <w:sz w:val="24"/>
            <w:lang w:val="en-US" w:eastAsia="zh-CN"/>
            <w:rPrChange w:id="274" w:author="逆旅行人" w:date="2020-09-10T15:49:42Z">
              <w:rPr>
                <w:rFonts w:hint="eastAsia" w:eastAsia="仿宋_GB2312"/>
                <w:sz w:val="24"/>
                <w:lang w:val="en-US" w:eastAsia="zh-CN"/>
              </w:rPr>
            </w:rPrChange>
          </w:rPr>
          <w:t>关联度</w:t>
        </w:r>
      </w:ins>
      <w:ins w:id="275" w:author="逆旅行人" w:date="2020-09-10T15:49:38Z">
        <w:r>
          <w:rPr>
            <w:rFonts w:hint="eastAsia" w:eastAsia="仿宋_GB2312"/>
            <w:b/>
            <w:bCs/>
            <w:sz w:val="24"/>
            <w:lang w:val="en-US" w:eastAsia="zh-CN"/>
            <w:rPrChange w:id="276" w:author="逆旅行人" w:date="2020-09-10T15:49:42Z">
              <w:rPr>
                <w:rFonts w:hint="eastAsia" w:eastAsia="仿宋_GB2312"/>
                <w:sz w:val="24"/>
                <w:lang w:val="en-US" w:eastAsia="zh-CN"/>
              </w:rPr>
            </w:rPrChange>
          </w:rPr>
          <w:t>列表</w:t>
        </w:r>
      </w:ins>
      <w:ins w:id="277" w:author="逆旅行人" w:date="2020-09-10T15:49:38Z">
        <w:r>
          <w:rPr>
            <w:rFonts w:hint="eastAsia" w:eastAsia="仿宋_GB2312"/>
            <w:sz w:val="24"/>
            <w:lang w:val="en-US" w:eastAsia="zh-CN"/>
          </w:rPr>
          <w:t>。</w:t>
        </w:r>
      </w:ins>
      <w:ins w:id="278" w:author="逆旅行人" w:date="2020-09-10T15:48:52Z">
        <w:r>
          <w:rPr>
            <w:rFonts w:hint="eastAsia" w:eastAsia="仿宋_GB2312"/>
            <w:sz w:val="24"/>
            <w:lang w:val="en-US" w:eastAsia="zh-CN"/>
          </w:rPr>
          <w:t>第一步</w:t>
        </w:r>
      </w:ins>
      <w:ins w:id="279" w:author="逆旅行人" w:date="2020-09-10T15:48:53Z">
        <w:r>
          <w:rPr>
            <w:rFonts w:hint="eastAsia" w:eastAsia="仿宋_GB2312"/>
            <w:sz w:val="24"/>
            <w:lang w:val="en-US" w:eastAsia="zh-CN"/>
          </w:rPr>
          <w:t>，</w:t>
        </w:r>
      </w:ins>
      <w:ins w:id="280" w:author="逆旅行人" w:date="2020-09-10T15:49:03Z">
        <w:r>
          <w:rPr>
            <w:rFonts w:hint="eastAsia" w:eastAsia="仿宋_GB2312"/>
            <w:sz w:val="24"/>
            <w:lang w:val="en-US" w:eastAsia="zh-CN"/>
          </w:rPr>
          <w:t>建立网络需求方节点关联度列表和网络服务方节点关联度列表</w:t>
        </w:r>
      </w:ins>
      <w:ins w:id="281" w:author="逆旅行人" w:date="2020-09-10T15:49:04Z">
        <w:r>
          <w:rPr>
            <w:rFonts w:hint="eastAsia" w:eastAsia="仿宋_GB2312"/>
            <w:sz w:val="24"/>
            <w:lang w:val="en-US" w:eastAsia="zh-CN"/>
          </w:rPr>
          <w:t>。</w:t>
        </w:r>
      </w:ins>
      <w:ins w:id="282" w:author="逆旅行人" w:date="2020-09-10T15:50:33Z">
        <w:r>
          <w:rPr>
            <w:rFonts w:hint="eastAsia" w:eastAsia="仿宋_GB2312"/>
            <w:sz w:val="24"/>
            <w:lang w:val="en-US" w:eastAsia="zh-CN"/>
          </w:rPr>
          <w:t>统计</w:t>
        </w:r>
      </w:ins>
      <w:ins w:id="283" w:author="逆旅行人" w:date="2020-09-10T15:50:34Z">
        <w:r>
          <w:rPr>
            <w:rFonts w:hint="eastAsia" w:eastAsia="仿宋_GB2312"/>
            <w:sz w:val="24"/>
            <w:lang w:val="en-US" w:eastAsia="zh-CN"/>
          </w:rPr>
          <w:t>如</w:t>
        </w:r>
      </w:ins>
      <w:ins w:id="284" w:author="逆旅行人" w:date="2020-09-10T15:50:35Z">
        <w:r>
          <w:rPr>
            <w:rFonts w:hint="eastAsia" w:eastAsia="仿宋_GB2312"/>
            <w:sz w:val="24"/>
            <w:lang w:val="en-US" w:eastAsia="zh-CN"/>
          </w:rPr>
          <w:t>下表的</w:t>
        </w:r>
      </w:ins>
      <w:ins w:id="285" w:author="逆旅行人" w:date="2020-09-10T15:50:38Z">
        <w:r>
          <w:rPr>
            <w:rFonts w:hint="eastAsia" w:eastAsia="仿宋_GB2312"/>
            <w:sz w:val="24"/>
            <w:lang w:val="en-US" w:eastAsia="zh-CN"/>
          </w:rPr>
          <w:t>网络</w:t>
        </w:r>
      </w:ins>
      <w:ins w:id="286" w:author="逆旅行人" w:date="2020-09-10T15:50:40Z">
        <w:r>
          <w:rPr>
            <w:rFonts w:hint="eastAsia" w:eastAsia="仿宋_GB2312"/>
            <w:sz w:val="24"/>
            <w:lang w:val="en-US" w:eastAsia="zh-CN"/>
          </w:rPr>
          <w:t>节点</w:t>
        </w:r>
      </w:ins>
      <w:ins w:id="287" w:author="逆旅行人" w:date="2020-09-10T15:50:42Z">
        <w:r>
          <w:rPr>
            <w:rFonts w:hint="eastAsia" w:eastAsia="仿宋_GB2312"/>
            <w:sz w:val="24"/>
            <w:lang w:val="en-US" w:eastAsia="zh-CN"/>
          </w:rPr>
          <w:t>消息</w:t>
        </w:r>
      </w:ins>
      <w:ins w:id="288" w:author="逆旅行人" w:date="2020-09-10T15:50:44Z">
        <w:r>
          <w:rPr>
            <w:rFonts w:hint="eastAsia" w:eastAsia="仿宋_GB2312"/>
            <w:sz w:val="24"/>
            <w:lang w:val="en-US" w:eastAsia="zh-CN"/>
          </w:rPr>
          <w:t>推送</w:t>
        </w:r>
      </w:ins>
      <w:ins w:id="289" w:author="逆旅行人" w:date="2020-09-10T15:50:46Z">
        <w:r>
          <w:rPr>
            <w:rFonts w:hint="eastAsia" w:eastAsia="仿宋_GB2312"/>
            <w:sz w:val="24"/>
            <w:lang w:val="en-US" w:eastAsia="zh-CN"/>
          </w:rPr>
          <w:t>次数</w:t>
        </w:r>
      </w:ins>
      <w:ins w:id="290" w:author="逆旅行人" w:date="2020-09-10T15:50:48Z">
        <w:r>
          <w:rPr>
            <w:rFonts w:hint="eastAsia" w:eastAsia="仿宋_GB2312"/>
            <w:sz w:val="24"/>
            <w:lang w:val="en-US" w:eastAsia="zh-CN"/>
          </w:rPr>
          <w:t>统计表</w:t>
        </w:r>
      </w:ins>
      <w:ins w:id="291" w:author="逆旅行人" w:date="2020-09-10T15:51:30Z">
        <w:r>
          <w:rPr>
            <w:rFonts w:hint="eastAsia" w:eastAsia="仿宋_GB2312"/>
            <w:sz w:val="24"/>
            <w:lang w:val="en-US" w:eastAsia="zh-CN"/>
          </w:rPr>
          <w:t>：</w:t>
        </w:r>
      </w:ins>
    </w:p>
    <w:tbl>
      <w:tblPr>
        <w:tblStyle w:val="17"/>
        <w:tblW w:w="81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09"/>
        <w:gridCol w:w="1361"/>
        <w:gridCol w:w="1361"/>
        <w:gridCol w:w="1361"/>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jc w:val="center"/>
          <w:ins w:id="292" w:author="逆旅行人" w:date="2020-09-10T15:49:47Z"/>
        </w:trPr>
        <w:tc>
          <w:tcPr>
            <w:tcW w:w="1361" w:type="dxa"/>
            <w:tcBorders>
              <w:tl2br w:val="single" w:color="auto" w:sz="4" w:space="0"/>
            </w:tcBorders>
          </w:tcPr>
          <w:p>
            <w:pPr>
              <w:spacing w:line="300" w:lineRule="auto"/>
              <w:ind w:left="650" w:leftChars="100" w:hanging="440" w:hangingChars="200"/>
              <w:jc w:val="both"/>
              <w:rPr>
                <w:ins w:id="293" w:author="逆旅行人" w:date="2020-09-10T15:49:47Z"/>
                <w:rFonts w:eastAsia="新宋体"/>
                <w:sz w:val="22"/>
                <w:szCs w:val="28"/>
              </w:rPr>
            </w:pPr>
            <w:ins w:id="294" w:author="逆旅行人" w:date="2020-09-10T15:49:47Z">
              <w:r>
                <w:rPr>
                  <w:rFonts w:hint="eastAsia" w:eastAsia="新宋体"/>
                  <w:sz w:val="22"/>
                  <w:szCs w:val="28"/>
                </w:rPr>
                <w:t>预取节点</w:t>
              </w:r>
            </w:ins>
          </w:p>
          <w:p>
            <w:pPr>
              <w:spacing w:line="300" w:lineRule="auto"/>
              <w:jc w:val="both"/>
              <w:rPr>
                <w:ins w:id="295" w:author="逆旅行人" w:date="2020-09-10T15:49:47Z"/>
                <w:rFonts w:eastAsia="新宋体"/>
                <w:sz w:val="22"/>
                <w:szCs w:val="28"/>
              </w:rPr>
            </w:pPr>
          </w:p>
          <w:p>
            <w:pPr>
              <w:spacing w:line="300" w:lineRule="auto"/>
              <w:jc w:val="both"/>
              <w:rPr>
                <w:ins w:id="296" w:author="逆旅行人" w:date="2020-09-10T15:49:47Z"/>
                <w:rFonts w:eastAsia="新宋体"/>
                <w:sz w:val="22"/>
                <w:szCs w:val="28"/>
              </w:rPr>
            </w:pPr>
            <w:ins w:id="297" w:author="逆旅行人" w:date="2020-09-10T15:49:47Z">
              <w:r>
                <w:rPr>
                  <w:rFonts w:hint="eastAsia" w:eastAsia="新宋体"/>
                  <w:sz w:val="22"/>
                  <w:szCs w:val="28"/>
                </w:rPr>
                <w:t>推送节点</w:t>
              </w:r>
            </w:ins>
          </w:p>
        </w:tc>
        <w:tc>
          <w:tcPr>
            <w:tcW w:w="1309" w:type="dxa"/>
            <w:vAlign w:val="center"/>
          </w:tcPr>
          <w:p>
            <w:pPr>
              <w:spacing w:line="300" w:lineRule="auto"/>
              <w:jc w:val="center"/>
              <w:rPr>
                <w:ins w:id="298" w:author="逆旅行人" w:date="2020-09-10T15:49:47Z"/>
                <w:rFonts w:eastAsia="新宋体"/>
                <w:sz w:val="22"/>
                <w:szCs w:val="28"/>
              </w:rPr>
            </w:pPr>
            <w:ins w:id="299" w:author="逆旅行人" w:date="2020-09-10T15:49:47Z">
              <w:r>
                <w:rPr>
                  <w:rFonts w:eastAsia="新宋体"/>
                  <w:sz w:val="22"/>
                  <w:szCs w:val="28"/>
                </w:rPr>
                <w:t xml:space="preserve">Node </w:t>
              </w:r>
            </w:ins>
            <w:ins w:id="300" w:author="逆旅行人" w:date="2020-09-10T15:49:47Z">
              <w:r>
                <w:rPr>
                  <w:rFonts w:hint="eastAsia" w:eastAsia="新宋体"/>
                  <w:sz w:val="22"/>
                  <w:szCs w:val="28"/>
                </w:rPr>
                <w:t>1</w:t>
              </w:r>
            </w:ins>
          </w:p>
        </w:tc>
        <w:tc>
          <w:tcPr>
            <w:tcW w:w="1361" w:type="dxa"/>
            <w:vAlign w:val="center"/>
          </w:tcPr>
          <w:p>
            <w:pPr>
              <w:spacing w:line="300" w:lineRule="auto"/>
              <w:jc w:val="center"/>
              <w:rPr>
                <w:ins w:id="301" w:author="逆旅行人" w:date="2020-09-10T15:49:47Z"/>
                <w:rFonts w:eastAsia="新宋体"/>
                <w:sz w:val="22"/>
                <w:szCs w:val="28"/>
              </w:rPr>
            </w:pPr>
            <w:ins w:id="302" w:author="逆旅行人" w:date="2020-09-10T15:49:47Z">
              <w:r>
                <w:rPr>
                  <w:rFonts w:eastAsia="新宋体"/>
                  <w:sz w:val="22"/>
                  <w:szCs w:val="28"/>
                </w:rPr>
                <w:t xml:space="preserve">Node </w:t>
              </w:r>
            </w:ins>
            <w:ins w:id="303" w:author="逆旅行人" w:date="2020-09-10T15:49:47Z">
              <w:r>
                <w:rPr>
                  <w:rFonts w:hint="eastAsia" w:eastAsia="新宋体"/>
                  <w:sz w:val="22"/>
                  <w:szCs w:val="28"/>
                </w:rPr>
                <w:t>2</w:t>
              </w:r>
            </w:ins>
          </w:p>
        </w:tc>
        <w:tc>
          <w:tcPr>
            <w:tcW w:w="1361" w:type="dxa"/>
            <w:vAlign w:val="center"/>
          </w:tcPr>
          <w:p>
            <w:pPr>
              <w:spacing w:line="300" w:lineRule="auto"/>
              <w:jc w:val="center"/>
              <w:rPr>
                <w:ins w:id="304" w:author="逆旅行人" w:date="2020-09-10T15:49:47Z"/>
                <w:rFonts w:eastAsia="新宋体"/>
                <w:sz w:val="22"/>
                <w:szCs w:val="28"/>
              </w:rPr>
            </w:pPr>
            <w:ins w:id="305" w:author="逆旅行人" w:date="2020-09-10T15:49:47Z">
              <w:r>
                <w:rPr>
                  <w:rFonts w:eastAsia="新宋体"/>
                  <w:sz w:val="22"/>
                  <w:szCs w:val="28"/>
                </w:rPr>
                <w:t>Node 3</w:t>
              </w:r>
            </w:ins>
          </w:p>
        </w:tc>
        <w:tc>
          <w:tcPr>
            <w:tcW w:w="1361" w:type="dxa"/>
            <w:vAlign w:val="center"/>
          </w:tcPr>
          <w:p>
            <w:pPr>
              <w:spacing w:line="300" w:lineRule="auto"/>
              <w:jc w:val="center"/>
              <w:rPr>
                <w:ins w:id="306" w:author="逆旅行人" w:date="2020-09-10T15:49:47Z"/>
                <w:rFonts w:eastAsia="新宋体"/>
                <w:sz w:val="22"/>
                <w:szCs w:val="28"/>
              </w:rPr>
            </w:pPr>
            <w:ins w:id="307" w:author="逆旅行人" w:date="2020-09-10T15:49:47Z">
              <w:r>
                <w:rPr>
                  <w:rFonts w:eastAsia="新宋体"/>
                  <w:sz w:val="22"/>
                  <w:szCs w:val="28"/>
                </w:rPr>
                <w:t>…</w:t>
              </w:r>
            </w:ins>
          </w:p>
        </w:tc>
        <w:tc>
          <w:tcPr>
            <w:tcW w:w="1361" w:type="dxa"/>
            <w:vAlign w:val="center"/>
          </w:tcPr>
          <w:p>
            <w:pPr>
              <w:spacing w:line="300" w:lineRule="auto"/>
              <w:jc w:val="center"/>
              <w:rPr>
                <w:ins w:id="308" w:author="逆旅行人" w:date="2020-09-10T15:49:47Z"/>
                <w:rFonts w:eastAsia="新宋体"/>
                <w:sz w:val="22"/>
                <w:szCs w:val="28"/>
              </w:rPr>
            </w:pPr>
            <w:ins w:id="309" w:author="逆旅行人" w:date="2020-09-10T15:49:47Z">
              <w:r>
                <w:rPr>
                  <w:rFonts w:eastAsia="新宋体"/>
                  <w:sz w:val="22"/>
                  <w:szCs w:val="28"/>
                </w:rPr>
                <w:t xml:space="preserve">Node </w:t>
              </w:r>
            </w:ins>
            <w:ins w:id="310" w:author="逆旅行人" w:date="2020-09-10T15:49:47Z">
              <w:r>
                <w:rPr>
                  <w:rFonts w:eastAsia="新宋体"/>
                  <w:i/>
                  <w:sz w:val="22"/>
                  <w:szCs w:val="28"/>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311" w:author="逆旅行人" w:date="2020-09-10T15:49:47Z"/>
        </w:trPr>
        <w:tc>
          <w:tcPr>
            <w:tcW w:w="1361" w:type="dxa"/>
            <w:vAlign w:val="center"/>
          </w:tcPr>
          <w:p>
            <w:pPr>
              <w:spacing w:line="300" w:lineRule="auto"/>
              <w:jc w:val="center"/>
              <w:rPr>
                <w:ins w:id="312" w:author="逆旅行人" w:date="2020-09-10T15:49:47Z"/>
                <w:rFonts w:eastAsia="新宋体"/>
                <w:sz w:val="22"/>
                <w:szCs w:val="28"/>
              </w:rPr>
            </w:pPr>
            <w:ins w:id="313" w:author="逆旅行人" w:date="2020-09-10T15:49:47Z">
              <w:r>
                <w:rPr>
                  <w:rFonts w:eastAsia="新宋体"/>
                  <w:sz w:val="22"/>
                  <w:szCs w:val="28"/>
                </w:rPr>
                <w:t xml:space="preserve">Node </w:t>
              </w:r>
            </w:ins>
            <w:ins w:id="314" w:author="逆旅行人" w:date="2020-09-10T15:49:47Z">
              <w:r>
                <w:rPr>
                  <w:rFonts w:hint="eastAsia" w:eastAsia="新宋体"/>
                  <w:sz w:val="22"/>
                  <w:szCs w:val="28"/>
                </w:rPr>
                <w:t>1</w:t>
              </w:r>
            </w:ins>
          </w:p>
        </w:tc>
        <w:tc>
          <w:tcPr>
            <w:tcW w:w="1309" w:type="dxa"/>
            <w:tcBorders>
              <w:tl2br w:val="single" w:color="auto" w:sz="4" w:space="0"/>
            </w:tcBorders>
            <w:vAlign w:val="center"/>
          </w:tcPr>
          <w:p>
            <w:pPr>
              <w:spacing w:line="300" w:lineRule="auto"/>
              <w:jc w:val="center"/>
              <w:rPr>
                <w:ins w:id="315" w:author="逆旅行人" w:date="2020-09-10T15:49:47Z"/>
                <w:rFonts w:eastAsia="新宋体"/>
                <w:sz w:val="22"/>
                <w:szCs w:val="28"/>
              </w:rPr>
            </w:pPr>
          </w:p>
        </w:tc>
        <w:tc>
          <w:tcPr>
            <w:tcW w:w="1361" w:type="dxa"/>
            <w:vAlign w:val="center"/>
          </w:tcPr>
          <w:p>
            <w:pPr>
              <w:spacing w:line="300" w:lineRule="auto"/>
              <w:jc w:val="center"/>
              <w:rPr>
                <w:ins w:id="316" w:author="逆旅行人" w:date="2020-09-10T15:49:47Z"/>
                <w:rFonts w:eastAsia="新宋体"/>
                <w:sz w:val="22"/>
                <w:szCs w:val="28"/>
              </w:rPr>
            </w:pPr>
            <w:ins w:id="317" w:author="逆旅行人" w:date="2020-09-10T15:49:47Z">
              <w:r>
                <w:rPr>
                  <w:rFonts w:eastAsia="新宋体"/>
                  <w:i/>
                  <w:sz w:val="22"/>
                  <w:szCs w:val="28"/>
                </w:rPr>
                <w:t>C</w:t>
              </w:r>
            </w:ins>
            <w:ins w:id="318" w:author="逆旅行人" w:date="2020-09-10T15:49:47Z">
              <w:r>
                <w:rPr>
                  <w:rFonts w:eastAsia="新宋体"/>
                  <w:sz w:val="22"/>
                  <w:szCs w:val="28"/>
                  <w:vertAlign w:val="subscript"/>
                </w:rPr>
                <w:t>12</w:t>
              </w:r>
            </w:ins>
          </w:p>
        </w:tc>
        <w:tc>
          <w:tcPr>
            <w:tcW w:w="1361" w:type="dxa"/>
            <w:vAlign w:val="center"/>
          </w:tcPr>
          <w:p>
            <w:pPr>
              <w:spacing w:line="300" w:lineRule="auto"/>
              <w:jc w:val="center"/>
              <w:rPr>
                <w:ins w:id="319" w:author="逆旅行人" w:date="2020-09-10T15:49:47Z"/>
                <w:rFonts w:eastAsia="新宋体"/>
                <w:sz w:val="22"/>
                <w:szCs w:val="28"/>
              </w:rPr>
            </w:pPr>
            <w:ins w:id="320" w:author="逆旅行人" w:date="2020-09-10T15:49:47Z">
              <w:r>
                <w:rPr>
                  <w:rFonts w:eastAsia="新宋体"/>
                  <w:i/>
                  <w:sz w:val="22"/>
                  <w:szCs w:val="28"/>
                </w:rPr>
                <w:t>C</w:t>
              </w:r>
            </w:ins>
            <w:ins w:id="321" w:author="逆旅行人" w:date="2020-09-10T15:49:47Z">
              <w:r>
                <w:rPr>
                  <w:rFonts w:eastAsia="新宋体"/>
                  <w:sz w:val="22"/>
                  <w:szCs w:val="28"/>
                  <w:vertAlign w:val="subscript"/>
                </w:rPr>
                <w:t>13</w:t>
              </w:r>
            </w:ins>
          </w:p>
        </w:tc>
        <w:tc>
          <w:tcPr>
            <w:tcW w:w="1361" w:type="dxa"/>
            <w:vAlign w:val="center"/>
          </w:tcPr>
          <w:p>
            <w:pPr>
              <w:spacing w:line="300" w:lineRule="auto"/>
              <w:jc w:val="center"/>
              <w:rPr>
                <w:ins w:id="322" w:author="逆旅行人" w:date="2020-09-10T15:49:47Z"/>
                <w:rFonts w:eastAsia="新宋体"/>
                <w:sz w:val="22"/>
                <w:szCs w:val="28"/>
              </w:rPr>
            </w:pPr>
            <w:ins w:id="323" w:author="逆旅行人" w:date="2020-09-10T15:49:47Z">
              <w:r>
                <w:rPr>
                  <w:rFonts w:eastAsia="新宋体"/>
                  <w:sz w:val="22"/>
                  <w:szCs w:val="28"/>
                </w:rPr>
                <w:t>…</w:t>
              </w:r>
            </w:ins>
          </w:p>
        </w:tc>
        <w:tc>
          <w:tcPr>
            <w:tcW w:w="1361" w:type="dxa"/>
            <w:vAlign w:val="center"/>
          </w:tcPr>
          <w:p>
            <w:pPr>
              <w:spacing w:line="300" w:lineRule="auto"/>
              <w:jc w:val="center"/>
              <w:rPr>
                <w:ins w:id="324" w:author="逆旅行人" w:date="2020-09-10T15:49:47Z"/>
                <w:rFonts w:eastAsia="新宋体"/>
                <w:sz w:val="22"/>
                <w:szCs w:val="28"/>
              </w:rPr>
            </w:pPr>
            <w:ins w:id="325" w:author="逆旅行人" w:date="2020-09-10T15:49:47Z">
              <w:r>
                <w:rPr>
                  <w:rFonts w:eastAsia="新宋体"/>
                  <w:i/>
                  <w:sz w:val="22"/>
                  <w:szCs w:val="28"/>
                </w:rPr>
                <w:t>C</w:t>
              </w:r>
            </w:ins>
            <w:ins w:id="326" w:author="逆旅行人" w:date="2020-09-10T15:49:47Z">
              <w:r>
                <w:rPr>
                  <w:rFonts w:eastAsia="新宋体"/>
                  <w:sz w:val="22"/>
                  <w:szCs w:val="28"/>
                  <w:vertAlign w:val="subscript"/>
                </w:rPr>
                <w:t>1</w:t>
              </w:r>
            </w:ins>
            <w:ins w:id="327" w:author="逆旅行人" w:date="2020-09-10T15:49:47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328" w:author="逆旅行人" w:date="2020-09-10T15:49:47Z"/>
        </w:trPr>
        <w:tc>
          <w:tcPr>
            <w:tcW w:w="1361" w:type="dxa"/>
            <w:vAlign w:val="center"/>
          </w:tcPr>
          <w:p>
            <w:pPr>
              <w:spacing w:line="300" w:lineRule="auto"/>
              <w:jc w:val="center"/>
              <w:rPr>
                <w:ins w:id="329" w:author="逆旅行人" w:date="2020-09-10T15:49:47Z"/>
                <w:rFonts w:eastAsia="新宋体"/>
                <w:sz w:val="22"/>
                <w:szCs w:val="28"/>
              </w:rPr>
            </w:pPr>
            <w:ins w:id="330" w:author="逆旅行人" w:date="2020-09-10T15:49:47Z">
              <w:r>
                <w:rPr>
                  <w:rFonts w:eastAsia="新宋体"/>
                  <w:sz w:val="22"/>
                  <w:szCs w:val="28"/>
                </w:rPr>
                <w:t>Node 2</w:t>
              </w:r>
            </w:ins>
          </w:p>
        </w:tc>
        <w:tc>
          <w:tcPr>
            <w:tcW w:w="1309" w:type="dxa"/>
            <w:vAlign w:val="center"/>
          </w:tcPr>
          <w:p>
            <w:pPr>
              <w:spacing w:line="300" w:lineRule="auto"/>
              <w:jc w:val="center"/>
              <w:rPr>
                <w:ins w:id="331" w:author="逆旅行人" w:date="2020-09-10T15:49:47Z"/>
                <w:rFonts w:eastAsia="新宋体"/>
                <w:sz w:val="22"/>
                <w:szCs w:val="28"/>
              </w:rPr>
            </w:pPr>
            <w:ins w:id="332" w:author="逆旅行人" w:date="2020-09-10T15:49:47Z">
              <w:r>
                <w:rPr>
                  <w:rFonts w:eastAsia="新宋体"/>
                  <w:i/>
                  <w:sz w:val="22"/>
                  <w:szCs w:val="28"/>
                </w:rPr>
                <w:t>C</w:t>
              </w:r>
            </w:ins>
            <w:ins w:id="333" w:author="逆旅行人" w:date="2020-09-10T15:49:47Z">
              <w:r>
                <w:rPr>
                  <w:rFonts w:eastAsia="新宋体"/>
                  <w:sz w:val="22"/>
                  <w:szCs w:val="28"/>
                  <w:vertAlign w:val="subscript"/>
                </w:rPr>
                <w:t>21</w:t>
              </w:r>
            </w:ins>
          </w:p>
        </w:tc>
        <w:tc>
          <w:tcPr>
            <w:tcW w:w="1361" w:type="dxa"/>
            <w:tcBorders>
              <w:tl2br w:val="single" w:color="auto" w:sz="4" w:space="0"/>
            </w:tcBorders>
            <w:vAlign w:val="center"/>
          </w:tcPr>
          <w:p>
            <w:pPr>
              <w:spacing w:line="300" w:lineRule="auto"/>
              <w:jc w:val="center"/>
              <w:rPr>
                <w:ins w:id="334" w:author="逆旅行人" w:date="2020-09-10T15:49:47Z"/>
                <w:rFonts w:eastAsia="新宋体"/>
                <w:sz w:val="22"/>
                <w:szCs w:val="28"/>
              </w:rPr>
            </w:pPr>
          </w:p>
        </w:tc>
        <w:tc>
          <w:tcPr>
            <w:tcW w:w="1361" w:type="dxa"/>
            <w:vAlign w:val="center"/>
          </w:tcPr>
          <w:p>
            <w:pPr>
              <w:spacing w:line="300" w:lineRule="auto"/>
              <w:jc w:val="center"/>
              <w:rPr>
                <w:ins w:id="335" w:author="逆旅行人" w:date="2020-09-10T15:49:47Z"/>
                <w:rFonts w:eastAsia="新宋体"/>
                <w:sz w:val="22"/>
                <w:szCs w:val="28"/>
              </w:rPr>
            </w:pPr>
            <w:ins w:id="336" w:author="逆旅行人" w:date="2020-09-10T15:49:47Z">
              <w:r>
                <w:rPr>
                  <w:rFonts w:eastAsia="新宋体"/>
                  <w:i/>
                  <w:sz w:val="22"/>
                  <w:szCs w:val="28"/>
                </w:rPr>
                <w:t>C</w:t>
              </w:r>
            </w:ins>
            <w:ins w:id="337" w:author="逆旅行人" w:date="2020-09-10T15:49:47Z">
              <w:r>
                <w:rPr>
                  <w:rFonts w:eastAsia="新宋体"/>
                  <w:sz w:val="22"/>
                  <w:szCs w:val="28"/>
                  <w:vertAlign w:val="subscript"/>
                </w:rPr>
                <w:t>23</w:t>
              </w:r>
            </w:ins>
          </w:p>
        </w:tc>
        <w:tc>
          <w:tcPr>
            <w:tcW w:w="1361" w:type="dxa"/>
            <w:vAlign w:val="center"/>
          </w:tcPr>
          <w:p>
            <w:pPr>
              <w:spacing w:line="300" w:lineRule="auto"/>
              <w:jc w:val="center"/>
              <w:rPr>
                <w:ins w:id="338" w:author="逆旅行人" w:date="2020-09-10T15:49:47Z"/>
                <w:rFonts w:eastAsia="新宋体"/>
                <w:sz w:val="22"/>
                <w:szCs w:val="28"/>
              </w:rPr>
            </w:pPr>
            <w:ins w:id="339" w:author="逆旅行人" w:date="2020-09-10T15:49:47Z">
              <w:r>
                <w:rPr>
                  <w:rFonts w:eastAsia="新宋体"/>
                  <w:sz w:val="22"/>
                  <w:szCs w:val="28"/>
                </w:rPr>
                <w:t>…</w:t>
              </w:r>
            </w:ins>
          </w:p>
        </w:tc>
        <w:tc>
          <w:tcPr>
            <w:tcW w:w="1361" w:type="dxa"/>
            <w:vAlign w:val="center"/>
          </w:tcPr>
          <w:p>
            <w:pPr>
              <w:spacing w:line="300" w:lineRule="auto"/>
              <w:jc w:val="center"/>
              <w:rPr>
                <w:ins w:id="340" w:author="逆旅行人" w:date="2020-09-10T15:49:47Z"/>
                <w:rFonts w:eastAsia="新宋体"/>
                <w:sz w:val="22"/>
                <w:szCs w:val="28"/>
              </w:rPr>
            </w:pPr>
            <w:ins w:id="341" w:author="逆旅行人" w:date="2020-09-10T15:49:47Z">
              <w:r>
                <w:rPr>
                  <w:rFonts w:eastAsia="新宋体"/>
                  <w:i/>
                  <w:sz w:val="22"/>
                  <w:szCs w:val="28"/>
                </w:rPr>
                <w:t>C</w:t>
              </w:r>
            </w:ins>
            <w:ins w:id="342" w:author="逆旅行人" w:date="2020-09-10T15:49:47Z">
              <w:r>
                <w:rPr>
                  <w:rFonts w:eastAsia="新宋体"/>
                  <w:sz w:val="22"/>
                  <w:szCs w:val="28"/>
                  <w:vertAlign w:val="subscript"/>
                </w:rPr>
                <w:t>2</w:t>
              </w:r>
            </w:ins>
            <w:ins w:id="343" w:author="逆旅行人" w:date="2020-09-10T15:49:47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344" w:author="逆旅行人" w:date="2020-09-10T15:49:47Z"/>
        </w:trPr>
        <w:tc>
          <w:tcPr>
            <w:tcW w:w="1361" w:type="dxa"/>
            <w:vAlign w:val="center"/>
          </w:tcPr>
          <w:p>
            <w:pPr>
              <w:spacing w:line="300" w:lineRule="auto"/>
              <w:jc w:val="center"/>
              <w:rPr>
                <w:ins w:id="345" w:author="逆旅行人" w:date="2020-09-10T15:49:47Z"/>
                <w:rFonts w:eastAsia="新宋体"/>
                <w:sz w:val="22"/>
                <w:szCs w:val="28"/>
              </w:rPr>
            </w:pPr>
            <w:ins w:id="346" w:author="逆旅行人" w:date="2020-09-10T15:49:47Z">
              <w:r>
                <w:rPr>
                  <w:rFonts w:eastAsia="新宋体"/>
                  <w:sz w:val="22"/>
                  <w:szCs w:val="28"/>
                </w:rPr>
                <w:t>Node 3</w:t>
              </w:r>
            </w:ins>
          </w:p>
        </w:tc>
        <w:tc>
          <w:tcPr>
            <w:tcW w:w="1309" w:type="dxa"/>
            <w:vAlign w:val="center"/>
          </w:tcPr>
          <w:p>
            <w:pPr>
              <w:spacing w:line="300" w:lineRule="auto"/>
              <w:jc w:val="center"/>
              <w:rPr>
                <w:ins w:id="347" w:author="逆旅行人" w:date="2020-09-10T15:49:47Z"/>
                <w:rFonts w:eastAsia="新宋体"/>
                <w:sz w:val="22"/>
                <w:szCs w:val="28"/>
              </w:rPr>
            </w:pPr>
            <w:ins w:id="348" w:author="逆旅行人" w:date="2020-09-10T15:49:47Z">
              <w:r>
                <w:rPr>
                  <w:rFonts w:eastAsia="新宋体"/>
                  <w:i/>
                  <w:sz w:val="22"/>
                  <w:szCs w:val="28"/>
                </w:rPr>
                <w:t>C</w:t>
              </w:r>
            </w:ins>
            <w:ins w:id="349" w:author="逆旅行人" w:date="2020-09-10T15:49:47Z">
              <w:r>
                <w:rPr>
                  <w:rFonts w:eastAsia="新宋体"/>
                  <w:sz w:val="22"/>
                  <w:szCs w:val="28"/>
                  <w:vertAlign w:val="subscript"/>
                </w:rPr>
                <w:t>31</w:t>
              </w:r>
            </w:ins>
          </w:p>
        </w:tc>
        <w:tc>
          <w:tcPr>
            <w:tcW w:w="1361" w:type="dxa"/>
            <w:vAlign w:val="center"/>
          </w:tcPr>
          <w:p>
            <w:pPr>
              <w:spacing w:line="300" w:lineRule="auto"/>
              <w:jc w:val="center"/>
              <w:rPr>
                <w:ins w:id="350" w:author="逆旅行人" w:date="2020-09-10T15:49:47Z"/>
                <w:rFonts w:eastAsia="新宋体"/>
                <w:sz w:val="22"/>
                <w:szCs w:val="28"/>
              </w:rPr>
            </w:pPr>
            <w:ins w:id="351" w:author="逆旅行人" w:date="2020-09-10T15:49:47Z">
              <w:r>
                <w:rPr>
                  <w:rFonts w:eastAsia="新宋体"/>
                  <w:i/>
                  <w:sz w:val="22"/>
                  <w:szCs w:val="28"/>
                </w:rPr>
                <w:t>C</w:t>
              </w:r>
            </w:ins>
            <w:ins w:id="352" w:author="逆旅行人" w:date="2020-09-10T15:49:47Z">
              <w:r>
                <w:rPr>
                  <w:rFonts w:eastAsia="新宋体"/>
                  <w:sz w:val="22"/>
                  <w:szCs w:val="28"/>
                  <w:vertAlign w:val="subscript"/>
                </w:rPr>
                <w:t>32</w:t>
              </w:r>
            </w:ins>
          </w:p>
        </w:tc>
        <w:tc>
          <w:tcPr>
            <w:tcW w:w="1361" w:type="dxa"/>
            <w:tcBorders>
              <w:tl2br w:val="single" w:color="auto" w:sz="4" w:space="0"/>
            </w:tcBorders>
            <w:vAlign w:val="center"/>
          </w:tcPr>
          <w:p>
            <w:pPr>
              <w:spacing w:line="300" w:lineRule="auto"/>
              <w:jc w:val="center"/>
              <w:rPr>
                <w:ins w:id="353" w:author="逆旅行人" w:date="2020-09-10T15:49:47Z"/>
                <w:rFonts w:eastAsia="新宋体"/>
                <w:sz w:val="22"/>
                <w:szCs w:val="28"/>
              </w:rPr>
            </w:pPr>
          </w:p>
        </w:tc>
        <w:tc>
          <w:tcPr>
            <w:tcW w:w="1361" w:type="dxa"/>
            <w:vAlign w:val="center"/>
          </w:tcPr>
          <w:p>
            <w:pPr>
              <w:spacing w:line="300" w:lineRule="auto"/>
              <w:jc w:val="center"/>
              <w:rPr>
                <w:ins w:id="354" w:author="逆旅行人" w:date="2020-09-10T15:49:47Z"/>
                <w:rFonts w:eastAsia="新宋体"/>
                <w:sz w:val="22"/>
                <w:szCs w:val="28"/>
              </w:rPr>
            </w:pPr>
          </w:p>
        </w:tc>
        <w:tc>
          <w:tcPr>
            <w:tcW w:w="1361" w:type="dxa"/>
            <w:vAlign w:val="center"/>
          </w:tcPr>
          <w:p>
            <w:pPr>
              <w:spacing w:line="300" w:lineRule="auto"/>
              <w:jc w:val="center"/>
              <w:rPr>
                <w:ins w:id="355" w:author="逆旅行人" w:date="2020-09-10T15:49:47Z"/>
                <w:rFonts w:eastAsia="新宋体"/>
                <w:sz w:val="22"/>
                <w:szCs w:val="28"/>
              </w:rPr>
            </w:pPr>
            <w:ins w:id="356" w:author="逆旅行人" w:date="2020-09-10T15:49:47Z">
              <w:r>
                <w:rPr>
                  <w:rFonts w:eastAsia="新宋体"/>
                  <w:i/>
                  <w:sz w:val="22"/>
                  <w:szCs w:val="28"/>
                </w:rPr>
                <w:t>C</w:t>
              </w:r>
            </w:ins>
            <w:ins w:id="357" w:author="逆旅行人" w:date="2020-09-10T15:49:47Z">
              <w:r>
                <w:rPr>
                  <w:rFonts w:eastAsia="新宋体"/>
                  <w:sz w:val="22"/>
                  <w:szCs w:val="28"/>
                  <w:vertAlign w:val="subscript"/>
                </w:rPr>
                <w:t>3</w:t>
              </w:r>
            </w:ins>
            <w:ins w:id="358" w:author="逆旅行人" w:date="2020-09-10T15:49:47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359" w:author="逆旅行人" w:date="2020-09-10T15:49:47Z"/>
        </w:trPr>
        <w:tc>
          <w:tcPr>
            <w:tcW w:w="1361" w:type="dxa"/>
            <w:vAlign w:val="center"/>
          </w:tcPr>
          <w:p>
            <w:pPr>
              <w:spacing w:line="300" w:lineRule="auto"/>
              <w:jc w:val="center"/>
              <w:rPr>
                <w:ins w:id="360" w:author="逆旅行人" w:date="2020-09-10T15:49:47Z"/>
                <w:rFonts w:eastAsia="新宋体"/>
                <w:sz w:val="22"/>
                <w:szCs w:val="28"/>
              </w:rPr>
            </w:pPr>
            <w:ins w:id="361" w:author="逆旅行人" w:date="2020-09-10T15:49:47Z">
              <w:r>
                <w:rPr>
                  <w:rFonts w:eastAsia="新宋体"/>
                  <w:sz w:val="22"/>
                  <w:szCs w:val="28"/>
                </w:rPr>
                <w:t>…</w:t>
              </w:r>
            </w:ins>
          </w:p>
        </w:tc>
        <w:tc>
          <w:tcPr>
            <w:tcW w:w="1309" w:type="dxa"/>
            <w:vAlign w:val="center"/>
          </w:tcPr>
          <w:p>
            <w:pPr>
              <w:spacing w:line="300" w:lineRule="auto"/>
              <w:jc w:val="center"/>
              <w:rPr>
                <w:ins w:id="362" w:author="逆旅行人" w:date="2020-09-10T15:49:47Z"/>
                <w:rFonts w:eastAsia="新宋体"/>
                <w:sz w:val="22"/>
                <w:szCs w:val="28"/>
              </w:rPr>
            </w:pPr>
            <w:ins w:id="363" w:author="逆旅行人" w:date="2020-09-10T15:49:47Z">
              <w:r>
                <w:rPr>
                  <w:rFonts w:eastAsia="新宋体"/>
                  <w:sz w:val="22"/>
                  <w:szCs w:val="28"/>
                </w:rPr>
                <w:t>…</w:t>
              </w:r>
            </w:ins>
          </w:p>
        </w:tc>
        <w:tc>
          <w:tcPr>
            <w:tcW w:w="1361" w:type="dxa"/>
            <w:vAlign w:val="center"/>
          </w:tcPr>
          <w:p>
            <w:pPr>
              <w:spacing w:line="300" w:lineRule="auto"/>
              <w:jc w:val="center"/>
              <w:rPr>
                <w:ins w:id="364" w:author="逆旅行人" w:date="2020-09-10T15:49:47Z"/>
                <w:rFonts w:eastAsia="新宋体"/>
                <w:sz w:val="22"/>
                <w:szCs w:val="28"/>
              </w:rPr>
            </w:pPr>
            <w:ins w:id="365" w:author="逆旅行人" w:date="2020-09-10T15:49:47Z">
              <w:r>
                <w:rPr>
                  <w:rFonts w:eastAsia="新宋体"/>
                  <w:sz w:val="22"/>
                  <w:szCs w:val="28"/>
                </w:rPr>
                <w:t>…</w:t>
              </w:r>
            </w:ins>
          </w:p>
        </w:tc>
        <w:tc>
          <w:tcPr>
            <w:tcW w:w="1361" w:type="dxa"/>
            <w:vAlign w:val="center"/>
          </w:tcPr>
          <w:p>
            <w:pPr>
              <w:spacing w:line="300" w:lineRule="auto"/>
              <w:jc w:val="center"/>
              <w:rPr>
                <w:ins w:id="366" w:author="逆旅行人" w:date="2020-09-10T15:49:47Z"/>
                <w:rFonts w:eastAsia="新宋体"/>
                <w:sz w:val="22"/>
                <w:szCs w:val="28"/>
              </w:rPr>
            </w:pPr>
          </w:p>
        </w:tc>
        <w:tc>
          <w:tcPr>
            <w:tcW w:w="1361" w:type="dxa"/>
            <w:tcBorders>
              <w:tl2br w:val="single" w:color="auto" w:sz="4" w:space="0"/>
            </w:tcBorders>
            <w:vAlign w:val="center"/>
          </w:tcPr>
          <w:p>
            <w:pPr>
              <w:spacing w:line="300" w:lineRule="auto"/>
              <w:jc w:val="center"/>
              <w:rPr>
                <w:ins w:id="367" w:author="逆旅行人" w:date="2020-09-10T15:49:47Z"/>
                <w:rFonts w:eastAsia="新宋体"/>
                <w:sz w:val="22"/>
                <w:szCs w:val="28"/>
              </w:rPr>
            </w:pPr>
          </w:p>
        </w:tc>
        <w:tc>
          <w:tcPr>
            <w:tcW w:w="1361" w:type="dxa"/>
            <w:vAlign w:val="center"/>
          </w:tcPr>
          <w:p>
            <w:pPr>
              <w:spacing w:line="300" w:lineRule="auto"/>
              <w:jc w:val="center"/>
              <w:rPr>
                <w:ins w:id="368" w:author="逆旅行人" w:date="2020-09-10T15:49:47Z"/>
                <w:rFonts w:eastAsia="新宋体"/>
                <w:sz w:val="22"/>
                <w:szCs w:val="28"/>
              </w:rPr>
            </w:pPr>
            <w:ins w:id="369" w:author="逆旅行人" w:date="2020-09-10T15:49:47Z">
              <w:r>
                <w:rPr>
                  <w:rFonts w:eastAsia="新宋体"/>
                  <w:sz w:val="22"/>
                  <w:szCs w:val="28"/>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370" w:author="逆旅行人" w:date="2020-09-10T15:49:47Z"/>
        </w:trPr>
        <w:tc>
          <w:tcPr>
            <w:tcW w:w="1361" w:type="dxa"/>
            <w:vAlign w:val="center"/>
          </w:tcPr>
          <w:p>
            <w:pPr>
              <w:spacing w:line="300" w:lineRule="auto"/>
              <w:jc w:val="center"/>
              <w:rPr>
                <w:ins w:id="371" w:author="逆旅行人" w:date="2020-09-10T15:49:47Z"/>
                <w:rFonts w:eastAsia="新宋体"/>
                <w:i/>
                <w:sz w:val="22"/>
                <w:szCs w:val="28"/>
              </w:rPr>
            </w:pPr>
            <w:ins w:id="372" w:author="逆旅行人" w:date="2020-09-10T15:49:47Z">
              <w:r>
                <w:rPr>
                  <w:rFonts w:eastAsia="新宋体"/>
                  <w:sz w:val="22"/>
                  <w:szCs w:val="28"/>
                </w:rPr>
                <w:t xml:space="preserve">Node </w:t>
              </w:r>
            </w:ins>
            <w:ins w:id="373" w:author="逆旅行人" w:date="2020-09-10T15:49:47Z">
              <w:r>
                <w:rPr>
                  <w:rFonts w:eastAsia="新宋体"/>
                  <w:i/>
                  <w:sz w:val="22"/>
                  <w:szCs w:val="28"/>
                </w:rPr>
                <w:t>N</w:t>
              </w:r>
            </w:ins>
          </w:p>
        </w:tc>
        <w:tc>
          <w:tcPr>
            <w:tcW w:w="1309" w:type="dxa"/>
            <w:vAlign w:val="center"/>
          </w:tcPr>
          <w:p>
            <w:pPr>
              <w:spacing w:line="300" w:lineRule="auto"/>
              <w:jc w:val="center"/>
              <w:rPr>
                <w:ins w:id="374" w:author="逆旅行人" w:date="2020-09-10T15:49:47Z"/>
                <w:rFonts w:eastAsia="新宋体"/>
                <w:sz w:val="22"/>
                <w:szCs w:val="28"/>
              </w:rPr>
            </w:pPr>
            <w:ins w:id="375" w:author="逆旅行人" w:date="2020-09-10T15:49:47Z">
              <w:r>
                <w:rPr>
                  <w:rFonts w:eastAsia="新宋体"/>
                  <w:i/>
                  <w:sz w:val="22"/>
                  <w:szCs w:val="28"/>
                </w:rPr>
                <w:t>C</w:t>
              </w:r>
            </w:ins>
            <w:ins w:id="376" w:author="逆旅行人" w:date="2020-09-10T15:49:47Z">
              <w:r>
                <w:rPr>
                  <w:rFonts w:eastAsia="新宋体"/>
                  <w:i/>
                  <w:sz w:val="22"/>
                  <w:szCs w:val="28"/>
                  <w:vertAlign w:val="subscript"/>
                </w:rPr>
                <w:t>N</w:t>
              </w:r>
            </w:ins>
            <w:ins w:id="377" w:author="逆旅行人" w:date="2020-09-10T15:49:47Z">
              <w:r>
                <w:rPr>
                  <w:rFonts w:eastAsia="新宋体"/>
                  <w:sz w:val="22"/>
                  <w:szCs w:val="28"/>
                  <w:vertAlign w:val="subscript"/>
                </w:rPr>
                <w:t>1</w:t>
              </w:r>
            </w:ins>
          </w:p>
        </w:tc>
        <w:tc>
          <w:tcPr>
            <w:tcW w:w="1361" w:type="dxa"/>
            <w:vAlign w:val="center"/>
          </w:tcPr>
          <w:p>
            <w:pPr>
              <w:spacing w:line="300" w:lineRule="auto"/>
              <w:jc w:val="center"/>
              <w:rPr>
                <w:ins w:id="378" w:author="逆旅行人" w:date="2020-09-10T15:49:47Z"/>
                <w:rFonts w:eastAsia="新宋体"/>
                <w:sz w:val="22"/>
                <w:szCs w:val="28"/>
              </w:rPr>
            </w:pPr>
            <w:ins w:id="379" w:author="逆旅行人" w:date="2020-09-10T15:49:47Z">
              <w:r>
                <w:rPr>
                  <w:rFonts w:eastAsia="新宋体"/>
                  <w:i/>
                  <w:sz w:val="22"/>
                  <w:szCs w:val="28"/>
                </w:rPr>
                <w:t>C</w:t>
              </w:r>
            </w:ins>
            <w:ins w:id="380" w:author="逆旅行人" w:date="2020-09-10T15:49:47Z">
              <w:r>
                <w:rPr>
                  <w:rFonts w:eastAsia="新宋体"/>
                  <w:i/>
                  <w:sz w:val="22"/>
                  <w:szCs w:val="28"/>
                  <w:vertAlign w:val="subscript"/>
                </w:rPr>
                <w:t>N</w:t>
              </w:r>
            </w:ins>
            <w:ins w:id="381" w:author="逆旅行人" w:date="2020-09-10T15:49:47Z">
              <w:r>
                <w:rPr>
                  <w:rFonts w:eastAsia="新宋体"/>
                  <w:sz w:val="22"/>
                  <w:szCs w:val="28"/>
                  <w:vertAlign w:val="subscript"/>
                </w:rPr>
                <w:t>2</w:t>
              </w:r>
            </w:ins>
          </w:p>
        </w:tc>
        <w:tc>
          <w:tcPr>
            <w:tcW w:w="1361" w:type="dxa"/>
            <w:vAlign w:val="center"/>
          </w:tcPr>
          <w:p>
            <w:pPr>
              <w:spacing w:line="300" w:lineRule="auto"/>
              <w:jc w:val="center"/>
              <w:rPr>
                <w:ins w:id="382" w:author="逆旅行人" w:date="2020-09-10T15:49:47Z"/>
                <w:rFonts w:eastAsia="新宋体"/>
                <w:sz w:val="22"/>
                <w:szCs w:val="28"/>
              </w:rPr>
            </w:pPr>
            <w:ins w:id="383" w:author="逆旅行人" w:date="2020-09-10T15:49:47Z">
              <w:r>
                <w:rPr>
                  <w:rFonts w:eastAsia="新宋体"/>
                  <w:i/>
                  <w:sz w:val="22"/>
                  <w:szCs w:val="28"/>
                </w:rPr>
                <w:t>C</w:t>
              </w:r>
            </w:ins>
            <w:ins w:id="384" w:author="逆旅行人" w:date="2020-09-10T15:49:47Z">
              <w:r>
                <w:rPr>
                  <w:rFonts w:eastAsia="新宋体"/>
                  <w:i/>
                  <w:sz w:val="22"/>
                  <w:szCs w:val="28"/>
                  <w:vertAlign w:val="subscript"/>
                </w:rPr>
                <w:t>N</w:t>
              </w:r>
            </w:ins>
            <w:ins w:id="385" w:author="逆旅行人" w:date="2020-09-10T15:49:47Z">
              <w:r>
                <w:rPr>
                  <w:rFonts w:eastAsia="新宋体"/>
                  <w:sz w:val="22"/>
                  <w:szCs w:val="28"/>
                  <w:vertAlign w:val="subscript"/>
                </w:rPr>
                <w:t>3</w:t>
              </w:r>
            </w:ins>
          </w:p>
        </w:tc>
        <w:tc>
          <w:tcPr>
            <w:tcW w:w="1361" w:type="dxa"/>
            <w:vAlign w:val="center"/>
          </w:tcPr>
          <w:p>
            <w:pPr>
              <w:spacing w:line="300" w:lineRule="auto"/>
              <w:jc w:val="center"/>
              <w:rPr>
                <w:ins w:id="386" w:author="逆旅行人" w:date="2020-09-10T15:49:47Z"/>
                <w:rFonts w:eastAsia="新宋体"/>
                <w:sz w:val="22"/>
                <w:szCs w:val="28"/>
              </w:rPr>
            </w:pPr>
            <w:ins w:id="387" w:author="逆旅行人" w:date="2020-09-10T15:49:47Z">
              <w:r>
                <w:rPr>
                  <w:rFonts w:eastAsia="新宋体"/>
                  <w:sz w:val="22"/>
                  <w:szCs w:val="28"/>
                </w:rPr>
                <w:t>…</w:t>
              </w:r>
            </w:ins>
          </w:p>
        </w:tc>
        <w:tc>
          <w:tcPr>
            <w:tcW w:w="1361" w:type="dxa"/>
            <w:tcBorders>
              <w:tl2br w:val="single" w:color="auto" w:sz="4" w:space="0"/>
            </w:tcBorders>
            <w:vAlign w:val="center"/>
          </w:tcPr>
          <w:p>
            <w:pPr>
              <w:spacing w:line="300" w:lineRule="auto"/>
              <w:jc w:val="center"/>
              <w:rPr>
                <w:ins w:id="388" w:author="逆旅行人" w:date="2020-09-10T15:49:47Z"/>
                <w:rFonts w:eastAsia="新宋体"/>
                <w:sz w:val="22"/>
                <w:szCs w:val="28"/>
              </w:rPr>
            </w:pPr>
          </w:p>
        </w:tc>
      </w:tr>
    </w:tbl>
    <w:p>
      <w:pPr>
        <w:spacing w:line="360" w:lineRule="auto"/>
        <w:ind w:firstLine="0"/>
        <w:jc w:val="center"/>
        <w:rPr>
          <w:ins w:id="390" w:author="逆旅行人" w:date="2020-09-10T15:51:33Z"/>
          <w:rFonts w:hint="eastAsia" w:eastAsia="仿宋_GB2312"/>
          <w:sz w:val="24"/>
          <w:lang w:val="en-US" w:eastAsia="zh-CN"/>
        </w:rPr>
        <w:pPrChange w:id="389" w:author="逆旅行人" w:date="2020-09-10T15:50:00Z">
          <w:pPr>
            <w:spacing w:line="360" w:lineRule="auto"/>
            <w:ind w:firstLine="420"/>
          </w:pPr>
        </w:pPrChange>
      </w:pPr>
      <w:ins w:id="391" w:author="逆旅行人" w:date="2020-09-10T15:50:03Z">
        <w:r>
          <w:rPr>
            <w:rFonts w:hint="eastAsia" w:eastAsia="仿宋_GB2312"/>
            <w:sz w:val="24"/>
            <w:lang w:val="en-US" w:eastAsia="zh-CN"/>
          </w:rPr>
          <w:t xml:space="preserve">表 </w:t>
        </w:r>
      </w:ins>
      <w:ins w:id="392" w:author="逆旅行人" w:date="2020-09-10T15:50:05Z">
        <w:r>
          <w:rPr>
            <w:rFonts w:hint="eastAsia" w:eastAsia="仿宋_GB2312"/>
            <w:sz w:val="24"/>
            <w:lang w:val="en-US" w:eastAsia="zh-CN"/>
          </w:rPr>
          <w:t>网络</w:t>
        </w:r>
      </w:ins>
      <w:ins w:id="393" w:author="逆旅行人" w:date="2020-09-10T15:50:07Z">
        <w:r>
          <w:rPr>
            <w:rFonts w:hint="eastAsia" w:eastAsia="仿宋_GB2312"/>
            <w:sz w:val="24"/>
            <w:lang w:val="en-US" w:eastAsia="zh-CN"/>
          </w:rPr>
          <w:t>节点</w:t>
        </w:r>
      </w:ins>
      <w:ins w:id="394" w:author="逆旅行人" w:date="2020-09-10T15:50:08Z">
        <w:r>
          <w:rPr>
            <w:rFonts w:hint="eastAsia" w:eastAsia="仿宋_GB2312"/>
            <w:sz w:val="24"/>
            <w:lang w:val="en-US" w:eastAsia="zh-CN"/>
          </w:rPr>
          <w:t>消息</w:t>
        </w:r>
      </w:ins>
      <w:ins w:id="395" w:author="逆旅行人" w:date="2020-09-10T15:50:13Z">
        <w:r>
          <w:rPr>
            <w:rFonts w:hint="eastAsia" w:eastAsia="仿宋_GB2312"/>
            <w:sz w:val="24"/>
            <w:lang w:val="en-US" w:eastAsia="zh-CN"/>
          </w:rPr>
          <w:t>推送</w:t>
        </w:r>
      </w:ins>
      <w:ins w:id="396" w:author="逆旅行人" w:date="2020-09-10T15:50:14Z">
        <w:r>
          <w:rPr>
            <w:rFonts w:hint="eastAsia" w:eastAsia="仿宋_GB2312"/>
            <w:sz w:val="24"/>
            <w:lang w:val="en-US" w:eastAsia="zh-CN"/>
          </w:rPr>
          <w:t>次数</w:t>
        </w:r>
      </w:ins>
      <w:ins w:id="397" w:author="逆旅行人" w:date="2020-09-10T15:50:16Z">
        <w:r>
          <w:rPr>
            <w:rFonts w:hint="eastAsia" w:eastAsia="仿宋_GB2312"/>
            <w:sz w:val="24"/>
            <w:lang w:val="en-US" w:eastAsia="zh-CN"/>
          </w:rPr>
          <w:t>统计表</w:t>
        </w:r>
      </w:ins>
    </w:p>
    <w:p>
      <w:pPr>
        <w:spacing w:line="360" w:lineRule="auto"/>
        <w:ind w:firstLine="0"/>
        <w:rPr>
          <w:ins w:id="399" w:author="逆旅行人" w:date="2020-09-10T15:59:58Z"/>
          <w:rFonts w:hint="eastAsia" w:eastAsia="仿宋_GB2312"/>
          <w:sz w:val="24"/>
          <w:lang w:val="en-US" w:eastAsia="zh-CN"/>
        </w:rPr>
        <w:pPrChange w:id="398" w:author="逆旅行人" w:date="2020-09-10T15:51:35Z">
          <w:pPr>
            <w:spacing w:line="360" w:lineRule="auto"/>
            <w:ind w:firstLine="420"/>
          </w:pPr>
        </w:pPrChange>
      </w:pPr>
      <w:ins w:id="400" w:author="逆旅行人" w:date="2020-09-10T15:51:56Z">
        <w:r>
          <w:rPr>
            <w:rFonts w:hint="eastAsia" w:eastAsia="仿宋_GB2312"/>
            <w:sz w:val="24"/>
            <w:lang w:val="en-US" w:eastAsia="zh-CN"/>
          </w:rPr>
          <w:t>将</w:t>
        </w:r>
      </w:ins>
      <w:ins w:id="401" w:author="逆旅行人" w:date="2020-09-10T15:51:57Z">
        <w:r>
          <w:rPr>
            <w:rFonts w:hint="eastAsia" w:eastAsia="仿宋_GB2312"/>
            <w:sz w:val="24"/>
            <w:lang w:val="en-US" w:eastAsia="zh-CN"/>
          </w:rPr>
          <w:t>节点</w:t>
        </w:r>
      </w:ins>
      <w:ins w:id="402" w:author="逆旅行人" w:date="2020-09-10T15:51:59Z">
        <w:r>
          <w:rPr>
            <w:rFonts w:hint="eastAsia" w:eastAsia="仿宋_GB2312"/>
            <w:sz w:val="24"/>
            <w:lang w:val="en-US" w:eastAsia="zh-CN"/>
          </w:rPr>
          <w:t>身份</w:t>
        </w:r>
      </w:ins>
      <w:ins w:id="403" w:author="逆旅行人" w:date="2020-09-10T15:52:00Z">
        <w:r>
          <w:rPr>
            <w:rFonts w:hint="eastAsia" w:eastAsia="仿宋_GB2312"/>
            <w:sz w:val="24"/>
            <w:lang w:val="en-US" w:eastAsia="zh-CN"/>
          </w:rPr>
          <w:t>区分</w:t>
        </w:r>
      </w:ins>
      <w:ins w:id="404" w:author="逆旅行人" w:date="2020-09-10T15:52:01Z">
        <w:r>
          <w:rPr>
            <w:rFonts w:hint="eastAsia" w:eastAsia="仿宋_GB2312"/>
            <w:sz w:val="24"/>
            <w:lang w:val="en-US" w:eastAsia="zh-CN"/>
          </w:rPr>
          <w:t>为</w:t>
        </w:r>
      </w:ins>
      <w:ins w:id="405" w:author="逆旅行人" w:date="2020-09-10T15:52:03Z">
        <w:r>
          <w:rPr>
            <w:rFonts w:hint="eastAsia" w:eastAsia="仿宋_GB2312"/>
            <w:sz w:val="24"/>
            <w:lang w:val="en-US" w:eastAsia="zh-CN"/>
          </w:rPr>
          <w:t>预取</w:t>
        </w:r>
      </w:ins>
      <w:ins w:id="406" w:author="逆旅行人" w:date="2020-09-10T15:52:05Z">
        <w:r>
          <w:rPr>
            <w:rFonts w:hint="eastAsia" w:eastAsia="仿宋_GB2312"/>
            <w:sz w:val="24"/>
            <w:lang w:val="en-US" w:eastAsia="zh-CN"/>
          </w:rPr>
          <w:t>节点和</w:t>
        </w:r>
      </w:ins>
      <w:ins w:id="407" w:author="逆旅行人" w:date="2020-09-10T15:52:07Z">
        <w:r>
          <w:rPr>
            <w:rFonts w:hint="eastAsia" w:eastAsia="仿宋_GB2312"/>
            <w:sz w:val="24"/>
            <w:lang w:val="en-US" w:eastAsia="zh-CN"/>
          </w:rPr>
          <w:t>推送</w:t>
        </w:r>
      </w:ins>
      <w:ins w:id="408" w:author="逆旅行人" w:date="2020-09-10T15:52:08Z">
        <w:r>
          <w:rPr>
            <w:rFonts w:hint="eastAsia" w:eastAsia="仿宋_GB2312"/>
            <w:sz w:val="24"/>
            <w:lang w:val="en-US" w:eastAsia="zh-CN"/>
          </w:rPr>
          <w:t>节点</w:t>
        </w:r>
      </w:ins>
      <w:ins w:id="409" w:author="逆旅行人" w:date="2020-09-10T15:52:09Z">
        <w:r>
          <w:rPr>
            <w:rFonts w:hint="eastAsia" w:eastAsia="仿宋_GB2312"/>
            <w:sz w:val="24"/>
            <w:lang w:val="en-US" w:eastAsia="zh-CN"/>
          </w:rPr>
          <w:t>，</w:t>
        </w:r>
      </w:ins>
      <w:ins w:id="410" w:author="逆旅行人" w:date="2020-09-10T15:53:43Z">
        <w:r>
          <w:rPr>
            <w:rFonts w:hint="eastAsia" w:eastAsia="仿宋_GB2312"/>
            <w:sz w:val="24"/>
            <w:lang w:val="en-US" w:eastAsia="zh-CN"/>
          </w:rPr>
          <w:t>对于</w:t>
        </w:r>
      </w:ins>
      <w:ins w:id="411" w:author="逆旅行人" w:date="2020-09-10T15:53:44Z">
        <w:r>
          <w:rPr>
            <w:rFonts w:hint="eastAsia" w:eastAsia="仿宋_GB2312"/>
            <w:sz w:val="24"/>
            <w:lang w:val="en-US" w:eastAsia="zh-CN"/>
          </w:rPr>
          <w:t>节点</w:t>
        </w:r>
      </w:ins>
      <w:ins w:id="412" w:author="逆旅行人" w:date="2020-09-10T15:53:45Z">
        <w:r>
          <w:rPr>
            <w:rFonts w:hint="eastAsia" w:eastAsia="仿宋_GB2312"/>
            <w:sz w:val="24"/>
            <w:lang w:val="en-US" w:eastAsia="zh-CN"/>
          </w:rPr>
          <w:t>的</w:t>
        </w:r>
      </w:ins>
      <w:ins w:id="413" w:author="逆旅行人" w:date="2020-09-10T15:53:46Z">
        <w:r>
          <w:rPr>
            <w:rFonts w:hint="eastAsia" w:eastAsia="仿宋_GB2312"/>
            <w:sz w:val="24"/>
            <w:lang w:val="en-US" w:eastAsia="zh-CN"/>
          </w:rPr>
          <w:t>某一种</w:t>
        </w:r>
      </w:ins>
      <w:ins w:id="414" w:author="逆旅行人" w:date="2020-09-10T15:53:47Z">
        <w:r>
          <w:rPr>
            <w:rFonts w:hint="eastAsia" w:eastAsia="仿宋_GB2312"/>
            <w:sz w:val="24"/>
            <w:lang w:val="en-US" w:eastAsia="zh-CN"/>
          </w:rPr>
          <w:t>身份</w:t>
        </w:r>
      </w:ins>
      <w:ins w:id="415" w:author="逆旅行人" w:date="2020-09-10T15:53:48Z">
        <w:r>
          <w:rPr>
            <w:rFonts w:hint="eastAsia" w:eastAsia="仿宋_GB2312"/>
            <w:sz w:val="24"/>
            <w:lang w:val="en-US" w:eastAsia="zh-CN"/>
          </w:rPr>
          <w:t>，</w:t>
        </w:r>
      </w:ins>
      <w:ins w:id="416" w:author="逆旅行人" w:date="2020-09-10T15:53:50Z">
        <w:r>
          <w:rPr>
            <w:rFonts w:hint="eastAsia" w:eastAsia="仿宋_GB2312"/>
            <w:sz w:val="24"/>
            <w:lang w:val="en-US" w:eastAsia="zh-CN"/>
          </w:rPr>
          <w:t>从</w:t>
        </w:r>
      </w:ins>
      <w:ins w:id="417" w:author="逆旅行人" w:date="2020-09-10T15:53:52Z">
        <w:r>
          <w:rPr>
            <w:rFonts w:hint="eastAsia" w:eastAsia="仿宋_GB2312"/>
            <w:sz w:val="24"/>
            <w:lang w:val="en-US" w:eastAsia="zh-CN"/>
          </w:rPr>
          <w:t>表中</w:t>
        </w:r>
      </w:ins>
      <w:ins w:id="418" w:author="逆旅行人" w:date="2020-09-10T15:53:54Z">
        <w:r>
          <w:rPr>
            <w:rFonts w:hint="eastAsia" w:eastAsia="仿宋_GB2312"/>
            <w:sz w:val="24"/>
            <w:lang w:val="en-US" w:eastAsia="zh-CN"/>
          </w:rPr>
          <w:t>可以</w:t>
        </w:r>
      </w:ins>
      <w:ins w:id="419" w:author="逆旅行人" w:date="2020-09-10T15:53:55Z">
        <w:r>
          <w:rPr>
            <w:rFonts w:hint="eastAsia" w:eastAsia="仿宋_GB2312"/>
            <w:sz w:val="24"/>
            <w:lang w:val="en-US" w:eastAsia="zh-CN"/>
          </w:rPr>
          <w:t>获得</w:t>
        </w:r>
      </w:ins>
      <w:ins w:id="420" w:author="逆旅行人" w:date="2020-09-10T15:53:58Z">
        <w:r>
          <w:rPr>
            <w:rFonts w:hint="eastAsia" w:eastAsia="仿宋_GB2312"/>
            <w:sz w:val="24"/>
            <w:lang w:val="en-US" w:eastAsia="zh-CN"/>
          </w:rPr>
          <w:t>其</w:t>
        </w:r>
      </w:ins>
      <w:ins w:id="421" w:author="逆旅行人" w:date="2020-09-10T15:54:00Z">
        <w:r>
          <w:rPr>
            <w:rFonts w:hint="eastAsia" w:eastAsia="仿宋_GB2312"/>
            <w:sz w:val="24"/>
            <w:lang w:val="en-US" w:eastAsia="zh-CN"/>
          </w:rPr>
          <w:t>消息</w:t>
        </w:r>
      </w:ins>
      <w:ins w:id="422" w:author="逆旅行人" w:date="2020-09-10T15:54:02Z">
        <w:r>
          <w:rPr>
            <w:rFonts w:hint="eastAsia" w:eastAsia="仿宋_GB2312"/>
            <w:sz w:val="24"/>
            <w:lang w:val="en-US" w:eastAsia="zh-CN"/>
          </w:rPr>
          <w:t>推送</w:t>
        </w:r>
      </w:ins>
      <w:ins w:id="423" w:author="逆旅行人" w:date="2020-09-10T15:54:03Z">
        <w:r>
          <w:rPr>
            <w:rFonts w:hint="eastAsia" w:eastAsia="仿宋_GB2312"/>
            <w:sz w:val="24"/>
            <w:lang w:val="en-US" w:eastAsia="zh-CN"/>
          </w:rPr>
          <w:t>次数</w:t>
        </w:r>
      </w:ins>
      <w:ins w:id="424" w:author="逆旅行人" w:date="2020-09-10T15:54:04Z">
        <w:r>
          <w:rPr>
            <w:rFonts w:hint="eastAsia" w:eastAsia="仿宋_GB2312"/>
            <w:sz w:val="24"/>
            <w:lang w:val="en-US" w:eastAsia="zh-CN"/>
          </w:rPr>
          <w:t>的</w:t>
        </w:r>
      </w:ins>
      <w:ins w:id="425" w:author="逆旅行人" w:date="2020-09-10T15:54:05Z">
        <w:r>
          <w:rPr>
            <w:rFonts w:hint="eastAsia" w:eastAsia="仿宋_GB2312"/>
            <w:sz w:val="24"/>
            <w:lang w:val="en-US" w:eastAsia="zh-CN"/>
          </w:rPr>
          <w:t>特征</w:t>
        </w:r>
      </w:ins>
      <w:ins w:id="426" w:author="逆旅行人" w:date="2020-09-10T15:54:06Z">
        <w:r>
          <w:rPr>
            <w:rFonts w:hint="eastAsia" w:eastAsia="仿宋_GB2312"/>
            <w:sz w:val="24"/>
            <w:lang w:val="en-US" w:eastAsia="zh-CN"/>
          </w:rPr>
          <w:t>向量</w:t>
        </w:r>
      </w:ins>
      <w:ins w:id="427" w:author="逆旅行人" w:date="2020-09-10T15:54:07Z">
        <w:r>
          <w:rPr>
            <w:rFonts w:hint="eastAsia" w:eastAsia="仿宋_GB2312"/>
            <w:sz w:val="24"/>
            <w:lang w:val="en-US" w:eastAsia="zh-CN"/>
          </w:rPr>
          <w:t>，</w:t>
        </w:r>
      </w:ins>
      <w:ins w:id="428" w:author="逆旅行人" w:date="2020-09-10T15:54:09Z">
        <w:r>
          <w:rPr>
            <w:rFonts w:hint="eastAsia" w:eastAsia="仿宋_GB2312"/>
            <w:sz w:val="24"/>
            <w:lang w:val="en-US" w:eastAsia="zh-CN"/>
          </w:rPr>
          <w:t>通过</w:t>
        </w:r>
      </w:ins>
      <w:ins w:id="429" w:author="逆旅行人" w:date="2020-09-10T15:54:11Z">
        <w:r>
          <w:rPr>
            <w:rFonts w:hint="eastAsia" w:eastAsia="仿宋_GB2312"/>
            <w:sz w:val="24"/>
            <w:lang w:val="en-US" w:eastAsia="zh-CN"/>
          </w:rPr>
          <w:t>相同身份</w:t>
        </w:r>
      </w:ins>
      <w:ins w:id="430" w:author="逆旅行人" w:date="2020-09-10T15:54:12Z">
        <w:r>
          <w:rPr>
            <w:rFonts w:hint="eastAsia" w:eastAsia="仿宋_GB2312"/>
            <w:sz w:val="24"/>
            <w:lang w:val="en-US" w:eastAsia="zh-CN"/>
          </w:rPr>
          <w:t>的</w:t>
        </w:r>
      </w:ins>
      <w:ins w:id="431" w:author="逆旅行人" w:date="2020-09-10T15:54:13Z">
        <w:r>
          <w:rPr>
            <w:rFonts w:hint="eastAsia" w:eastAsia="仿宋_GB2312"/>
            <w:sz w:val="24"/>
            <w:lang w:val="en-US" w:eastAsia="zh-CN"/>
          </w:rPr>
          <w:t>特征</w:t>
        </w:r>
      </w:ins>
      <w:ins w:id="432" w:author="逆旅行人" w:date="2020-09-10T15:54:15Z">
        <w:r>
          <w:rPr>
            <w:rFonts w:hint="eastAsia" w:eastAsia="仿宋_GB2312"/>
            <w:sz w:val="24"/>
            <w:lang w:val="en-US" w:eastAsia="zh-CN"/>
          </w:rPr>
          <w:t>向量</w:t>
        </w:r>
      </w:ins>
      <w:ins w:id="433" w:author="逆旅行人" w:date="2020-09-10T15:54:16Z">
        <w:r>
          <w:rPr>
            <w:rFonts w:hint="eastAsia" w:eastAsia="仿宋_GB2312"/>
            <w:sz w:val="24"/>
            <w:lang w:val="en-US" w:eastAsia="zh-CN"/>
          </w:rPr>
          <w:t>之间的</w:t>
        </w:r>
      </w:ins>
      <w:ins w:id="434" w:author="逆旅行人" w:date="2020-09-10T15:54:20Z">
        <w:r>
          <w:rPr>
            <w:rFonts w:hint="eastAsia" w:eastAsia="仿宋_GB2312"/>
            <w:sz w:val="24"/>
            <w:lang w:val="en-US" w:eastAsia="zh-CN"/>
          </w:rPr>
          <w:t>距离</w:t>
        </w:r>
      </w:ins>
      <w:ins w:id="435" w:author="逆旅行人" w:date="2020-09-10T15:54:24Z">
        <w:r>
          <w:rPr>
            <w:rFonts w:hint="eastAsia" w:eastAsia="仿宋_GB2312"/>
            <w:sz w:val="24"/>
            <w:lang w:val="en-US" w:eastAsia="zh-CN"/>
          </w:rPr>
          <w:t>（</w:t>
        </w:r>
      </w:ins>
      <w:ins w:id="436" w:author="逆旅行人" w:date="2020-09-10T15:54:26Z">
        <w:r>
          <w:rPr>
            <w:rFonts w:hint="eastAsia" w:eastAsia="仿宋_GB2312"/>
            <w:sz w:val="24"/>
            <w:lang w:val="en-US" w:eastAsia="zh-CN"/>
          </w:rPr>
          <w:t>例如</w:t>
        </w:r>
      </w:ins>
      <w:ins w:id="437" w:author="逆旅行人" w:date="2020-09-10T15:54:29Z">
        <w:r>
          <w:rPr>
            <w:rFonts w:hint="eastAsia" w:eastAsia="仿宋_GB2312"/>
            <w:sz w:val="24"/>
            <w:lang w:val="en-US" w:eastAsia="zh-CN"/>
          </w:rPr>
          <w:t>余弦</w:t>
        </w:r>
      </w:ins>
      <w:ins w:id="438" w:author="逆旅行人" w:date="2020-09-10T15:54:31Z">
        <w:r>
          <w:rPr>
            <w:rFonts w:hint="eastAsia" w:eastAsia="仿宋_GB2312"/>
            <w:sz w:val="24"/>
            <w:lang w:val="en-US" w:eastAsia="zh-CN"/>
          </w:rPr>
          <w:t>相似度</w:t>
        </w:r>
      </w:ins>
      <w:ins w:id="439" w:author="逆旅行人" w:date="2020-09-10T15:54:32Z">
        <w:r>
          <w:rPr>
            <w:rFonts w:hint="eastAsia" w:eastAsia="仿宋_GB2312"/>
            <w:sz w:val="24"/>
            <w:lang w:val="en-US" w:eastAsia="zh-CN"/>
          </w:rPr>
          <w:t>）</w:t>
        </w:r>
      </w:ins>
      <w:ins w:id="440" w:author="逆旅行人" w:date="2020-09-10T15:54:51Z">
        <w:r>
          <w:rPr>
            <w:rFonts w:hint="eastAsia" w:eastAsia="仿宋_GB2312"/>
            <w:sz w:val="24"/>
            <w:lang w:val="en-US" w:eastAsia="zh-CN"/>
          </w:rPr>
          <w:t>，</w:t>
        </w:r>
      </w:ins>
      <w:ins w:id="441" w:author="逆旅行人" w:date="2020-09-10T15:54:53Z">
        <w:r>
          <w:rPr>
            <w:rFonts w:hint="eastAsia" w:eastAsia="仿宋_GB2312"/>
            <w:sz w:val="24"/>
            <w:lang w:val="en-US" w:eastAsia="zh-CN"/>
          </w:rPr>
          <w:t>得到</w:t>
        </w:r>
      </w:ins>
      <w:ins w:id="442" w:author="逆旅行人" w:date="2020-09-10T15:55:20Z">
        <w:r>
          <w:rPr>
            <w:rFonts w:hint="eastAsia" w:eastAsia="仿宋_GB2312"/>
            <w:sz w:val="24"/>
            <w:lang w:val="en-US" w:eastAsia="zh-CN"/>
          </w:rPr>
          <w:t>两种</w:t>
        </w:r>
      </w:ins>
      <w:ins w:id="443" w:author="逆旅行人" w:date="2020-09-10T15:55:21Z">
        <w:r>
          <w:rPr>
            <w:rFonts w:hint="eastAsia" w:eastAsia="仿宋_GB2312"/>
            <w:sz w:val="24"/>
            <w:lang w:val="en-US" w:eastAsia="zh-CN"/>
          </w:rPr>
          <w:t>身份</w:t>
        </w:r>
      </w:ins>
      <w:ins w:id="444" w:author="逆旅行人" w:date="2020-09-10T15:55:22Z">
        <w:r>
          <w:rPr>
            <w:rFonts w:hint="eastAsia" w:eastAsia="仿宋_GB2312"/>
            <w:sz w:val="24"/>
            <w:lang w:val="en-US" w:eastAsia="zh-CN"/>
          </w:rPr>
          <w:t>下</w:t>
        </w:r>
      </w:ins>
      <w:ins w:id="445" w:author="逆旅行人" w:date="2020-09-10T15:55:24Z">
        <w:r>
          <w:rPr>
            <w:rFonts w:hint="eastAsia" w:eastAsia="仿宋_GB2312"/>
            <w:sz w:val="24"/>
            <w:lang w:val="en-US" w:eastAsia="zh-CN"/>
          </w:rPr>
          <w:t>的</w:t>
        </w:r>
      </w:ins>
      <w:ins w:id="446" w:author="逆旅行人" w:date="2020-09-10T15:55:06Z">
        <w:r>
          <w:rPr>
            <w:rFonts w:hint="eastAsia" w:eastAsia="仿宋_GB2312"/>
            <w:sz w:val="24"/>
            <w:lang w:val="en-US" w:eastAsia="zh-CN"/>
          </w:rPr>
          <w:t>节点</w:t>
        </w:r>
      </w:ins>
      <w:ins w:id="447" w:author="逆旅行人" w:date="2020-09-10T15:55:11Z">
        <w:r>
          <w:rPr>
            <w:rFonts w:hint="eastAsia" w:eastAsia="仿宋_GB2312"/>
            <w:sz w:val="24"/>
            <w:lang w:val="en-US" w:eastAsia="zh-CN"/>
          </w:rPr>
          <w:t>关联度</w:t>
        </w:r>
      </w:ins>
      <w:ins w:id="448" w:author="逆旅行人" w:date="2020-09-10T15:55:13Z">
        <w:r>
          <w:rPr>
            <w:rFonts w:hint="eastAsia" w:eastAsia="仿宋_GB2312"/>
            <w:sz w:val="24"/>
            <w:lang w:val="en-US" w:eastAsia="zh-CN"/>
          </w:rPr>
          <w:t>列表。</w:t>
        </w:r>
      </w:ins>
    </w:p>
    <w:tbl>
      <w:tblPr>
        <w:tblStyle w:val="17"/>
        <w:tblW w:w="81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09"/>
        <w:gridCol w:w="1361"/>
        <w:gridCol w:w="1361"/>
        <w:gridCol w:w="1361"/>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jc w:val="center"/>
          <w:ins w:id="449" w:author="逆旅行人" w:date="2020-09-10T15:59:58Z"/>
        </w:trPr>
        <w:tc>
          <w:tcPr>
            <w:tcW w:w="1361" w:type="dxa"/>
            <w:tcBorders>
              <w:tl2br w:val="single" w:color="auto" w:sz="4" w:space="0"/>
            </w:tcBorders>
          </w:tcPr>
          <w:p>
            <w:pPr>
              <w:spacing w:line="300" w:lineRule="auto"/>
              <w:jc w:val="right"/>
              <w:rPr>
                <w:ins w:id="450" w:author="逆旅行人" w:date="2020-09-10T15:59:58Z"/>
                <w:rFonts w:eastAsia="新宋体"/>
                <w:sz w:val="22"/>
                <w:szCs w:val="28"/>
              </w:rPr>
            </w:pPr>
            <w:ins w:id="451" w:author="逆旅行人" w:date="2020-09-10T15:59:58Z">
              <w:r>
                <w:rPr>
                  <w:rFonts w:hint="eastAsia" w:eastAsia="新宋体"/>
                  <w:sz w:val="22"/>
                  <w:szCs w:val="28"/>
                </w:rPr>
                <w:t xml:space="preserve"> 节点2</w:t>
              </w:r>
            </w:ins>
          </w:p>
          <w:p>
            <w:pPr>
              <w:spacing w:line="300" w:lineRule="auto"/>
              <w:jc w:val="both"/>
              <w:rPr>
                <w:ins w:id="452" w:author="逆旅行人" w:date="2020-09-10T15:59:58Z"/>
                <w:rFonts w:eastAsia="新宋体"/>
                <w:sz w:val="22"/>
                <w:szCs w:val="28"/>
              </w:rPr>
            </w:pPr>
          </w:p>
          <w:p>
            <w:pPr>
              <w:spacing w:line="300" w:lineRule="auto"/>
              <w:jc w:val="both"/>
              <w:rPr>
                <w:ins w:id="453" w:author="逆旅行人" w:date="2020-09-10T15:59:58Z"/>
                <w:rFonts w:eastAsia="新宋体"/>
                <w:sz w:val="22"/>
                <w:szCs w:val="28"/>
              </w:rPr>
            </w:pPr>
            <w:ins w:id="454" w:author="逆旅行人" w:date="2020-09-10T15:59:58Z">
              <w:r>
                <w:rPr>
                  <w:rFonts w:hint="eastAsia" w:eastAsia="新宋体"/>
                  <w:sz w:val="22"/>
                  <w:szCs w:val="28"/>
                </w:rPr>
                <w:t>节点1</w:t>
              </w:r>
            </w:ins>
          </w:p>
        </w:tc>
        <w:tc>
          <w:tcPr>
            <w:tcW w:w="1309" w:type="dxa"/>
            <w:vAlign w:val="center"/>
          </w:tcPr>
          <w:p>
            <w:pPr>
              <w:spacing w:line="300" w:lineRule="auto"/>
              <w:jc w:val="center"/>
              <w:rPr>
                <w:ins w:id="455" w:author="逆旅行人" w:date="2020-09-10T15:59:58Z"/>
                <w:rFonts w:eastAsia="新宋体"/>
                <w:sz w:val="22"/>
                <w:szCs w:val="28"/>
              </w:rPr>
            </w:pPr>
            <w:ins w:id="456" w:author="逆旅行人" w:date="2020-09-10T15:59:58Z">
              <w:r>
                <w:rPr>
                  <w:rFonts w:eastAsia="新宋体"/>
                  <w:sz w:val="22"/>
                  <w:szCs w:val="28"/>
                </w:rPr>
                <w:t xml:space="preserve">Node </w:t>
              </w:r>
            </w:ins>
            <w:ins w:id="457" w:author="逆旅行人" w:date="2020-09-10T15:59:58Z">
              <w:r>
                <w:rPr>
                  <w:rFonts w:hint="eastAsia" w:eastAsia="新宋体"/>
                  <w:sz w:val="22"/>
                  <w:szCs w:val="28"/>
                </w:rPr>
                <w:t>1</w:t>
              </w:r>
            </w:ins>
          </w:p>
        </w:tc>
        <w:tc>
          <w:tcPr>
            <w:tcW w:w="1361" w:type="dxa"/>
            <w:vAlign w:val="center"/>
          </w:tcPr>
          <w:p>
            <w:pPr>
              <w:spacing w:line="300" w:lineRule="auto"/>
              <w:jc w:val="center"/>
              <w:rPr>
                <w:ins w:id="458" w:author="逆旅行人" w:date="2020-09-10T15:59:58Z"/>
                <w:rFonts w:eastAsia="新宋体"/>
                <w:sz w:val="22"/>
                <w:szCs w:val="28"/>
              </w:rPr>
            </w:pPr>
            <w:ins w:id="459" w:author="逆旅行人" w:date="2020-09-10T15:59:58Z">
              <w:r>
                <w:rPr>
                  <w:rFonts w:eastAsia="新宋体"/>
                  <w:sz w:val="22"/>
                  <w:szCs w:val="28"/>
                </w:rPr>
                <w:t xml:space="preserve">Node </w:t>
              </w:r>
            </w:ins>
            <w:ins w:id="460" w:author="逆旅行人" w:date="2020-09-10T15:59:58Z">
              <w:r>
                <w:rPr>
                  <w:rFonts w:hint="eastAsia" w:eastAsia="新宋体"/>
                  <w:sz w:val="22"/>
                  <w:szCs w:val="28"/>
                </w:rPr>
                <w:t>2</w:t>
              </w:r>
            </w:ins>
          </w:p>
        </w:tc>
        <w:tc>
          <w:tcPr>
            <w:tcW w:w="1361" w:type="dxa"/>
            <w:vAlign w:val="center"/>
          </w:tcPr>
          <w:p>
            <w:pPr>
              <w:spacing w:line="300" w:lineRule="auto"/>
              <w:jc w:val="center"/>
              <w:rPr>
                <w:ins w:id="461" w:author="逆旅行人" w:date="2020-09-10T15:59:58Z"/>
                <w:rFonts w:eastAsia="新宋体"/>
                <w:sz w:val="22"/>
                <w:szCs w:val="28"/>
              </w:rPr>
            </w:pPr>
            <w:ins w:id="462" w:author="逆旅行人" w:date="2020-09-10T15:59:58Z">
              <w:r>
                <w:rPr>
                  <w:rFonts w:eastAsia="新宋体"/>
                  <w:sz w:val="22"/>
                  <w:szCs w:val="28"/>
                </w:rPr>
                <w:t>Node 3</w:t>
              </w:r>
            </w:ins>
          </w:p>
        </w:tc>
        <w:tc>
          <w:tcPr>
            <w:tcW w:w="1361" w:type="dxa"/>
            <w:vAlign w:val="center"/>
          </w:tcPr>
          <w:p>
            <w:pPr>
              <w:spacing w:line="300" w:lineRule="auto"/>
              <w:jc w:val="center"/>
              <w:rPr>
                <w:ins w:id="463" w:author="逆旅行人" w:date="2020-09-10T15:59:58Z"/>
                <w:rFonts w:eastAsia="新宋体"/>
                <w:sz w:val="22"/>
                <w:szCs w:val="28"/>
              </w:rPr>
            </w:pPr>
            <w:ins w:id="464" w:author="逆旅行人" w:date="2020-09-10T15:59:58Z">
              <w:r>
                <w:rPr>
                  <w:rFonts w:eastAsia="新宋体"/>
                  <w:sz w:val="22"/>
                  <w:szCs w:val="28"/>
                </w:rPr>
                <w:t>…</w:t>
              </w:r>
            </w:ins>
          </w:p>
        </w:tc>
        <w:tc>
          <w:tcPr>
            <w:tcW w:w="1361" w:type="dxa"/>
            <w:vAlign w:val="center"/>
          </w:tcPr>
          <w:p>
            <w:pPr>
              <w:spacing w:line="300" w:lineRule="auto"/>
              <w:jc w:val="center"/>
              <w:rPr>
                <w:ins w:id="465" w:author="逆旅行人" w:date="2020-09-10T15:59:58Z"/>
                <w:rFonts w:eastAsia="新宋体"/>
                <w:sz w:val="22"/>
                <w:szCs w:val="28"/>
              </w:rPr>
            </w:pPr>
            <w:ins w:id="466" w:author="逆旅行人" w:date="2020-09-10T15:59:58Z">
              <w:r>
                <w:rPr>
                  <w:rFonts w:eastAsia="新宋体"/>
                  <w:sz w:val="22"/>
                  <w:szCs w:val="28"/>
                </w:rPr>
                <w:t xml:space="preserve">Node </w:t>
              </w:r>
            </w:ins>
            <w:ins w:id="467" w:author="逆旅行人" w:date="2020-09-10T15:59:58Z">
              <w:r>
                <w:rPr>
                  <w:rFonts w:eastAsia="新宋体"/>
                  <w:i/>
                  <w:sz w:val="22"/>
                  <w:szCs w:val="28"/>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468" w:author="逆旅行人" w:date="2020-09-10T15:59:58Z"/>
        </w:trPr>
        <w:tc>
          <w:tcPr>
            <w:tcW w:w="1361" w:type="dxa"/>
            <w:vAlign w:val="center"/>
          </w:tcPr>
          <w:p>
            <w:pPr>
              <w:spacing w:line="300" w:lineRule="auto"/>
              <w:jc w:val="center"/>
              <w:rPr>
                <w:ins w:id="469" w:author="逆旅行人" w:date="2020-09-10T15:59:58Z"/>
                <w:rFonts w:eastAsia="新宋体"/>
                <w:sz w:val="22"/>
                <w:szCs w:val="28"/>
              </w:rPr>
            </w:pPr>
            <w:ins w:id="470" w:author="逆旅行人" w:date="2020-09-10T15:59:58Z">
              <w:r>
                <w:rPr>
                  <w:rFonts w:eastAsia="新宋体"/>
                  <w:sz w:val="22"/>
                  <w:szCs w:val="28"/>
                </w:rPr>
                <w:t xml:space="preserve">Node </w:t>
              </w:r>
            </w:ins>
            <w:ins w:id="471" w:author="逆旅行人" w:date="2020-09-10T15:59:58Z">
              <w:r>
                <w:rPr>
                  <w:rFonts w:hint="eastAsia" w:eastAsia="新宋体"/>
                  <w:sz w:val="22"/>
                  <w:szCs w:val="28"/>
                </w:rPr>
                <w:t>1</w:t>
              </w:r>
            </w:ins>
          </w:p>
        </w:tc>
        <w:tc>
          <w:tcPr>
            <w:tcW w:w="1309" w:type="dxa"/>
            <w:tcBorders>
              <w:tl2br w:val="single" w:color="auto" w:sz="4" w:space="0"/>
            </w:tcBorders>
            <w:vAlign w:val="center"/>
          </w:tcPr>
          <w:p>
            <w:pPr>
              <w:spacing w:line="300" w:lineRule="auto"/>
              <w:jc w:val="center"/>
              <w:rPr>
                <w:ins w:id="472" w:author="逆旅行人" w:date="2020-09-10T15:59:58Z"/>
                <w:rFonts w:eastAsia="新宋体"/>
                <w:sz w:val="22"/>
                <w:szCs w:val="28"/>
              </w:rPr>
            </w:pPr>
          </w:p>
        </w:tc>
        <w:tc>
          <w:tcPr>
            <w:tcW w:w="1361" w:type="dxa"/>
            <w:vAlign w:val="center"/>
          </w:tcPr>
          <w:p>
            <w:pPr>
              <w:spacing w:line="300" w:lineRule="auto"/>
              <w:jc w:val="center"/>
              <w:rPr>
                <w:ins w:id="473" w:author="逆旅行人" w:date="2020-09-10T15:59:58Z"/>
                <w:rFonts w:eastAsia="新宋体"/>
                <w:sz w:val="22"/>
                <w:szCs w:val="28"/>
              </w:rPr>
            </w:pPr>
            <w:ins w:id="474" w:author="逆旅行人" w:date="2020-09-10T15:59:58Z">
              <w:r>
                <w:rPr>
                  <w:rFonts w:eastAsia="新宋体"/>
                  <w:i/>
                  <w:sz w:val="22"/>
                  <w:szCs w:val="28"/>
                </w:rPr>
                <w:t>D</w:t>
              </w:r>
            </w:ins>
            <w:ins w:id="475" w:author="逆旅行人" w:date="2020-09-10T15:59:58Z">
              <w:r>
                <w:rPr>
                  <w:rFonts w:eastAsia="新宋体"/>
                  <w:sz w:val="22"/>
                  <w:szCs w:val="28"/>
                  <w:vertAlign w:val="subscript"/>
                </w:rPr>
                <w:t>12</w:t>
              </w:r>
            </w:ins>
          </w:p>
        </w:tc>
        <w:tc>
          <w:tcPr>
            <w:tcW w:w="1361" w:type="dxa"/>
            <w:vAlign w:val="center"/>
          </w:tcPr>
          <w:p>
            <w:pPr>
              <w:spacing w:line="300" w:lineRule="auto"/>
              <w:jc w:val="center"/>
              <w:rPr>
                <w:ins w:id="476" w:author="逆旅行人" w:date="2020-09-10T15:59:58Z"/>
                <w:rFonts w:eastAsia="新宋体"/>
                <w:sz w:val="22"/>
                <w:szCs w:val="28"/>
              </w:rPr>
            </w:pPr>
            <w:ins w:id="477" w:author="逆旅行人" w:date="2020-09-10T15:59:58Z">
              <w:r>
                <w:rPr>
                  <w:rFonts w:eastAsia="新宋体"/>
                  <w:i/>
                  <w:sz w:val="22"/>
                  <w:szCs w:val="28"/>
                </w:rPr>
                <w:t>D</w:t>
              </w:r>
            </w:ins>
            <w:ins w:id="478" w:author="逆旅行人" w:date="2020-09-10T15:59:58Z">
              <w:r>
                <w:rPr>
                  <w:rFonts w:eastAsia="新宋体"/>
                  <w:sz w:val="22"/>
                  <w:szCs w:val="28"/>
                  <w:vertAlign w:val="subscript"/>
                </w:rPr>
                <w:t>13</w:t>
              </w:r>
            </w:ins>
          </w:p>
        </w:tc>
        <w:tc>
          <w:tcPr>
            <w:tcW w:w="1361" w:type="dxa"/>
            <w:vAlign w:val="center"/>
          </w:tcPr>
          <w:p>
            <w:pPr>
              <w:spacing w:line="300" w:lineRule="auto"/>
              <w:jc w:val="center"/>
              <w:rPr>
                <w:ins w:id="479" w:author="逆旅行人" w:date="2020-09-10T15:59:58Z"/>
                <w:rFonts w:eastAsia="新宋体"/>
                <w:sz w:val="22"/>
                <w:szCs w:val="28"/>
              </w:rPr>
            </w:pPr>
            <w:ins w:id="480" w:author="逆旅行人" w:date="2020-09-10T15:59:58Z">
              <w:r>
                <w:rPr>
                  <w:rFonts w:eastAsia="新宋体"/>
                  <w:sz w:val="22"/>
                  <w:szCs w:val="28"/>
                </w:rPr>
                <w:t>…</w:t>
              </w:r>
            </w:ins>
          </w:p>
        </w:tc>
        <w:tc>
          <w:tcPr>
            <w:tcW w:w="1361" w:type="dxa"/>
            <w:vAlign w:val="center"/>
          </w:tcPr>
          <w:p>
            <w:pPr>
              <w:spacing w:line="300" w:lineRule="auto"/>
              <w:jc w:val="center"/>
              <w:rPr>
                <w:ins w:id="481" w:author="逆旅行人" w:date="2020-09-10T15:59:58Z"/>
                <w:rFonts w:eastAsia="新宋体"/>
                <w:sz w:val="22"/>
                <w:szCs w:val="28"/>
              </w:rPr>
            </w:pPr>
            <w:ins w:id="482" w:author="逆旅行人" w:date="2020-09-10T15:59:58Z">
              <w:r>
                <w:rPr>
                  <w:rFonts w:eastAsia="新宋体"/>
                  <w:i/>
                  <w:sz w:val="22"/>
                  <w:szCs w:val="28"/>
                </w:rPr>
                <w:t>D</w:t>
              </w:r>
            </w:ins>
            <w:ins w:id="483" w:author="逆旅行人" w:date="2020-09-10T15:59:58Z">
              <w:r>
                <w:rPr>
                  <w:rFonts w:eastAsia="新宋体"/>
                  <w:sz w:val="22"/>
                  <w:szCs w:val="28"/>
                  <w:vertAlign w:val="subscript"/>
                </w:rPr>
                <w:t>1</w:t>
              </w:r>
            </w:ins>
            <w:ins w:id="484" w:author="逆旅行人" w:date="2020-09-10T15:59:58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485" w:author="逆旅行人" w:date="2020-09-10T15:59:58Z"/>
        </w:trPr>
        <w:tc>
          <w:tcPr>
            <w:tcW w:w="1361" w:type="dxa"/>
            <w:vAlign w:val="center"/>
          </w:tcPr>
          <w:p>
            <w:pPr>
              <w:spacing w:line="300" w:lineRule="auto"/>
              <w:jc w:val="center"/>
              <w:rPr>
                <w:ins w:id="486" w:author="逆旅行人" w:date="2020-09-10T15:59:58Z"/>
                <w:rFonts w:eastAsia="新宋体"/>
                <w:sz w:val="22"/>
                <w:szCs w:val="28"/>
              </w:rPr>
            </w:pPr>
            <w:ins w:id="487" w:author="逆旅行人" w:date="2020-09-10T15:59:58Z">
              <w:r>
                <w:rPr>
                  <w:rFonts w:eastAsia="新宋体"/>
                  <w:sz w:val="22"/>
                  <w:szCs w:val="28"/>
                </w:rPr>
                <w:t>Node 2</w:t>
              </w:r>
            </w:ins>
          </w:p>
        </w:tc>
        <w:tc>
          <w:tcPr>
            <w:tcW w:w="1309" w:type="dxa"/>
            <w:vAlign w:val="center"/>
          </w:tcPr>
          <w:p>
            <w:pPr>
              <w:spacing w:line="300" w:lineRule="auto"/>
              <w:jc w:val="center"/>
              <w:rPr>
                <w:ins w:id="488" w:author="逆旅行人" w:date="2020-09-10T15:59:58Z"/>
                <w:rFonts w:eastAsia="新宋体"/>
                <w:sz w:val="22"/>
                <w:szCs w:val="28"/>
              </w:rPr>
            </w:pPr>
            <w:ins w:id="489" w:author="逆旅行人" w:date="2020-09-10T15:59:58Z">
              <w:r>
                <w:rPr>
                  <w:rFonts w:eastAsia="新宋体"/>
                  <w:i/>
                  <w:sz w:val="22"/>
                  <w:szCs w:val="28"/>
                </w:rPr>
                <w:t>S</w:t>
              </w:r>
            </w:ins>
            <w:ins w:id="490" w:author="逆旅行人" w:date="2020-09-10T15:59:58Z">
              <w:r>
                <w:rPr>
                  <w:rFonts w:eastAsia="新宋体"/>
                  <w:sz w:val="22"/>
                  <w:szCs w:val="28"/>
                  <w:vertAlign w:val="subscript"/>
                </w:rPr>
                <w:t>21</w:t>
              </w:r>
            </w:ins>
          </w:p>
        </w:tc>
        <w:tc>
          <w:tcPr>
            <w:tcW w:w="1361" w:type="dxa"/>
            <w:tcBorders>
              <w:tl2br w:val="single" w:color="auto" w:sz="4" w:space="0"/>
            </w:tcBorders>
            <w:vAlign w:val="center"/>
          </w:tcPr>
          <w:p>
            <w:pPr>
              <w:spacing w:line="300" w:lineRule="auto"/>
              <w:jc w:val="center"/>
              <w:rPr>
                <w:ins w:id="491" w:author="逆旅行人" w:date="2020-09-10T15:59:58Z"/>
                <w:rFonts w:eastAsia="新宋体"/>
                <w:sz w:val="22"/>
                <w:szCs w:val="28"/>
              </w:rPr>
            </w:pPr>
          </w:p>
        </w:tc>
        <w:tc>
          <w:tcPr>
            <w:tcW w:w="1361" w:type="dxa"/>
            <w:vAlign w:val="center"/>
          </w:tcPr>
          <w:p>
            <w:pPr>
              <w:spacing w:line="300" w:lineRule="auto"/>
              <w:jc w:val="center"/>
              <w:rPr>
                <w:ins w:id="492" w:author="逆旅行人" w:date="2020-09-10T15:59:58Z"/>
                <w:rFonts w:eastAsia="新宋体"/>
                <w:sz w:val="22"/>
                <w:szCs w:val="28"/>
              </w:rPr>
            </w:pPr>
            <w:ins w:id="493" w:author="逆旅行人" w:date="2020-09-10T15:59:58Z">
              <w:r>
                <w:rPr>
                  <w:rFonts w:eastAsia="新宋体"/>
                  <w:i/>
                  <w:sz w:val="22"/>
                  <w:szCs w:val="28"/>
                </w:rPr>
                <w:t>D</w:t>
              </w:r>
            </w:ins>
            <w:ins w:id="494" w:author="逆旅行人" w:date="2020-09-10T15:59:58Z">
              <w:r>
                <w:rPr>
                  <w:rFonts w:eastAsia="新宋体"/>
                  <w:sz w:val="22"/>
                  <w:szCs w:val="28"/>
                  <w:vertAlign w:val="subscript"/>
                </w:rPr>
                <w:t>23</w:t>
              </w:r>
            </w:ins>
          </w:p>
        </w:tc>
        <w:tc>
          <w:tcPr>
            <w:tcW w:w="1361" w:type="dxa"/>
            <w:vAlign w:val="center"/>
          </w:tcPr>
          <w:p>
            <w:pPr>
              <w:spacing w:line="300" w:lineRule="auto"/>
              <w:jc w:val="center"/>
              <w:rPr>
                <w:ins w:id="495" w:author="逆旅行人" w:date="2020-09-10T15:59:58Z"/>
                <w:rFonts w:eastAsia="新宋体"/>
                <w:sz w:val="22"/>
                <w:szCs w:val="28"/>
              </w:rPr>
            </w:pPr>
            <w:ins w:id="496" w:author="逆旅行人" w:date="2020-09-10T15:59:58Z">
              <w:r>
                <w:rPr>
                  <w:rFonts w:eastAsia="新宋体"/>
                  <w:sz w:val="22"/>
                  <w:szCs w:val="28"/>
                </w:rPr>
                <w:t>…</w:t>
              </w:r>
            </w:ins>
          </w:p>
        </w:tc>
        <w:tc>
          <w:tcPr>
            <w:tcW w:w="1361" w:type="dxa"/>
            <w:vAlign w:val="center"/>
          </w:tcPr>
          <w:p>
            <w:pPr>
              <w:spacing w:line="300" w:lineRule="auto"/>
              <w:jc w:val="center"/>
              <w:rPr>
                <w:ins w:id="497" w:author="逆旅行人" w:date="2020-09-10T15:59:58Z"/>
                <w:rFonts w:eastAsia="新宋体"/>
                <w:sz w:val="22"/>
                <w:szCs w:val="28"/>
              </w:rPr>
            </w:pPr>
            <w:ins w:id="498" w:author="逆旅行人" w:date="2020-09-10T15:59:58Z">
              <w:r>
                <w:rPr>
                  <w:rFonts w:eastAsia="新宋体"/>
                  <w:i/>
                  <w:sz w:val="22"/>
                  <w:szCs w:val="28"/>
                </w:rPr>
                <w:t>D</w:t>
              </w:r>
            </w:ins>
            <w:ins w:id="499" w:author="逆旅行人" w:date="2020-09-10T15:59:58Z">
              <w:r>
                <w:rPr>
                  <w:rFonts w:eastAsia="新宋体"/>
                  <w:sz w:val="22"/>
                  <w:szCs w:val="28"/>
                  <w:vertAlign w:val="subscript"/>
                </w:rPr>
                <w:t>2</w:t>
              </w:r>
            </w:ins>
            <w:ins w:id="500" w:author="逆旅行人" w:date="2020-09-10T15:59:58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501" w:author="逆旅行人" w:date="2020-09-10T15:59:58Z"/>
        </w:trPr>
        <w:tc>
          <w:tcPr>
            <w:tcW w:w="1361" w:type="dxa"/>
            <w:vAlign w:val="center"/>
          </w:tcPr>
          <w:p>
            <w:pPr>
              <w:spacing w:line="300" w:lineRule="auto"/>
              <w:jc w:val="center"/>
              <w:rPr>
                <w:ins w:id="502" w:author="逆旅行人" w:date="2020-09-10T15:59:58Z"/>
                <w:rFonts w:eastAsia="新宋体"/>
                <w:sz w:val="22"/>
                <w:szCs w:val="28"/>
              </w:rPr>
            </w:pPr>
            <w:ins w:id="503" w:author="逆旅行人" w:date="2020-09-10T15:59:58Z">
              <w:r>
                <w:rPr>
                  <w:rFonts w:eastAsia="新宋体"/>
                  <w:sz w:val="22"/>
                  <w:szCs w:val="28"/>
                </w:rPr>
                <w:t>Node 3</w:t>
              </w:r>
            </w:ins>
          </w:p>
        </w:tc>
        <w:tc>
          <w:tcPr>
            <w:tcW w:w="1309" w:type="dxa"/>
            <w:vAlign w:val="center"/>
          </w:tcPr>
          <w:p>
            <w:pPr>
              <w:spacing w:line="300" w:lineRule="auto"/>
              <w:jc w:val="center"/>
              <w:rPr>
                <w:ins w:id="504" w:author="逆旅行人" w:date="2020-09-10T15:59:58Z"/>
                <w:rFonts w:eastAsia="新宋体"/>
                <w:sz w:val="22"/>
                <w:szCs w:val="28"/>
              </w:rPr>
            </w:pPr>
            <w:ins w:id="505" w:author="逆旅行人" w:date="2020-09-10T15:59:58Z">
              <w:r>
                <w:rPr>
                  <w:rFonts w:eastAsia="新宋体"/>
                  <w:i/>
                  <w:sz w:val="22"/>
                  <w:szCs w:val="28"/>
                </w:rPr>
                <w:t>S</w:t>
              </w:r>
            </w:ins>
            <w:ins w:id="506" w:author="逆旅行人" w:date="2020-09-10T15:59:58Z">
              <w:r>
                <w:rPr>
                  <w:rFonts w:eastAsia="新宋体"/>
                  <w:sz w:val="22"/>
                  <w:szCs w:val="28"/>
                  <w:vertAlign w:val="subscript"/>
                </w:rPr>
                <w:t>31</w:t>
              </w:r>
            </w:ins>
          </w:p>
        </w:tc>
        <w:tc>
          <w:tcPr>
            <w:tcW w:w="1361" w:type="dxa"/>
            <w:vAlign w:val="center"/>
          </w:tcPr>
          <w:p>
            <w:pPr>
              <w:spacing w:line="300" w:lineRule="auto"/>
              <w:jc w:val="center"/>
              <w:rPr>
                <w:ins w:id="507" w:author="逆旅行人" w:date="2020-09-10T15:59:58Z"/>
                <w:rFonts w:eastAsia="新宋体"/>
                <w:sz w:val="22"/>
                <w:szCs w:val="28"/>
              </w:rPr>
            </w:pPr>
            <w:ins w:id="508" w:author="逆旅行人" w:date="2020-09-10T15:59:58Z">
              <w:r>
                <w:rPr>
                  <w:rFonts w:eastAsia="新宋体"/>
                  <w:i/>
                  <w:sz w:val="22"/>
                  <w:szCs w:val="28"/>
                </w:rPr>
                <w:t>S</w:t>
              </w:r>
            </w:ins>
            <w:ins w:id="509" w:author="逆旅行人" w:date="2020-09-10T15:59:58Z">
              <w:r>
                <w:rPr>
                  <w:rFonts w:eastAsia="新宋体"/>
                  <w:sz w:val="22"/>
                  <w:szCs w:val="28"/>
                  <w:vertAlign w:val="subscript"/>
                </w:rPr>
                <w:t>32</w:t>
              </w:r>
            </w:ins>
          </w:p>
        </w:tc>
        <w:tc>
          <w:tcPr>
            <w:tcW w:w="1361" w:type="dxa"/>
            <w:tcBorders>
              <w:tl2br w:val="single" w:color="auto" w:sz="4" w:space="0"/>
            </w:tcBorders>
            <w:vAlign w:val="center"/>
          </w:tcPr>
          <w:p>
            <w:pPr>
              <w:spacing w:line="300" w:lineRule="auto"/>
              <w:jc w:val="center"/>
              <w:rPr>
                <w:ins w:id="510" w:author="逆旅行人" w:date="2020-09-10T15:59:58Z"/>
                <w:rFonts w:eastAsia="新宋体"/>
                <w:sz w:val="22"/>
                <w:szCs w:val="28"/>
              </w:rPr>
            </w:pPr>
          </w:p>
        </w:tc>
        <w:tc>
          <w:tcPr>
            <w:tcW w:w="1361" w:type="dxa"/>
            <w:vAlign w:val="center"/>
          </w:tcPr>
          <w:p>
            <w:pPr>
              <w:spacing w:line="300" w:lineRule="auto"/>
              <w:jc w:val="center"/>
              <w:rPr>
                <w:ins w:id="511" w:author="逆旅行人" w:date="2020-09-10T15:59:58Z"/>
                <w:rFonts w:eastAsia="新宋体"/>
                <w:sz w:val="22"/>
                <w:szCs w:val="28"/>
              </w:rPr>
            </w:pPr>
          </w:p>
        </w:tc>
        <w:tc>
          <w:tcPr>
            <w:tcW w:w="1361" w:type="dxa"/>
            <w:vAlign w:val="center"/>
          </w:tcPr>
          <w:p>
            <w:pPr>
              <w:spacing w:line="300" w:lineRule="auto"/>
              <w:jc w:val="center"/>
              <w:rPr>
                <w:ins w:id="512" w:author="逆旅行人" w:date="2020-09-10T15:59:58Z"/>
                <w:rFonts w:eastAsia="新宋体"/>
                <w:sz w:val="22"/>
                <w:szCs w:val="28"/>
              </w:rPr>
            </w:pPr>
            <w:ins w:id="513" w:author="逆旅行人" w:date="2020-09-10T15:59:58Z">
              <w:r>
                <w:rPr>
                  <w:rFonts w:eastAsia="新宋体"/>
                  <w:i/>
                  <w:sz w:val="22"/>
                  <w:szCs w:val="28"/>
                </w:rPr>
                <w:t>D</w:t>
              </w:r>
            </w:ins>
            <w:ins w:id="514" w:author="逆旅行人" w:date="2020-09-10T15:59:58Z">
              <w:r>
                <w:rPr>
                  <w:rFonts w:eastAsia="新宋体"/>
                  <w:sz w:val="22"/>
                  <w:szCs w:val="28"/>
                  <w:vertAlign w:val="subscript"/>
                </w:rPr>
                <w:t>3</w:t>
              </w:r>
            </w:ins>
            <w:ins w:id="515" w:author="逆旅行人" w:date="2020-09-10T15:59:58Z">
              <w:r>
                <w:rPr>
                  <w:rFonts w:eastAsia="新宋体"/>
                  <w:i/>
                  <w:sz w:val="22"/>
                  <w:szCs w:val="28"/>
                  <w:vertAlign w:val="subscript"/>
                </w:rPr>
                <w:t>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516" w:author="逆旅行人" w:date="2020-09-10T15:59:58Z"/>
        </w:trPr>
        <w:tc>
          <w:tcPr>
            <w:tcW w:w="1361" w:type="dxa"/>
            <w:vAlign w:val="center"/>
          </w:tcPr>
          <w:p>
            <w:pPr>
              <w:spacing w:line="300" w:lineRule="auto"/>
              <w:jc w:val="center"/>
              <w:rPr>
                <w:ins w:id="517" w:author="逆旅行人" w:date="2020-09-10T15:59:58Z"/>
                <w:rFonts w:eastAsia="新宋体"/>
                <w:sz w:val="22"/>
                <w:szCs w:val="28"/>
              </w:rPr>
            </w:pPr>
            <w:ins w:id="518" w:author="逆旅行人" w:date="2020-09-10T15:59:58Z">
              <w:r>
                <w:rPr>
                  <w:rFonts w:eastAsia="新宋体"/>
                  <w:sz w:val="22"/>
                  <w:szCs w:val="28"/>
                </w:rPr>
                <w:t>…</w:t>
              </w:r>
            </w:ins>
          </w:p>
        </w:tc>
        <w:tc>
          <w:tcPr>
            <w:tcW w:w="1309" w:type="dxa"/>
            <w:vAlign w:val="center"/>
          </w:tcPr>
          <w:p>
            <w:pPr>
              <w:spacing w:line="300" w:lineRule="auto"/>
              <w:jc w:val="center"/>
              <w:rPr>
                <w:ins w:id="519" w:author="逆旅行人" w:date="2020-09-10T15:59:58Z"/>
                <w:rFonts w:eastAsia="新宋体"/>
                <w:sz w:val="22"/>
                <w:szCs w:val="28"/>
              </w:rPr>
            </w:pPr>
            <w:ins w:id="520" w:author="逆旅行人" w:date="2020-09-10T15:59:58Z">
              <w:r>
                <w:rPr>
                  <w:rFonts w:eastAsia="新宋体"/>
                  <w:sz w:val="22"/>
                  <w:szCs w:val="28"/>
                </w:rPr>
                <w:t>…</w:t>
              </w:r>
            </w:ins>
          </w:p>
        </w:tc>
        <w:tc>
          <w:tcPr>
            <w:tcW w:w="1361" w:type="dxa"/>
            <w:vAlign w:val="center"/>
          </w:tcPr>
          <w:p>
            <w:pPr>
              <w:spacing w:line="300" w:lineRule="auto"/>
              <w:jc w:val="center"/>
              <w:rPr>
                <w:ins w:id="521" w:author="逆旅行人" w:date="2020-09-10T15:59:58Z"/>
                <w:rFonts w:eastAsia="新宋体"/>
                <w:sz w:val="22"/>
                <w:szCs w:val="28"/>
              </w:rPr>
            </w:pPr>
            <w:ins w:id="522" w:author="逆旅行人" w:date="2020-09-10T15:59:58Z">
              <w:r>
                <w:rPr>
                  <w:rFonts w:eastAsia="新宋体"/>
                  <w:sz w:val="22"/>
                  <w:szCs w:val="28"/>
                </w:rPr>
                <w:t>…</w:t>
              </w:r>
            </w:ins>
          </w:p>
        </w:tc>
        <w:tc>
          <w:tcPr>
            <w:tcW w:w="1361" w:type="dxa"/>
            <w:vAlign w:val="center"/>
          </w:tcPr>
          <w:p>
            <w:pPr>
              <w:spacing w:line="300" w:lineRule="auto"/>
              <w:jc w:val="center"/>
              <w:rPr>
                <w:ins w:id="523" w:author="逆旅行人" w:date="2020-09-10T15:59:58Z"/>
                <w:rFonts w:eastAsia="新宋体"/>
                <w:sz w:val="22"/>
                <w:szCs w:val="28"/>
              </w:rPr>
            </w:pPr>
          </w:p>
        </w:tc>
        <w:tc>
          <w:tcPr>
            <w:tcW w:w="1361" w:type="dxa"/>
            <w:tcBorders>
              <w:tl2br w:val="single" w:color="auto" w:sz="4" w:space="0"/>
            </w:tcBorders>
            <w:vAlign w:val="center"/>
          </w:tcPr>
          <w:p>
            <w:pPr>
              <w:spacing w:line="300" w:lineRule="auto"/>
              <w:jc w:val="center"/>
              <w:rPr>
                <w:ins w:id="524" w:author="逆旅行人" w:date="2020-09-10T15:59:58Z"/>
                <w:rFonts w:eastAsia="新宋体"/>
                <w:sz w:val="22"/>
                <w:szCs w:val="28"/>
              </w:rPr>
            </w:pPr>
          </w:p>
        </w:tc>
        <w:tc>
          <w:tcPr>
            <w:tcW w:w="1361" w:type="dxa"/>
            <w:vAlign w:val="center"/>
          </w:tcPr>
          <w:p>
            <w:pPr>
              <w:spacing w:line="300" w:lineRule="auto"/>
              <w:jc w:val="center"/>
              <w:rPr>
                <w:ins w:id="525" w:author="逆旅行人" w:date="2020-09-10T15:59:58Z"/>
                <w:rFonts w:eastAsia="新宋体"/>
                <w:sz w:val="22"/>
                <w:szCs w:val="28"/>
              </w:rPr>
            </w:pPr>
            <w:ins w:id="526" w:author="逆旅行人" w:date="2020-09-10T15:59:58Z">
              <w:r>
                <w:rPr>
                  <w:rFonts w:eastAsia="新宋体"/>
                  <w:sz w:val="22"/>
                  <w:szCs w:val="28"/>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ins w:id="527" w:author="逆旅行人" w:date="2020-09-10T15:59:58Z"/>
        </w:trPr>
        <w:tc>
          <w:tcPr>
            <w:tcW w:w="1361" w:type="dxa"/>
            <w:vAlign w:val="center"/>
          </w:tcPr>
          <w:p>
            <w:pPr>
              <w:spacing w:line="300" w:lineRule="auto"/>
              <w:jc w:val="center"/>
              <w:rPr>
                <w:ins w:id="528" w:author="逆旅行人" w:date="2020-09-10T15:59:58Z"/>
                <w:rFonts w:eastAsia="新宋体"/>
                <w:i/>
                <w:sz w:val="22"/>
                <w:szCs w:val="28"/>
              </w:rPr>
            </w:pPr>
            <w:ins w:id="529" w:author="逆旅行人" w:date="2020-09-10T15:59:58Z">
              <w:r>
                <w:rPr>
                  <w:rFonts w:eastAsia="新宋体"/>
                  <w:sz w:val="22"/>
                  <w:szCs w:val="28"/>
                </w:rPr>
                <w:t xml:space="preserve">Node </w:t>
              </w:r>
            </w:ins>
            <w:ins w:id="530" w:author="逆旅行人" w:date="2020-09-10T15:59:58Z">
              <w:r>
                <w:rPr>
                  <w:rFonts w:eastAsia="新宋体"/>
                  <w:i/>
                  <w:sz w:val="22"/>
                  <w:szCs w:val="28"/>
                </w:rPr>
                <w:t>N</w:t>
              </w:r>
            </w:ins>
          </w:p>
        </w:tc>
        <w:tc>
          <w:tcPr>
            <w:tcW w:w="1309" w:type="dxa"/>
            <w:vAlign w:val="center"/>
          </w:tcPr>
          <w:p>
            <w:pPr>
              <w:spacing w:line="300" w:lineRule="auto"/>
              <w:jc w:val="center"/>
              <w:rPr>
                <w:ins w:id="531" w:author="逆旅行人" w:date="2020-09-10T15:59:58Z"/>
                <w:rFonts w:eastAsia="新宋体"/>
                <w:sz w:val="22"/>
                <w:szCs w:val="28"/>
              </w:rPr>
            </w:pPr>
            <w:ins w:id="532" w:author="逆旅行人" w:date="2020-09-10T15:59:58Z">
              <w:r>
                <w:rPr>
                  <w:rFonts w:eastAsia="新宋体"/>
                  <w:i/>
                  <w:sz w:val="22"/>
                  <w:szCs w:val="28"/>
                </w:rPr>
                <w:t>S</w:t>
              </w:r>
            </w:ins>
            <w:ins w:id="533" w:author="逆旅行人" w:date="2020-09-10T15:59:58Z">
              <w:r>
                <w:rPr>
                  <w:rFonts w:eastAsia="新宋体"/>
                  <w:i/>
                  <w:sz w:val="22"/>
                  <w:szCs w:val="28"/>
                  <w:vertAlign w:val="subscript"/>
                </w:rPr>
                <w:t>N</w:t>
              </w:r>
            </w:ins>
            <w:ins w:id="534" w:author="逆旅行人" w:date="2020-09-10T15:59:58Z">
              <w:r>
                <w:rPr>
                  <w:rFonts w:eastAsia="新宋体"/>
                  <w:sz w:val="22"/>
                  <w:szCs w:val="28"/>
                  <w:vertAlign w:val="subscript"/>
                </w:rPr>
                <w:t>1</w:t>
              </w:r>
            </w:ins>
          </w:p>
        </w:tc>
        <w:tc>
          <w:tcPr>
            <w:tcW w:w="1361" w:type="dxa"/>
            <w:vAlign w:val="center"/>
          </w:tcPr>
          <w:p>
            <w:pPr>
              <w:spacing w:line="300" w:lineRule="auto"/>
              <w:jc w:val="center"/>
              <w:rPr>
                <w:ins w:id="535" w:author="逆旅行人" w:date="2020-09-10T15:59:58Z"/>
                <w:rFonts w:eastAsia="新宋体"/>
                <w:sz w:val="22"/>
                <w:szCs w:val="28"/>
              </w:rPr>
            </w:pPr>
            <w:ins w:id="536" w:author="逆旅行人" w:date="2020-09-10T15:59:58Z">
              <w:r>
                <w:rPr>
                  <w:rFonts w:eastAsia="新宋体"/>
                  <w:i/>
                  <w:sz w:val="22"/>
                  <w:szCs w:val="28"/>
                </w:rPr>
                <w:t>S</w:t>
              </w:r>
            </w:ins>
            <w:ins w:id="537" w:author="逆旅行人" w:date="2020-09-10T15:59:58Z">
              <w:r>
                <w:rPr>
                  <w:rFonts w:eastAsia="新宋体"/>
                  <w:i/>
                  <w:sz w:val="22"/>
                  <w:szCs w:val="28"/>
                  <w:vertAlign w:val="subscript"/>
                </w:rPr>
                <w:t>N</w:t>
              </w:r>
            </w:ins>
            <w:ins w:id="538" w:author="逆旅行人" w:date="2020-09-10T15:59:58Z">
              <w:r>
                <w:rPr>
                  <w:rFonts w:eastAsia="新宋体"/>
                  <w:sz w:val="22"/>
                  <w:szCs w:val="28"/>
                  <w:vertAlign w:val="subscript"/>
                </w:rPr>
                <w:t>2</w:t>
              </w:r>
            </w:ins>
          </w:p>
        </w:tc>
        <w:tc>
          <w:tcPr>
            <w:tcW w:w="1361" w:type="dxa"/>
            <w:vAlign w:val="center"/>
          </w:tcPr>
          <w:p>
            <w:pPr>
              <w:spacing w:line="300" w:lineRule="auto"/>
              <w:jc w:val="center"/>
              <w:rPr>
                <w:ins w:id="539" w:author="逆旅行人" w:date="2020-09-10T15:59:58Z"/>
                <w:rFonts w:eastAsia="新宋体"/>
                <w:sz w:val="22"/>
                <w:szCs w:val="28"/>
              </w:rPr>
            </w:pPr>
            <w:ins w:id="540" w:author="逆旅行人" w:date="2020-09-10T15:59:58Z">
              <w:r>
                <w:rPr>
                  <w:rFonts w:eastAsia="新宋体"/>
                  <w:i/>
                  <w:sz w:val="22"/>
                  <w:szCs w:val="28"/>
                </w:rPr>
                <w:t>S</w:t>
              </w:r>
            </w:ins>
            <w:ins w:id="541" w:author="逆旅行人" w:date="2020-09-10T15:59:58Z">
              <w:r>
                <w:rPr>
                  <w:rFonts w:eastAsia="新宋体"/>
                  <w:i/>
                  <w:sz w:val="22"/>
                  <w:szCs w:val="28"/>
                  <w:vertAlign w:val="subscript"/>
                </w:rPr>
                <w:t>N</w:t>
              </w:r>
            </w:ins>
            <w:ins w:id="542" w:author="逆旅行人" w:date="2020-09-10T15:59:58Z">
              <w:r>
                <w:rPr>
                  <w:rFonts w:eastAsia="新宋体"/>
                  <w:sz w:val="22"/>
                  <w:szCs w:val="28"/>
                  <w:vertAlign w:val="subscript"/>
                </w:rPr>
                <w:t>3</w:t>
              </w:r>
            </w:ins>
          </w:p>
        </w:tc>
        <w:tc>
          <w:tcPr>
            <w:tcW w:w="1361" w:type="dxa"/>
            <w:vAlign w:val="center"/>
          </w:tcPr>
          <w:p>
            <w:pPr>
              <w:spacing w:line="300" w:lineRule="auto"/>
              <w:jc w:val="center"/>
              <w:rPr>
                <w:ins w:id="543" w:author="逆旅行人" w:date="2020-09-10T15:59:58Z"/>
                <w:rFonts w:eastAsia="新宋体"/>
                <w:sz w:val="22"/>
                <w:szCs w:val="28"/>
              </w:rPr>
            </w:pPr>
            <w:ins w:id="544" w:author="逆旅行人" w:date="2020-09-10T15:59:58Z">
              <w:r>
                <w:rPr>
                  <w:rFonts w:eastAsia="新宋体"/>
                  <w:sz w:val="22"/>
                  <w:szCs w:val="28"/>
                </w:rPr>
                <w:t>…</w:t>
              </w:r>
            </w:ins>
          </w:p>
        </w:tc>
        <w:tc>
          <w:tcPr>
            <w:tcW w:w="1361" w:type="dxa"/>
            <w:tcBorders>
              <w:tl2br w:val="single" w:color="auto" w:sz="4" w:space="0"/>
            </w:tcBorders>
            <w:vAlign w:val="center"/>
          </w:tcPr>
          <w:p>
            <w:pPr>
              <w:spacing w:line="300" w:lineRule="auto"/>
              <w:jc w:val="center"/>
              <w:rPr>
                <w:ins w:id="545" w:author="逆旅行人" w:date="2020-09-10T15:59:58Z"/>
                <w:rFonts w:eastAsia="新宋体"/>
                <w:sz w:val="22"/>
                <w:szCs w:val="28"/>
              </w:rPr>
            </w:pPr>
          </w:p>
        </w:tc>
      </w:tr>
    </w:tbl>
    <w:p>
      <w:pPr>
        <w:spacing w:line="360" w:lineRule="auto"/>
        <w:ind w:firstLine="0"/>
        <w:jc w:val="center"/>
        <w:rPr>
          <w:ins w:id="547" w:author="逆旅行人" w:date="2020-09-10T15:55:26Z"/>
          <w:rFonts w:hint="default" w:eastAsia="仿宋_GB2312"/>
          <w:sz w:val="24"/>
          <w:lang w:val="en-US" w:eastAsia="zh-CN"/>
        </w:rPr>
        <w:pPrChange w:id="546" w:author="逆旅行人" w:date="2020-09-10T16:00:02Z">
          <w:pPr>
            <w:spacing w:line="360" w:lineRule="auto"/>
            <w:ind w:firstLine="420"/>
          </w:pPr>
        </w:pPrChange>
      </w:pPr>
      <w:ins w:id="548" w:author="逆旅行人" w:date="2020-09-10T16:00:03Z">
        <w:r>
          <w:rPr>
            <w:rFonts w:hint="eastAsia" w:eastAsia="仿宋_GB2312"/>
            <w:sz w:val="24"/>
            <w:lang w:val="en-US" w:eastAsia="zh-CN"/>
          </w:rPr>
          <w:t>图</w:t>
        </w:r>
      </w:ins>
      <w:ins w:id="549" w:author="逆旅行人" w:date="2020-09-10T16:00:04Z">
        <w:r>
          <w:rPr>
            <w:rFonts w:hint="eastAsia" w:eastAsia="仿宋_GB2312"/>
            <w:sz w:val="24"/>
            <w:lang w:val="en-US" w:eastAsia="zh-CN"/>
          </w:rPr>
          <w:t xml:space="preserve"> </w:t>
        </w:r>
      </w:ins>
      <w:ins w:id="550" w:author="逆旅行人" w:date="2020-09-10T16:00:11Z">
        <w:r>
          <w:rPr>
            <w:rFonts w:hint="eastAsia" w:eastAsia="仿宋_GB2312"/>
            <w:sz w:val="24"/>
            <w:lang w:val="en-US" w:eastAsia="zh-CN"/>
          </w:rPr>
          <w:t>网络需求方节点关联度列表和网络服务方节点关联度列表</w:t>
        </w:r>
      </w:ins>
    </w:p>
    <w:p>
      <w:pPr>
        <w:spacing w:line="360" w:lineRule="auto"/>
        <w:ind w:firstLine="420"/>
        <w:rPr>
          <w:ins w:id="551" w:author="逆旅行人" w:date="2020-09-10T16:00:39Z"/>
          <w:rFonts w:hint="eastAsia" w:eastAsia="仿宋_GB2312"/>
          <w:sz w:val="24"/>
          <w:lang w:val="en-US" w:eastAsia="zh-CN"/>
        </w:rPr>
      </w:pPr>
      <w:ins w:id="552" w:author="逆旅行人" w:date="2020-09-10T15:56:16Z">
        <w:r>
          <w:rPr>
            <w:rFonts w:hint="eastAsia" w:eastAsia="仿宋_GB2312"/>
            <w:b/>
            <w:bCs/>
            <w:sz w:val="24"/>
            <w:lang w:val="en-US" w:eastAsia="zh-CN"/>
            <w:rPrChange w:id="553" w:author="逆旅行人" w:date="2020-09-10T15:56:23Z">
              <w:rPr>
                <w:rFonts w:hint="eastAsia" w:eastAsia="仿宋_GB2312"/>
                <w:sz w:val="24"/>
                <w:lang w:val="en-US" w:eastAsia="zh-CN"/>
              </w:rPr>
            </w:rPrChange>
          </w:rPr>
          <w:t>关联度</w:t>
        </w:r>
      </w:ins>
      <w:ins w:id="554" w:author="逆旅行人" w:date="2020-09-10T15:56:18Z">
        <w:r>
          <w:rPr>
            <w:rFonts w:hint="eastAsia" w:eastAsia="仿宋_GB2312"/>
            <w:b/>
            <w:bCs/>
            <w:sz w:val="24"/>
            <w:lang w:val="en-US" w:eastAsia="zh-CN"/>
            <w:rPrChange w:id="555" w:author="逆旅行人" w:date="2020-09-10T15:56:23Z">
              <w:rPr>
                <w:rFonts w:hint="eastAsia" w:eastAsia="仿宋_GB2312"/>
                <w:sz w:val="24"/>
                <w:lang w:val="en-US" w:eastAsia="zh-CN"/>
              </w:rPr>
            </w:rPrChange>
          </w:rPr>
          <w:t>信息的</w:t>
        </w:r>
      </w:ins>
      <w:ins w:id="556" w:author="逆旅行人" w:date="2020-09-10T15:56:19Z">
        <w:r>
          <w:rPr>
            <w:rFonts w:hint="eastAsia" w:eastAsia="仿宋_GB2312"/>
            <w:b/>
            <w:bCs/>
            <w:sz w:val="24"/>
            <w:lang w:val="en-US" w:eastAsia="zh-CN"/>
            <w:rPrChange w:id="557" w:author="逆旅行人" w:date="2020-09-10T15:56:23Z">
              <w:rPr>
                <w:rFonts w:hint="eastAsia" w:eastAsia="仿宋_GB2312"/>
                <w:sz w:val="24"/>
                <w:lang w:val="en-US" w:eastAsia="zh-CN"/>
              </w:rPr>
            </w:rPrChange>
          </w:rPr>
          <w:t>分发</w:t>
        </w:r>
      </w:ins>
      <w:ins w:id="558" w:author="逆旅行人" w:date="2020-09-10T15:56:20Z">
        <w:r>
          <w:rPr>
            <w:rFonts w:hint="eastAsia" w:eastAsia="仿宋_GB2312"/>
            <w:b/>
            <w:bCs/>
            <w:sz w:val="24"/>
            <w:lang w:val="en-US" w:eastAsia="zh-CN"/>
            <w:rPrChange w:id="559" w:author="逆旅行人" w:date="2020-09-10T15:57:04Z">
              <w:rPr>
                <w:rFonts w:hint="eastAsia" w:eastAsia="仿宋_GB2312"/>
                <w:sz w:val="24"/>
                <w:lang w:val="en-US" w:eastAsia="zh-CN"/>
              </w:rPr>
            </w:rPrChange>
          </w:rPr>
          <w:t>。</w:t>
        </w:r>
      </w:ins>
      <w:ins w:id="560" w:author="逆旅行人" w:date="2020-09-10T18:22:45Z">
        <w:r>
          <w:rPr>
            <w:rFonts w:hint="eastAsia" w:eastAsia="仿宋_GB2312"/>
            <w:b w:val="0"/>
            <w:bCs w:val="0"/>
            <w:sz w:val="24"/>
            <w:lang w:val="en-US" w:eastAsia="zh-CN"/>
            <w:rPrChange w:id="561" w:author="逆旅行人" w:date="2020-09-10T18:22:58Z">
              <w:rPr>
                <w:rFonts w:hint="eastAsia" w:eastAsia="仿宋_GB2312"/>
                <w:b/>
                <w:bCs/>
                <w:sz w:val="24"/>
                <w:lang w:val="en-US" w:eastAsia="zh-CN"/>
              </w:rPr>
            </w:rPrChange>
          </w:rPr>
          <w:t>完成</w:t>
        </w:r>
      </w:ins>
      <w:ins w:id="562" w:author="逆旅行人" w:date="2020-09-10T18:22:47Z">
        <w:r>
          <w:rPr>
            <w:rFonts w:hint="eastAsia" w:eastAsia="仿宋_GB2312"/>
            <w:b w:val="0"/>
            <w:bCs w:val="0"/>
            <w:sz w:val="24"/>
            <w:lang w:val="en-US" w:eastAsia="zh-CN"/>
            <w:rPrChange w:id="563" w:author="逆旅行人" w:date="2020-09-10T18:22:58Z">
              <w:rPr>
                <w:rFonts w:hint="eastAsia" w:eastAsia="仿宋_GB2312"/>
                <w:b/>
                <w:bCs/>
                <w:sz w:val="24"/>
                <w:lang w:val="en-US" w:eastAsia="zh-CN"/>
              </w:rPr>
            </w:rPrChange>
          </w:rPr>
          <w:t>关联度</w:t>
        </w:r>
      </w:ins>
      <w:ins w:id="564" w:author="逆旅行人" w:date="2020-09-10T18:22:48Z">
        <w:r>
          <w:rPr>
            <w:rFonts w:hint="eastAsia" w:eastAsia="仿宋_GB2312"/>
            <w:b w:val="0"/>
            <w:bCs w:val="0"/>
            <w:sz w:val="24"/>
            <w:lang w:val="en-US" w:eastAsia="zh-CN"/>
            <w:rPrChange w:id="565" w:author="逆旅行人" w:date="2020-09-10T18:22:58Z">
              <w:rPr>
                <w:rFonts w:hint="eastAsia" w:eastAsia="仿宋_GB2312"/>
                <w:b/>
                <w:bCs/>
                <w:sz w:val="24"/>
                <w:lang w:val="en-US" w:eastAsia="zh-CN"/>
              </w:rPr>
            </w:rPrChange>
          </w:rPr>
          <w:t>计算</w:t>
        </w:r>
      </w:ins>
      <w:ins w:id="566" w:author="逆旅行人" w:date="2020-09-10T18:24:40Z">
        <w:r>
          <w:rPr>
            <w:rFonts w:hint="eastAsia" w:eastAsia="仿宋_GB2312"/>
            <w:b w:val="0"/>
            <w:bCs w:val="0"/>
            <w:sz w:val="24"/>
            <w:lang w:val="en-US" w:eastAsia="zh-CN"/>
          </w:rPr>
          <w:t>任务</w:t>
        </w:r>
      </w:ins>
      <w:ins w:id="567" w:author="逆旅行人" w:date="2020-09-10T18:24:41Z">
        <w:r>
          <w:rPr>
            <w:rFonts w:hint="eastAsia" w:eastAsia="仿宋_GB2312"/>
            <w:b w:val="0"/>
            <w:bCs w:val="0"/>
            <w:sz w:val="24"/>
            <w:lang w:val="en-US" w:eastAsia="zh-CN"/>
          </w:rPr>
          <w:t>的</w:t>
        </w:r>
      </w:ins>
      <w:ins w:id="568" w:author="逆旅行人" w:date="2020-09-10T18:24:42Z">
        <w:r>
          <w:rPr>
            <w:rFonts w:hint="eastAsia" w:eastAsia="仿宋_GB2312"/>
            <w:b w:val="0"/>
            <w:bCs w:val="0"/>
            <w:sz w:val="24"/>
            <w:lang w:val="en-US" w:eastAsia="zh-CN"/>
          </w:rPr>
          <w:t>节点，</w:t>
        </w:r>
      </w:ins>
      <w:ins w:id="569" w:author="逆旅行人" w:date="2020-09-10T18:24:53Z">
        <w:r>
          <w:rPr>
            <w:rFonts w:hint="eastAsia" w:eastAsia="仿宋_GB2312"/>
            <w:b w:val="0"/>
            <w:bCs w:val="0"/>
            <w:sz w:val="24"/>
            <w:lang w:val="en-US" w:eastAsia="zh-CN"/>
          </w:rPr>
          <w:t>该</w:t>
        </w:r>
      </w:ins>
      <w:ins w:id="570" w:author="逆旅行人" w:date="2020-09-10T18:24:55Z">
        <w:r>
          <w:rPr>
            <w:rFonts w:hint="eastAsia" w:eastAsia="仿宋_GB2312"/>
            <w:b w:val="0"/>
            <w:bCs w:val="0"/>
            <w:sz w:val="24"/>
            <w:lang w:val="en-US" w:eastAsia="zh-CN"/>
          </w:rPr>
          <w:t>节点</w:t>
        </w:r>
      </w:ins>
      <w:ins w:id="571" w:author="逆旅行人" w:date="2020-09-10T18:24:57Z">
        <w:r>
          <w:rPr>
            <w:rFonts w:hint="eastAsia" w:eastAsia="仿宋_GB2312"/>
            <w:b w:val="0"/>
            <w:bCs w:val="0"/>
            <w:sz w:val="24"/>
            <w:lang w:val="en-US" w:eastAsia="zh-CN"/>
          </w:rPr>
          <w:t>将</w:t>
        </w:r>
      </w:ins>
      <w:ins w:id="572" w:author="逆旅行人" w:date="2020-09-10T18:24:58Z">
        <w:r>
          <w:rPr>
            <w:rFonts w:hint="eastAsia" w:eastAsia="仿宋_GB2312"/>
            <w:b w:val="0"/>
            <w:bCs w:val="0"/>
            <w:sz w:val="24"/>
            <w:lang w:val="en-US" w:eastAsia="zh-CN"/>
          </w:rPr>
          <w:t>其他</w:t>
        </w:r>
      </w:ins>
      <w:ins w:id="573" w:author="逆旅行人" w:date="2020-09-10T18:24:59Z">
        <w:r>
          <w:rPr>
            <w:rFonts w:hint="eastAsia" w:eastAsia="仿宋_GB2312"/>
            <w:b w:val="0"/>
            <w:bCs w:val="0"/>
            <w:sz w:val="24"/>
            <w:lang w:val="en-US" w:eastAsia="zh-CN"/>
          </w:rPr>
          <w:t>节点</w:t>
        </w:r>
      </w:ins>
      <w:ins w:id="574" w:author="逆旅行人" w:date="2020-09-10T18:25:00Z">
        <w:r>
          <w:rPr>
            <w:rFonts w:hint="eastAsia" w:eastAsia="仿宋_GB2312"/>
            <w:b w:val="0"/>
            <w:bCs w:val="0"/>
            <w:sz w:val="24"/>
            <w:lang w:val="en-US" w:eastAsia="zh-CN"/>
          </w:rPr>
          <w:t>需要的</w:t>
        </w:r>
      </w:ins>
      <w:ins w:id="575" w:author="逆旅行人" w:date="2020-09-10T18:25:04Z">
        <w:r>
          <w:rPr>
            <w:rFonts w:hint="eastAsia" w:eastAsia="仿宋_GB2312"/>
            <w:b w:val="0"/>
            <w:bCs w:val="0"/>
            <w:sz w:val="24"/>
            <w:lang w:val="en-US" w:eastAsia="zh-CN"/>
          </w:rPr>
          <w:t>关联度</w:t>
        </w:r>
      </w:ins>
      <w:ins w:id="576" w:author="逆旅行人" w:date="2020-09-10T18:25:05Z">
        <w:r>
          <w:rPr>
            <w:rFonts w:hint="eastAsia" w:eastAsia="仿宋_GB2312"/>
            <w:b w:val="0"/>
            <w:bCs w:val="0"/>
            <w:sz w:val="24"/>
            <w:lang w:val="en-US" w:eastAsia="zh-CN"/>
          </w:rPr>
          <w:t>信息</w:t>
        </w:r>
      </w:ins>
      <w:ins w:id="577" w:author="逆旅行人" w:date="2020-09-10T18:25:06Z">
        <w:r>
          <w:rPr>
            <w:rFonts w:hint="eastAsia" w:eastAsia="仿宋_GB2312"/>
            <w:b w:val="0"/>
            <w:bCs w:val="0"/>
            <w:sz w:val="24"/>
            <w:lang w:val="en-US" w:eastAsia="zh-CN"/>
          </w:rPr>
          <w:t>分发</w:t>
        </w:r>
      </w:ins>
      <w:ins w:id="578" w:author="逆旅行人" w:date="2020-09-10T18:25:12Z">
        <w:r>
          <w:rPr>
            <w:rFonts w:hint="eastAsia" w:eastAsia="仿宋_GB2312"/>
            <w:b w:val="0"/>
            <w:bCs w:val="0"/>
            <w:sz w:val="24"/>
            <w:lang w:val="en-US" w:eastAsia="zh-CN"/>
          </w:rPr>
          <w:t>，</w:t>
        </w:r>
      </w:ins>
      <w:ins w:id="579" w:author="逆旅行人" w:date="2020-09-10T18:25:13Z">
        <w:r>
          <w:rPr>
            <w:rFonts w:hint="eastAsia" w:eastAsia="仿宋_GB2312"/>
            <w:b w:val="0"/>
            <w:bCs w:val="0"/>
            <w:sz w:val="24"/>
            <w:lang w:val="en-US" w:eastAsia="zh-CN"/>
          </w:rPr>
          <w:t>从而</w:t>
        </w:r>
      </w:ins>
      <w:ins w:id="580" w:author="逆旅行人" w:date="2020-09-10T18:25:16Z">
        <w:r>
          <w:rPr>
            <w:rFonts w:hint="eastAsia" w:eastAsia="仿宋_GB2312"/>
            <w:b w:val="0"/>
            <w:bCs w:val="0"/>
            <w:sz w:val="24"/>
            <w:lang w:val="en-US" w:eastAsia="zh-CN"/>
          </w:rPr>
          <w:t>使</w:t>
        </w:r>
      </w:ins>
      <w:ins w:id="581" w:author="逆旅行人" w:date="2020-09-10T18:25:17Z">
        <w:r>
          <w:rPr>
            <w:rFonts w:hint="eastAsia" w:eastAsia="仿宋_GB2312"/>
            <w:b w:val="0"/>
            <w:bCs w:val="0"/>
            <w:sz w:val="24"/>
            <w:lang w:val="en-US" w:eastAsia="zh-CN"/>
          </w:rPr>
          <w:t>每个</w:t>
        </w:r>
      </w:ins>
      <w:ins w:id="582" w:author="逆旅行人" w:date="2020-09-10T18:25:18Z">
        <w:r>
          <w:rPr>
            <w:rFonts w:hint="eastAsia" w:eastAsia="仿宋_GB2312"/>
            <w:b w:val="0"/>
            <w:bCs w:val="0"/>
            <w:sz w:val="24"/>
            <w:lang w:val="en-US" w:eastAsia="zh-CN"/>
          </w:rPr>
          <w:t>节点</w:t>
        </w:r>
      </w:ins>
      <w:ins w:id="583" w:author="逆旅行人" w:date="2020-09-10T18:25:20Z">
        <w:r>
          <w:rPr>
            <w:rFonts w:hint="eastAsia" w:eastAsia="仿宋_GB2312"/>
            <w:b w:val="0"/>
            <w:bCs w:val="0"/>
            <w:sz w:val="24"/>
            <w:lang w:val="en-US" w:eastAsia="zh-CN"/>
          </w:rPr>
          <w:t>均获取</w:t>
        </w:r>
      </w:ins>
      <w:ins w:id="584" w:author="逆旅行人" w:date="2020-09-10T18:25:22Z">
        <w:r>
          <w:rPr>
            <w:rFonts w:hint="eastAsia" w:eastAsia="仿宋_GB2312"/>
            <w:b w:val="0"/>
            <w:bCs w:val="0"/>
            <w:sz w:val="24"/>
            <w:lang w:val="en-US" w:eastAsia="zh-CN"/>
          </w:rPr>
          <w:t>到</w:t>
        </w:r>
      </w:ins>
      <w:ins w:id="585" w:author="逆旅行人" w:date="2020-09-10T18:25:23Z">
        <w:r>
          <w:rPr>
            <w:rFonts w:hint="eastAsia" w:eastAsia="仿宋_GB2312"/>
            <w:b w:val="0"/>
            <w:bCs w:val="0"/>
            <w:sz w:val="24"/>
            <w:lang w:val="en-US" w:eastAsia="zh-CN"/>
          </w:rPr>
          <w:t>网络</w:t>
        </w:r>
      </w:ins>
      <w:ins w:id="586" w:author="逆旅行人" w:date="2020-09-10T18:25:24Z">
        <w:r>
          <w:rPr>
            <w:rFonts w:hint="eastAsia" w:eastAsia="仿宋_GB2312"/>
            <w:b w:val="0"/>
            <w:bCs w:val="0"/>
            <w:sz w:val="24"/>
            <w:lang w:val="en-US" w:eastAsia="zh-CN"/>
          </w:rPr>
          <w:t>中</w:t>
        </w:r>
      </w:ins>
      <w:ins w:id="587" w:author="逆旅行人" w:date="2020-09-10T18:25:25Z">
        <w:r>
          <w:rPr>
            <w:rFonts w:hint="eastAsia" w:eastAsia="仿宋_GB2312"/>
            <w:b w:val="0"/>
            <w:bCs w:val="0"/>
            <w:sz w:val="24"/>
            <w:lang w:val="en-US" w:eastAsia="zh-CN"/>
          </w:rPr>
          <w:t>其他</w:t>
        </w:r>
      </w:ins>
      <w:ins w:id="588" w:author="逆旅行人" w:date="2020-09-10T18:25:27Z">
        <w:r>
          <w:rPr>
            <w:rFonts w:hint="eastAsia" w:eastAsia="仿宋_GB2312"/>
            <w:b w:val="0"/>
            <w:bCs w:val="0"/>
            <w:sz w:val="24"/>
            <w:lang w:val="en-US" w:eastAsia="zh-CN"/>
          </w:rPr>
          <w:t>节点</w:t>
        </w:r>
      </w:ins>
      <w:ins w:id="589" w:author="逆旅行人" w:date="2020-09-10T18:25:28Z">
        <w:r>
          <w:rPr>
            <w:rFonts w:hint="eastAsia" w:eastAsia="仿宋_GB2312"/>
            <w:b w:val="0"/>
            <w:bCs w:val="0"/>
            <w:sz w:val="24"/>
            <w:lang w:val="en-US" w:eastAsia="zh-CN"/>
          </w:rPr>
          <w:t>数据</w:t>
        </w:r>
      </w:ins>
      <w:ins w:id="590" w:author="逆旅行人" w:date="2020-09-10T18:25:29Z">
        <w:r>
          <w:rPr>
            <w:rFonts w:hint="eastAsia" w:eastAsia="仿宋_GB2312"/>
            <w:b w:val="0"/>
            <w:bCs w:val="0"/>
            <w:sz w:val="24"/>
            <w:lang w:val="en-US" w:eastAsia="zh-CN"/>
          </w:rPr>
          <w:t>的</w:t>
        </w:r>
      </w:ins>
      <w:ins w:id="591" w:author="逆旅行人" w:date="2020-09-10T18:25:31Z">
        <w:r>
          <w:rPr>
            <w:rFonts w:hint="eastAsia" w:eastAsia="仿宋_GB2312"/>
            <w:b w:val="0"/>
            <w:bCs w:val="0"/>
            <w:sz w:val="24"/>
            <w:lang w:val="en-US" w:eastAsia="zh-CN"/>
          </w:rPr>
          <w:t>需求</w:t>
        </w:r>
      </w:ins>
      <w:ins w:id="592" w:author="逆旅行人" w:date="2020-09-10T18:25:40Z">
        <w:r>
          <w:rPr>
            <w:rFonts w:hint="eastAsia" w:eastAsia="仿宋_GB2312"/>
            <w:b w:val="0"/>
            <w:bCs w:val="0"/>
            <w:sz w:val="24"/>
            <w:lang w:val="en-US" w:eastAsia="zh-CN"/>
          </w:rPr>
          <w:t>关联度和</w:t>
        </w:r>
      </w:ins>
      <w:ins w:id="593" w:author="逆旅行人" w:date="2020-09-10T18:25:42Z">
        <w:r>
          <w:rPr>
            <w:rFonts w:hint="eastAsia" w:eastAsia="仿宋_GB2312"/>
            <w:b w:val="0"/>
            <w:bCs w:val="0"/>
            <w:sz w:val="24"/>
            <w:lang w:val="en-US" w:eastAsia="zh-CN"/>
          </w:rPr>
          <w:t>推送</w:t>
        </w:r>
      </w:ins>
      <w:ins w:id="594" w:author="逆旅行人" w:date="2020-09-10T18:25:47Z">
        <w:r>
          <w:rPr>
            <w:rFonts w:hint="eastAsia" w:eastAsia="仿宋_GB2312"/>
            <w:b w:val="0"/>
            <w:bCs w:val="0"/>
            <w:sz w:val="24"/>
            <w:lang w:val="en-US" w:eastAsia="zh-CN"/>
          </w:rPr>
          <w:t>关联度。</w:t>
        </w:r>
      </w:ins>
    </w:p>
    <w:p>
      <w:pPr>
        <w:spacing w:line="360" w:lineRule="auto"/>
        <w:ind w:firstLine="420"/>
        <w:rPr>
          <w:ins w:id="595" w:author="逆旅行人" w:date="2020-09-10T16:00:15Z"/>
          <w:rFonts w:hint="default" w:eastAsia="仿宋_GB2312"/>
          <w:sz w:val="24"/>
          <w:lang w:val="en-US" w:eastAsia="zh-CN"/>
        </w:rPr>
      </w:pPr>
      <w:ins w:id="596" w:author="逆旅行人" w:date="2020-09-10T16:00:41Z">
        <w:r>
          <w:rPr>
            <w:rFonts w:hint="eastAsia" w:eastAsia="仿宋_GB2312"/>
            <w:b/>
            <w:bCs/>
            <w:sz w:val="24"/>
            <w:lang w:val="en-US" w:eastAsia="zh-CN"/>
            <w:rPrChange w:id="597" w:author="逆旅行人" w:date="2020-09-10T16:00:50Z">
              <w:rPr>
                <w:rFonts w:hint="eastAsia" w:eastAsia="仿宋_GB2312"/>
                <w:sz w:val="24"/>
                <w:lang w:val="en-US" w:eastAsia="zh-CN"/>
              </w:rPr>
            </w:rPrChange>
          </w:rPr>
          <w:t>关联度</w:t>
        </w:r>
      </w:ins>
      <w:ins w:id="598" w:author="逆旅行人" w:date="2020-09-10T16:00:42Z">
        <w:r>
          <w:rPr>
            <w:rFonts w:hint="eastAsia" w:eastAsia="仿宋_GB2312"/>
            <w:b/>
            <w:bCs/>
            <w:sz w:val="24"/>
            <w:lang w:val="en-US" w:eastAsia="zh-CN"/>
            <w:rPrChange w:id="599" w:author="逆旅行人" w:date="2020-09-10T16:00:50Z">
              <w:rPr>
                <w:rFonts w:hint="eastAsia" w:eastAsia="仿宋_GB2312"/>
                <w:sz w:val="24"/>
                <w:lang w:val="en-US" w:eastAsia="zh-CN"/>
              </w:rPr>
            </w:rPrChange>
          </w:rPr>
          <w:t>信息</w:t>
        </w:r>
      </w:ins>
      <w:ins w:id="600" w:author="逆旅行人" w:date="2020-09-10T16:00:43Z">
        <w:r>
          <w:rPr>
            <w:rFonts w:hint="eastAsia" w:eastAsia="仿宋_GB2312"/>
            <w:b/>
            <w:bCs/>
            <w:sz w:val="24"/>
            <w:lang w:val="en-US" w:eastAsia="zh-CN"/>
            <w:rPrChange w:id="601" w:author="逆旅行人" w:date="2020-09-10T16:00:50Z">
              <w:rPr>
                <w:rFonts w:hint="eastAsia" w:eastAsia="仿宋_GB2312"/>
                <w:sz w:val="24"/>
                <w:lang w:val="en-US" w:eastAsia="zh-CN"/>
              </w:rPr>
            </w:rPrChange>
          </w:rPr>
          <w:t>的</w:t>
        </w:r>
      </w:ins>
      <w:ins w:id="602" w:author="逆旅行人" w:date="2020-09-10T16:00:45Z">
        <w:r>
          <w:rPr>
            <w:rFonts w:hint="eastAsia" w:eastAsia="仿宋_GB2312"/>
            <w:b/>
            <w:bCs/>
            <w:sz w:val="24"/>
            <w:lang w:val="en-US" w:eastAsia="zh-CN"/>
            <w:rPrChange w:id="603" w:author="逆旅行人" w:date="2020-09-10T16:00:50Z">
              <w:rPr>
                <w:rFonts w:hint="eastAsia" w:eastAsia="仿宋_GB2312"/>
                <w:sz w:val="24"/>
                <w:lang w:val="en-US" w:eastAsia="zh-CN"/>
              </w:rPr>
            </w:rPrChange>
          </w:rPr>
          <w:t>利用</w:t>
        </w:r>
      </w:ins>
      <w:ins w:id="604" w:author="逆旅行人" w:date="2020-09-10T16:00:46Z">
        <w:r>
          <w:rPr>
            <w:rFonts w:hint="eastAsia" w:eastAsia="仿宋_GB2312"/>
            <w:b/>
            <w:bCs/>
            <w:sz w:val="24"/>
            <w:lang w:val="en-US" w:eastAsia="zh-CN"/>
            <w:rPrChange w:id="605" w:author="逆旅行人" w:date="2020-09-10T16:01:06Z">
              <w:rPr>
                <w:rFonts w:hint="eastAsia" w:eastAsia="仿宋_GB2312"/>
                <w:sz w:val="24"/>
                <w:lang w:val="en-US" w:eastAsia="zh-CN"/>
              </w:rPr>
            </w:rPrChange>
          </w:rPr>
          <w:t>。</w:t>
        </w:r>
      </w:ins>
      <w:ins w:id="606" w:author="逆旅行人" w:date="2020-09-10T16:01:04Z">
        <w:r>
          <w:rPr>
            <w:rFonts w:hint="eastAsia" w:eastAsia="仿宋_GB2312"/>
            <w:sz w:val="24"/>
            <w:lang w:val="en-US" w:eastAsia="zh-CN"/>
          </w:rPr>
          <w:t>应用基于统计信息的消息预取及推送算法之前首先根据消息预取及推送的历史记录计算节点间的需求关联度和服务关联度。当节点向网络中某服务方节点发出数据请求后，通过分析网络服务方节点关联度，也会向网络中与该服务方节点关联度较高的其它服务方节点发出数据请求。同理，当节点收到网络中某需求方节点发来的数据请求后，通过分析网络需求方节点关联度，向从而选择相似度高的消息请求，预取出来，让网络节点可以将一部分数据和指令提前获取，当后续任务执行过程中产生真正的数据或指令需求时既可直接使用，降低任务处理耗时，提高工作效率。</w:t>
        </w:r>
      </w:ins>
    </w:p>
    <w:p>
      <w:pPr>
        <w:spacing w:line="360" w:lineRule="auto"/>
        <w:ind w:firstLine="420"/>
        <w:rPr>
          <w:ins w:id="607" w:author="逆旅行人" w:date="2020-09-10T15:59:46Z"/>
          <w:rFonts w:hint="eastAsia" w:eastAsia="仿宋_GB2312"/>
          <w:sz w:val="24"/>
          <w:lang w:val="en-US" w:eastAsia="zh-CN"/>
        </w:rPr>
      </w:pPr>
    </w:p>
    <w:p>
      <w:pPr>
        <w:spacing w:line="360" w:lineRule="auto"/>
        <w:ind w:firstLine="420"/>
        <w:rPr>
          <w:rFonts w:hint="default" w:eastAsia="仿宋_GB2312"/>
          <w:sz w:val="24"/>
          <w:lang w:val="en-US" w:eastAsia="zh-CN"/>
        </w:rPr>
      </w:pPr>
    </w:p>
    <w:p>
      <w:pPr>
        <w:pStyle w:val="6"/>
        <w:spacing w:line="360" w:lineRule="auto"/>
        <w:ind w:firstLine="420"/>
        <w:rPr>
          <w:ins w:id="609" w:author="逆旅行人" w:date="2020-09-10T15:29:03Z"/>
          <w:rFonts w:eastAsia="仿宋_GB2312"/>
          <w:b/>
          <w:bCs/>
          <w:sz w:val="24"/>
        </w:rPr>
        <w:pPrChange w:id="608" w:author="逆旅行人" w:date="2020-09-10T15:29:07Z">
          <w:pPr>
            <w:spacing w:line="360" w:lineRule="auto"/>
            <w:ind w:firstLine="420"/>
          </w:pPr>
        </w:pPrChange>
      </w:pPr>
      <w:ins w:id="610" w:author="逆旅行人" w:date="2020-09-10T15:28:56Z">
        <w:r>
          <w:rPr>
            <w:rFonts w:hint="eastAsia" w:eastAsia="仿宋_GB2312"/>
            <w:b/>
            <w:bCs/>
            <w:sz w:val="24"/>
            <w:lang w:val="en-US" w:eastAsia="zh-CN"/>
          </w:rPr>
          <w:t>4</w:t>
        </w:r>
      </w:ins>
      <w:ins w:id="611" w:author="逆旅行人" w:date="2020-09-10T15:28:57Z">
        <w:r>
          <w:rPr>
            <w:rFonts w:hint="eastAsia" w:eastAsia="仿宋_GB2312"/>
            <w:b/>
            <w:bCs/>
            <w:sz w:val="24"/>
            <w:lang w:val="en-US" w:eastAsia="zh-CN"/>
          </w:rPr>
          <w:t>.2</w:t>
        </w:r>
      </w:ins>
      <w:ins w:id="612" w:author="逆旅行人" w:date="2020-09-10T15:28:58Z">
        <w:r>
          <w:rPr>
            <w:rFonts w:hint="eastAsia" w:eastAsia="仿宋_GB2312"/>
            <w:b/>
            <w:bCs/>
            <w:sz w:val="24"/>
            <w:lang w:val="en-US" w:eastAsia="zh-CN"/>
          </w:rPr>
          <w:t>.</w:t>
        </w:r>
      </w:ins>
      <w:ins w:id="613" w:author="逆旅行人" w:date="2020-09-10T15:28:59Z">
        <w:r>
          <w:rPr>
            <w:rFonts w:hint="eastAsia" w:eastAsia="仿宋_GB2312"/>
            <w:b/>
            <w:bCs/>
            <w:sz w:val="24"/>
            <w:lang w:val="en-US" w:eastAsia="zh-CN"/>
          </w:rPr>
          <w:t>2.1.</w:t>
        </w:r>
      </w:ins>
      <w:ins w:id="614" w:author="逆旅行人" w:date="2020-09-10T15:29:00Z">
        <w:r>
          <w:rPr>
            <w:rFonts w:hint="eastAsia" w:eastAsia="仿宋_GB2312"/>
            <w:b/>
            <w:bCs/>
            <w:sz w:val="24"/>
            <w:lang w:val="en-US" w:eastAsia="zh-CN"/>
          </w:rPr>
          <w:t xml:space="preserve">4 </w:t>
        </w:r>
      </w:ins>
      <w:r>
        <w:rPr>
          <w:rFonts w:eastAsia="仿宋_GB2312"/>
          <w:b/>
          <w:bCs/>
          <w:sz w:val="24"/>
        </w:rPr>
        <w:t>配电终端本地节点数据存储策略。</w:t>
      </w:r>
    </w:p>
    <w:p>
      <w:pPr>
        <w:spacing w:line="360" w:lineRule="auto"/>
        <w:ind w:firstLine="420"/>
        <w:rPr>
          <w:rFonts w:eastAsia="仿宋_GB2312"/>
          <w:sz w:val="24"/>
        </w:rPr>
      </w:pPr>
      <w:r>
        <w:rPr>
          <w:rFonts w:eastAsia="仿宋_GB2312"/>
          <w:sz w:val="24"/>
        </w:rPr>
        <w:t>配电终端节点的本地数据存储策略面的对象有两个：身份标记和指标数据。“身份标记”是对用于节点身份判断的信息进行规范描述的数据，将节点通信所需的源地址、目的地址、校验位、数据包长度、节点设备类别、节点优先级和节点支持的功能操作信息等字段按照一定顺序封装为类或者结构体形式的数据集合。指标数据的存储策略，其存储对象是配电网设备本地节点和网络中相关节点的运行状态和环境指标数据，数据来源为各检测传感器数据及数据融合后的结果。采用FIFO先入先出队列，根据时间先后顺序进行数据存储，保证了数据存储的规范性和读写性，软硬件协同优化数据存储和读取速度，实现性能的提高与功耗的管控。</w:t>
      </w:r>
    </w:p>
    <w:p>
      <w:pPr>
        <w:pStyle w:val="6"/>
        <w:spacing w:line="360" w:lineRule="auto"/>
        <w:ind w:firstLine="420"/>
        <w:rPr>
          <w:ins w:id="616" w:author="逆旅行人" w:date="2020-09-10T15:29:31Z"/>
        </w:rPr>
        <w:pPrChange w:id="615" w:author="逆旅行人" w:date="2020-09-10T15:29:35Z">
          <w:pPr>
            <w:spacing w:line="360" w:lineRule="auto"/>
            <w:ind w:firstLine="420"/>
          </w:pPr>
        </w:pPrChange>
      </w:pPr>
      <w:ins w:id="617" w:author="逆旅行人" w:date="2020-09-10T15:29:24Z">
        <w:r>
          <w:rPr>
            <w:rFonts w:hint="eastAsia"/>
            <w:lang w:val="en-US" w:eastAsia="zh-CN"/>
          </w:rPr>
          <w:t>4.2.</w:t>
        </w:r>
      </w:ins>
      <w:ins w:id="618" w:author="逆旅行人" w:date="2020-09-10T15:29:25Z">
        <w:r>
          <w:rPr>
            <w:rFonts w:hint="eastAsia"/>
            <w:lang w:val="en-US" w:eastAsia="zh-CN"/>
          </w:rPr>
          <w:t>2.</w:t>
        </w:r>
      </w:ins>
      <w:ins w:id="619" w:author="逆旅行人" w:date="2020-09-10T15:29:26Z">
        <w:r>
          <w:rPr>
            <w:rFonts w:hint="eastAsia"/>
            <w:lang w:val="en-US" w:eastAsia="zh-CN"/>
          </w:rPr>
          <w:t>1.</w:t>
        </w:r>
      </w:ins>
      <w:ins w:id="620" w:author="逆旅行人" w:date="2020-09-10T15:29:27Z">
        <w:r>
          <w:rPr>
            <w:rFonts w:hint="eastAsia"/>
            <w:lang w:val="en-US" w:eastAsia="zh-CN"/>
          </w:rPr>
          <w:t xml:space="preserve">5 </w:t>
        </w:r>
      </w:ins>
      <w:r>
        <w:t>配电终端低功耗的通信唤醒策略</w:t>
      </w:r>
    </w:p>
    <w:p>
      <w:pPr>
        <w:spacing w:line="360" w:lineRule="auto"/>
        <w:ind w:firstLine="420"/>
        <w:rPr>
          <w:rFonts w:eastAsia="仿宋_GB2312"/>
          <w:sz w:val="24"/>
        </w:rPr>
      </w:pPr>
      <w:del w:id="621" w:author="逆旅行人" w:date="2020-09-10T15:29:30Z">
        <w:r>
          <w:rPr>
            <w:rFonts w:eastAsia="仿宋_GB2312"/>
            <w:b/>
            <w:bCs/>
            <w:sz w:val="24"/>
          </w:rPr>
          <w:delText>。</w:delText>
        </w:r>
      </w:del>
      <w:r>
        <w:rPr>
          <w:rFonts w:eastAsia="仿宋_GB2312"/>
          <w:sz w:val="24"/>
        </w:rPr>
        <w:t>物联网节点行为数据在系统中最简单的存在形式就是日志。系统在运行过程中都产生大量原始日志，每一条记录表示一次用户行为和对应的服务。比如光照强度、温度、湿度、节点工作状态、节点移动速度等，每一次服务请求和应答都会生成一个展示日志，其中记录了查询和返回结果。不同的节点对不同的业务信息请求频率和响应频率是不同的，必然有高频率的请求响应和低频次的请求响应，即不同节点间的联系紧密程度是不同的，如果各节点能够对自身的请求和被请求记录进行阶段性记录和分析，就能够发现不同节点之间的行为联系。</w:t>
      </w:r>
    </w:p>
    <w:p>
      <w:pPr>
        <w:pStyle w:val="6"/>
        <w:spacing w:line="360" w:lineRule="auto"/>
        <w:ind w:firstLine="420"/>
        <w:rPr>
          <w:ins w:id="623" w:author="逆旅行人" w:date="2020-09-10T15:29:39Z"/>
        </w:rPr>
        <w:pPrChange w:id="622" w:author="逆旅行人" w:date="2020-09-10T15:29:48Z">
          <w:pPr>
            <w:spacing w:line="360" w:lineRule="auto"/>
            <w:ind w:firstLine="420"/>
          </w:pPr>
        </w:pPrChange>
      </w:pPr>
      <w:ins w:id="624" w:author="逆旅行人" w:date="2020-09-10T15:29:42Z">
        <w:r>
          <w:rPr>
            <w:rFonts w:hint="eastAsia"/>
            <w:lang w:val="en-US" w:eastAsia="zh-CN"/>
          </w:rPr>
          <w:t>4.2.</w:t>
        </w:r>
      </w:ins>
      <w:ins w:id="625" w:author="逆旅行人" w:date="2020-09-10T15:29:43Z">
        <w:r>
          <w:rPr>
            <w:rFonts w:hint="eastAsia"/>
            <w:lang w:val="en-US" w:eastAsia="zh-CN"/>
          </w:rPr>
          <w:t>2.1.</w:t>
        </w:r>
      </w:ins>
      <w:ins w:id="626" w:author="逆旅行人" w:date="2020-09-10T15:29:44Z">
        <w:r>
          <w:rPr>
            <w:rFonts w:hint="eastAsia"/>
            <w:lang w:val="en-US" w:eastAsia="zh-CN"/>
          </w:rPr>
          <w:t xml:space="preserve">6 </w:t>
        </w:r>
      </w:ins>
      <w:r>
        <w:t>配电自动化终端设备全生命周期运行数据采集</w:t>
      </w:r>
    </w:p>
    <w:p>
      <w:pPr>
        <w:spacing w:line="360" w:lineRule="auto"/>
        <w:ind w:firstLine="420"/>
        <w:rPr>
          <w:rFonts w:eastAsia="仿宋_GB2312"/>
          <w:sz w:val="24"/>
        </w:rPr>
      </w:pPr>
      <w:del w:id="627" w:author="逆旅行人" w:date="2020-09-10T15:29:39Z">
        <w:r>
          <w:rPr>
            <w:rFonts w:eastAsia="仿宋_GB2312"/>
            <w:b/>
            <w:bCs/>
            <w:sz w:val="24"/>
          </w:rPr>
          <w:delText>。</w:delText>
        </w:r>
      </w:del>
      <w:r>
        <w:rPr>
          <w:rFonts w:eastAsia="仿宋_GB2312"/>
          <w:sz w:val="24"/>
        </w:rPr>
        <w:t>配电自动化终端设备全生命周期数据信息量大、种类多，设备内部数据主要从设备基本数据信息和设备运行信息，设备外部数据包括设备运行环境数据，从内外两个角度来采集设备全生命周期数据。设备内部数据中，设备基本数据主要包括设备编码、额定电压、额定电流、极限功率以及运行环境等；设备运行数据主要包括开关动作次数、设备上报信息、接受下发指令信息、运行温度等。设备外部数据面向设备运行环境数据，主要包括设备运行外部温度、湿度、天气状况等等。然后构建包含设备上线、设备调试、设备运行、设备维护以及设备下线的设备全生命周期运行状态数据体系，为设备全生命周期运行管理、协作化智能提供数据基础。</w:t>
      </w:r>
    </w:p>
    <w:p>
      <w:pPr>
        <w:pStyle w:val="5"/>
        <w:spacing w:before="156" w:beforeLines="50" w:after="0" w:line="360" w:lineRule="auto"/>
        <w:rPr>
          <w:rFonts w:ascii="Times New Roman" w:hAnsi="Times New Roman" w:eastAsia="仿宋_GB2312" w:cs="Times New Roman"/>
          <w:sz w:val="24"/>
          <w:szCs w:val="24"/>
        </w:rPr>
      </w:pPr>
      <w:r>
        <w:rPr>
          <w:rFonts w:ascii="Times New Roman" w:hAnsi="Times New Roman" w:eastAsia="仿宋_GB2312" w:cs="Times New Roman"/>
          <w:sz w:val="24"/>
          <w:szCs w:val="24"/>
        </w:rPr>
        <w:t>4.2.2.2 配电网设备协作化智能感知技术研究</w:t>
      </w:r>
    </w:p>
    <w:p>
      <w:pPr>
        <w:spacing w:line="360" w:lineRule="auto"/>
        <w:ind w:firstLine="482" w:firstLineChars="200"/>
        <w:rPr>
          <w:rFonts w:eastAsia="仿宋_GB2312"/>
          <w:sz w:val="24"/>
        </w:rPr>
      </w:pPr>
      <w:r>
        <w:rPr>
          <w:rFonts w:eastAsia="仿宋_GB2312"/>
          <w:b/>
          <w:bCs/>
          <w:sz w:val="24"/>
        </w:rPr>
        <w:t>配电动化终端运行状态多维影响因素分析。</w:t>
      </w:r>
      <w:r>
        <w:rPr>
          <w:rFonts w:eastAsia="仿宋_GB2312"/>
          <w:sz w:val="24"/>
        </w:rPr>
        <w:t>从配电自动化终端设备运行角度，构建包含设备运行状态信息以及设备环境信息的配电自动化设备状态多维影响因素。利用多传感器，包括温湿度传感器、浸入式传感器、振动传感器、漏电传感器、电流/电压传感器、压力传感器、磁力传感器、水浸传感器等，以及其他如红外、RFID、GPS、视频等作为采集方式。设备运行状态影响因素主要包括电压信息、电流信息、设备漏放等，设备环境信息影响因素主要包括设备运行周围环境温度信息，湿度信息、电磁辐射强度等。</w:t>
      </w:r>
    </w:p>
    <w:p>
      <w:pPr>
        <w:spacing w:line="360" w:lineRule="auto"/>
        <w:ind w:firstLine="482" w:firstLineChars="200"/>
        <w:rPr>
          <w:rFonts w:eastAsia="仿宋_GB2312"/>
          <w:sz w:val="24"/>
        </w:rPr>
      </w:pPr>
      <w:r>
        <w:rPr>
          <w:rFonts w:eastAsia="仿宋_GB2312"/>
          <w:b/>
          <w:bCs/>
          <w:sz w:val="24"/>
        </w:rPr>
        <w:t>基于环境参数时间序列的配电网设备故障识别方法。</w:t>
      </w:r>
      <w:r>
        <w:rPr>
          <w:rFonts w:eastAsia="仿宋_GB2312"/>
          <w:sz w:val="24"/>
        </w:rPr>
        <w:t>通过基于协作化物联的通信及协同数据管理策略，获取配电网设备节点所在网络环境中的感知设备数据，为对这些环境参数序列进行分析，提出一种基于环境参数时间序列的配电网设备故障识别方法。结合稀疏自编码器SAE模型的强感知特点与LSTM长短时记忆网络在时序相关信号分析上的优势，训练一种自适应深度神经网络进行故障概率预测。利用傅立叶系数，梅尔频率倒谱数据和小波特征（既具有频率分辨率又具有时间分辨率，适合于分析具有动态频谱的信号）作为输入，利用栈式稀疏自编码器SSAE（Stacked Sparse Auto-Encoder）提取高维稀疏特征，使用主成分分析将特征数量限制在合理的范围内，信息压缩和融化得到融合的特征矩阵，再作为LSTM网络的输入进行故障的分类。另外，还提出一种使用基于图的电力数据融合方法，同时使用基于RNN和LSTM序列分析方法进行异常检测。</w:t>
      </w:r>
    </w:p>
    <w:p>
      <w:pPr>
        <w:spacing w:line="360" w:lineRule="auto"/>
        <w:ind w:firstLine="482" w:firstLineChars="200"/>
        <w:rPr>
          <w:rFonts w:eastAsia="仿宋_GB2312"/>
          <w:sz w:val="24"/>
        </w:rPr>
      </w:pPr>
      <w:r>
        <w:rPr>
          <w:rFonts w:eastAsia="仿宋_GB2312"/>
          <w:b/>
          <w:bCs/>
          <w:sz w:val="24"/>
        </w:rPr>
        <w:t>基于模糊逻辑和专家系统的配电网设备健康状态检测/寿命预测方法。</w:t>
      </w:r>
      <w:r>
        <w:rPr>
          <w:rFonts w:eastAsia="仿宋_GB2312"/>
          <w:sz w:val="24"/>
        </w:rPr>
        <w:t>结合了配电终端监控值的已知限制（例如，操作次数，接触电阻，气体温度）来开发模糊专家系统，以及无监督的学习算法（例如，k均值和分层聚类）形成与配电网设备故障概率相关的数据簇。最后，使用相同的输入来训练可预测配电网设备寿命的神经网络。当预测到当前配电网设备节点寿命低于给定的安全阈值时，利用基于统计信息的消息预取及推送策略，提前主动将故障信号和异常信息推送到其他节点，辅助其他节点进行状态监测和故障识别。当当前配电网设备节点一直处于健康状态时，数据主动推送的周期间隔也随之延长，以减少节点功耗，提高续航时间。</w:t>
      </w:r>
    </w:p>
    <w:p>
      <w:pPr>
        <w:spacing w:line="360" w:lineRule="auto"/>
        <w:ind w:firstLine="482" w:firstLineChars="200"/>
        <w:rPr>
          <w:rFonts w:eastAsia="仿宋_GB2312"/>
          <w:sz w:val="24"/>
        </w:rPr>
      </w:pPr>
      <w:r>
        <w:rPr>
          <w:rFonts w:eastAsia="仿宋_GB2312"/>
          <w:b/>
          <w:bCs/>
          <w:sz w:val="24"/>
        </w:rPr>
        <w:t>基于环境感知技术的深度挖掘的配电终端缺陷特征分析方法。</w:t>
      </w:r>
      <w:r>
        <w:rPr>
          <w:rFonts w:eastAsia="仿宋_GB2312"/>
          <w:sz w:val="24"/>
        </w:rPr>
        <w:t>通过研究配电终端失效、缺陷的原因和规律，建立配电终端健康状态的多维度影响因素体系，揭示设备运行方式、运行工况、健康历史、家族缺陷、环境变化等因素影响终端健康状态的作用机理，研究影响配电终端状态缺陷的关键环节；然后，凝练针对交流测量系统、直流操作系统、电源系统、信号系统、通信系统及二次回路等各类配电终端的多维度特征指标，包括温升、硬件资源使用率、通信时延、通信丢包率等；建立多维缺陷影响因素与多维特征指标体系之间的映射关系；最后，研究以数据挖掘技术，分析通信、环境、电气、状态等多元信息，对数据进行辨识、组织、分析，以查找稳定的配电终端失效规律和缺陷产生规律。</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4.2.3 基于协作化智能环境感知技术的配电网终端行为模型框架研究</w:t>
      </w:r>
    </w:p>
    <w:p>
      <w:pPr>
        <w:spacing w:line="360" w:lineRule="auto"/>
        <w:ind w:firstLine="482" w:firstLineChars="200"/>
        <w:rPr>
          <w:rFonts w:eastAsia="仿宋_GB2312"/>
          <w:sz w:val="24"/>
        </w:rPr>
      </w:pPr>
      <w:bookmarkStart w:id="18" w:name="_Toc402362108"/>
      <w:r>
        <w:rPr>
          <w:rFonts w:eastAsia="仿宋_GB2312"/>
          <w:b/>
          <w:bCs/>
          <w:sz w:val="24"/>
        </w:rPr>
        <w:t>设备协作化智能环境感知技术下的电力环境及配电网终端行为模型。</w:t>
      </w:r>
      <w:r>
        <w:rPr>
          <w:rFonts w:eastAsia="仿宋_GB2312"/>
          <w:sz w:val="24"/>
        </w:rPr>
        <w:t>通过电力网内传感器采集配电网设备所在电力网内部环境，通过外部传感器采集配电网设备所在实际物理环境，结合信号语义，对配电网设备内外环境进行建模，用以判断配电网设备工作状态与工作环境特性，提供突发事件预警、故障预测、寿命监控等功能。行为模型具体包含以下几个方面：</w:t>
      </w:r>
    </w:p>
    <w:p>
      <w:pPr>
        <w:spacing w:line="360" w:lineRule="auto"/>
        <w:ind w:firstLine="482" w:firstLineChars="200"/>
        <w:rPr>
          <w:rFonts w:eastAsia="仿宋_GB2312"/>
          <w:sz w:val="24"/>
        </w:rPr>
      </w:pPr>
      <w:r>
        <w:rPr>
          <w:rFonts w:eastAsia="仿宋_GB2312"/>
          <w:b/>
          <w:bCs/>
          <w:sz w:val="24"/>
        </w:rPr>
        <w:t>配电终端失效行为的多维度影响因素与特征指标体系之间的映射关系研究。</w:t>
      </w:r>
      <w:r>
        <w:rPr>
          <w:rFonts w:eastAsia="仿宋_GB2312"/>
          <w:sz w:val="24"/>
        </w:rPr>
        <w:t>深入现场调研配电终端的失效情况，构建配电终端失效规律的影响因素体系，揭示设备运行方式、运行工况、健康历史、缺陷、环境变化等因素影响配电终端失效的作用机理，研究影响配电终端物理失效及局部模块功能失效的关键环节；结合交流测量系统、直流操作回路、电源系统、信号系统、通信系统等各类软硬件功能模块的失效现象，追忆配电终端失效前特定时间段内的包括设备温升、硬件资源使用率、通信时延、通信丢包率等相关因素的变化趋势，挖掘分析特定配电终端失效现象与影响因子之间的映射关系。</w:t>
      </w:r>
    </w:p>
    <w:p>
      <w:pPr>
        <w:spacing w:line="360" w:lineRule="auto"/>
        <w:ind w:firstLine="482" w:firstLineChars="200"/>
        <w:rPr>
          <w:rFonts w:eastAsia="仿宋_GB2312"/>
          <w:sz w:val="24"/>
        </w:rPr>
      </w:pPr>
      <w:r>
        <w:rPr>
          <w:rFonts w:eastAsia="仿宋_GB2312"/>
          <w:b/>
          <w:bCs/>
          <w:sz w:val="24"/>
        </w:rPr>
        <w:t>研究基于物理信息融合的配电终端缺陷自诊断技术。</w:t>
      </w:r>
      <w:r>
        <w:rPr>
          <w:rFonts w:eastAsia="仿宋_GB2312"/>
          <w:sz w:val="24"/>
        </w:rPr>
        <w:t>研究本地配电终端状态实时智能监测技术，基于本地采集的终端运行信息、终端环境信息，结合终端缺陷规律、终端缺陷指标，进行快速计算处理，研究配电终端状态监测技术实现对终端状态的实时监测。研究配电终端故障处理技术，对实时监测异常终端进行处理。</w:t>
      </w:r>
    </w:p>
    <w:p>
      <w:pPr>
        <w:spacing w:line="360" w:lineRule="auto"/>
        <w:ind w:firstLine="482" w:firstLineChars="200"/>
        <w:rPr>
          <w:rFonts w:eastAsia="仿宋_GB2312"/>
          <w:sz w:val="24"/>
        </w:rPr>
      </w:pPr>
      <w:r>
        <w:rPr>
          <w:rFonts w:eastAsia="仿宋_GB2312"/>
          <w:b/>
          <w:bCs/>
          <w:sz w:val="24"/>
        </w:rPr>
        <w:t>研究配电终端缺陷特征指标体系与自诊断的传导模型。</w:t>
      </w:r>
      <w:r>
        <w:rPr>
          <w:rFonts w:eastAsia="仿宋_GB2312"/>
          <w:sz w:val="24"/>
        </w:rPr>
        <w:t>通过分析影响配电终端健康状态的多维度缺陷特征指标体系（如温升、硬件资源使用率、通信时延、通信丢包率等）与自诊断模块之间的一一对应关系，从时间维度、空间维度、对象维度建立配电终端缺陷特征指标体系与自诊断的传导模型。</w:t>
      </w:r>
    </w:p>
    <w:p>
      <w:pPr>
        <w:spacing w:line="360" w:lineRule="auto"/>
        <w:ind w:firstLine="480" w:firstLineChars="200"/>
        <w:rPr>
          <w:rFonts w:eastAsia="仿宋_GB2312"/>
          <w:sz w:val="24"/>
        </w:rPr>
      </w:pPr>
      <w:r>
        <w:rPr>
          <w:rFonts w:eastAsia="仿宋_GB2312"/>
          <w:sz w:val="24"/>
        </w:rPr>
        <w:t>研究配电终端状态缺陷多维度综合自诊断模型，综合考虑设备诊断成本、配电网运行风险成本和维护成本并以综合费用最小作为全局优化目标，从终端间交互诊断、通信资源、配电网安全等方面量化约束条件；综合考虑计算速度、资源占用等因素，合理选取遗传算法、蚁群算法、禁忌搜索算法等具有避免陷入以局部最优收敛于全局最优能力的优化算法，为配电终端多维度综合自诊断计算提供最优决策，从而为配电终端状态检修提供模型支持。</w:t>
      </w:r>
    </w:p>
    <w:p>
      <w:pPr>
        <w:spacing w:line="360" w:lineRule="auto"/>
        <w:ind w:firstLine="480" w:firstLineChars="200"/>
        <w:rPr>
          <w:rFonts w:eastAsia="仿宋_GB2312"/>
          <w:sz w:val="24"/>
        </w:rPr>
      </w:pPr>
      <w:r>
        <w:rPr>
          <w:rFonts w:eastAsia="仿宋_GB2312"/>
          <w:sz w:val="24"/>
        </w:rPr>
        <w:t>为了实现以上行为模型，还需要实现</w:t>
      </w:r>
      <w:r>
        <w:rPr>
          <w:rFonts w:eastAsia="仿宋_GB2312"/>
          <w:b/>
          <w:bCs/>
          <w:sz w:val="24"/>
        </w:rPr>
        <w:t>适应电力网环境的边缘计算的神经网络技术。</w:t>
      </w:r>
      <w:r>
        <w:rPr>
          <w:rFonts w:eastAsia="仿宋_GB2312"/>
          <w:sz w:val="24"/>
        </w:rPr>
        <w:t>以下是具体的实现方案。</w:t>
      </w:r>
    </w:p>
    <w:p>
      <w:pPr>
        <w:spacing w:line="360" w:lineRule="auto"/>
        <w:ind w:firstLine="482" w:firstLineChars="200"/>
        <w:rPr>
          <w:rFonts w:eastAsia="仿宋_GB2312"/>
          <w:sz w:val="24"/>
        </w:rPr>
      </w:pPr>
      <w:r>
        <w:rPr>
          <w:rFonts w:eastAsia="仿宋_GB2312"/>
          <w:b/>
          <w:bCs/>
          <w:sz w:val="24"/>
        </w:rPr>
        <w:t>——在本地部署边缘计算协作化智能模型的流程。</w:t>
      </w:r>
      <w:r>
        <w:rPr>
          <w:rFonts w:eastAsia="仿宋_GB2312"/>
          <w:sz w:val="24"/>
        </w:rPr>
        <w:t>嵌入式系统中的智能通常使用MCU、DSP以及低功耗的MPU，来运行轻量级的智能模型，或者更复杂系统的前级处理，并在精度与算力上合理取舍。在边缘侧部署机器学习模型的工作分为PC端和设备端两部分，前者完成建模与训练、模型的转换与量化，以及模型部署的上位机工作如模型与工程的合并、数据的下载等，并支持远程升级，对本地存储数据和模型进行调整，部署新的计算方法，减少配电网设备的更换成本；后者将智能模型与其他模块对接，收集输入数据并运行模型完成推断。</w:t>
      </w:r>
    </w:p>
    <w:p>
      <w:pPr>
        <w:adjustRightInd w:val="0"/>
        <w:snapToGrid w:val="0"/>
        <w:spacing w:line="360" w:lineRule="auto"/>
        <w:ind w:firstLine="482" w:firstLineChars="200"/>
        <w:jc w:val="left"/>
        <w:rPr>
          <w:rFonts w:eastAsia="仿宋_GB2312"/>
          <w:sz w:val="24"/>
        </w:rPr>
      </w:pPr>
      <w:r>
        <w:rPr>
          <w:rFonts w:eastAsia="仿宋_GB2312"/>
          <w:b/>
          <w:bCs/>
          <w:sz w:val="24"/>
        </w:rPr>
        <w:t>——稀疏LSTM硬件架构。</w:t>
      </w:r>
      <w:r>
        <w:rPr>
          <w:rFonts w:eastAsia="仿宋_GB2312"/>
          <w:sz w:val="24"/>
        </w:rPr>
        <w:t>协作化智能涉及对时间序列的处理，无论是RNN还是LSTM模型都涉及到大量的矩阵乘法和向量乘法运算，会消耗大量的硬件计算资源和带宽。为了实现硬件加速，通过剪枝算法去除影响较小的权重。</w:t>
      </w:r>
    </w:p>
    <w:p>
      <w:pPr>
        <w:adjustRightInd w:val="0"/>
        <w:snapToGrid w:val="0"/>
        <w:spacing w:before="156" w:beforeLines="50" w:after="156" w:afterLines="50" w:line="360" w:lineRule="auto"/>
        <w:outlineLvl w:val="2"/>
        <w:rPr>
          <w:rFonts w:eastAsia="仿宋_GB2312"/>
          <w:b/>
          <w:bCs/>
          <w:sz w:val="24"/>
        </w:rPr>
      </w:pPr>
      <w:r>
        <w:rPr>
          <w:rFonts w:eastAsia="仿宋_GB2312"/>
          <w:b/>
          <w:bCs/>
          <w:sz w:val="24"/>
        </w:rPr>
        <w:t>4.2.4 配电网设备分布式智能系统芯片设计与实现研究</w:t>
      </w:r>
    </w:p>
    <w:p>
      <w:pPr>
        <w:jc w:val="left"/>
        <w:rPr>
          <w:rFonts w:eastAsia="仿宋_GB2312"/>
          <w:b/>
          <w:bCs/>
          <w:sz w:val="24"/>
        </w:rPr>
      </w:pPr>
      <w:bookmarkStart w:id="19" w:name="OLE_LINK1"/>
      <w:r>
        <w:rPr>
          <w:rFonts w:eastAsia="仿宋_GB2312"/>
          <w:b/>
          <w:bCs/>
          <w:sz w:val="24"/>
        </w:rPr>
        <w:t>一、SOC芯片架构</w:t>
      </w:r>
    </w:p>
    <w:bookmarkEnd w:id="19"/>
    <w:p>
      <w:pPr>
        <w:jc w:val="center"/>
        <w:rPr>
          <w:rFonts w:eastAsia="仿宋_GB2312"/>
          <w:sz w:val="24"/>
        </w:rPr>
      </w:pPr>
    </w:p>
    <w:p>
      <w:pPr>
        <w:jc w:val="center"/>
        <w:rPr>
          <w:rFonts w:eastAsia="仿宋_GB2312"/>
          <w:sz w:val="24"/>
        </w:rPr>
      </w:pPr>
      <w:r>
        <w:rPr>
          <w:rFonts w:eastAsia="仿宋_GB2312"/>
          <w:sz w:val="24"/>
        </w:rPr>
        <w:drawing>
          <wp:inline distT="0" distB="0" distL="0" distR="0">
            <wp:extent cx="5941060" cy="196342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941060" cy="1963420"/>
                    </a:xfrm>
                    <a:prstGeom prst="rect">
                      <a:avLst/>
                    </a:prstGeom>
                  </pic:spPr>
                </pic:pic>
              </a:graphicData>
            </a:graphic>
          </wp:inline>
        </w:drawing>
      </w:r>
    </w:p>
    <w:p>
      <w:pPr>
        <w:spacing w:line="360" w:lineRule="auto"/>
        <w:jc w:val="center"/>
        <w:rPr>
          <w:rFonts w:eastAsia="仿宋_GB2312"/>
          <w:sz w:val="24"/>
        </w:rPr>
      </w:pPr>
      <w:r>
        <w:rPr>
          <w:rFonts w:eastAsia="仿宋_GB2312"/>
          <w:sz w:val="24"/>
        </w:rPr>
        <w:t>图4.4  工业级高可靠多接入边缘计算基带SoC芯片</w:t>
      </w:r>
    </w:p>
    <w:p>
      <w:pPr>
        <w:spacing w:line="360" w:lineRule="auto"/>
        <w:ind w:firstLine="480" w:firstLineChars="200"/>
        <w:rPr>
          <w:rFonts w:eastAsia="仿宋_GB2312"/>
          <w:sz w:val="24"/>
        </w:rPr>
      </w:pPr>
      <w:r>
        <w:rPr>
          <w:rFonts w:eastAsia="仿宋_GB2312"/>
          <w:sz w:val="24"/>
        </w:rPr>
        <w:t>高速外设和主从设备挂在AXI总线上，低速或带宽占用率低的设备则挂在AHB或者APB总线上。图中主要功能模块分别为：</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RISC-V为片上CPU，该SOC芯片设计目标工作频率为最高600MHz，可通过Jtag接口进行CPU调试。该CPU采用精简指令集计算(RISC)原理建立的开放指令集架构(ISA)，RISC-V是在指令集不断发展和成熟的基础上建立的全新指令。RISC-V指令集完全开源，设计简单，易于移植Unix系统，模块化设计，完整工具链，同时有成熟的开源实现和流片案例。</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SYS_Ctrl模块负责整个芯片系统的控制，包括系统工作模式、功能模块配置等基本功能。</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DSP模块负责提供硬件算法加速，支持人工神经网络RNN计算，支持较强的边缘智能能力，以及对应相关解密算法的硬件加速支持。</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Memory是片上集成的高速SRAM，提供芯片系统的数据缓存功能，挂在AXI高速总线上，可以配合DMA ctrl模块的设置实现与其他模块间的高速数据交互。</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AD是片上模拟数字转换电路，提供12bit精度，最高频率50MHz，采用SAR结构实现的ADC。</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HPLC是宽带电力线载波通信模块。（替换成无线、有线双模融合组网通信模块）</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PMU模块提供片上电源管理，可以实现对芯片的多电压域、多时钟域的电源管理功能，从而达到芯片高可靠性的低功耗处理。</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INTC是系统中断控制模块。</w:t>
      </w:r>
    </w:p>
    <w:p>
      <w:pPr>
        <w:pStyle w:val="23"/>
        <w:numPr>
          <w:ilvl w:val="0"/>
          <w:numId w:val="5"/>
        </w:numPr>
        <w:spacing w:line="360" w:lineRule="auto"/>
        <w:ind w:left="0" w:firstLine="480"/>
        <w:rPr>
          <w:rFonts w:ascii="Times New Roman" w:hAnsi="Times New Roman" w:eastAsia="仿宋_GB2312"/>
          <w:sz w:val="24"/>
          <w:szCs w:val="24"/>
        </w:rPr>
      </w:pPr>
      <w:r>
        <w:rPr>
          <w:rFonts w:ascii="Times New Roman" w:hAnsi="Times New Roman" w:eastAsia="仿宋_GB2312"/>
          <w:sz w:val="24"/>
          <w:szCs w:val="24"/>
        </w:rPr>
        <w:t>WDT是看门狗时钟电路。</w:t>
      </w:r>
    </w:p>
    <w:p>
      <w:pPr>
        <w:spacing w:line="360" w:lineRule="auto"/>
        <w:ind w:firstLine="200"/>
        <w:rPr>
          <w:rFonts w:eastAsia="仿宋_GB2312"/>
          <w:sz w:val="24"/>
        </w:rPr>
      </w:pPr>
      <w:r>
        <w:rPr>
          <w:rFonts w:eastAsia="仿宋_GB2312"/>
          <w:sz w:val="24"/>
        </w:rPr>
        <w:t>此外还提供了丰富的外部接口电路模块，包括PWM、I2C、RS485、Uart、SPI等。</w:t>
      </w:r>
    </w:p>
    <w:p>
      <w:pPr>
        <w:jc w:val="left"/>
        <w:rPr>
          <w:rFonts w:eastAsia="仿宋_GB2312"/>
          <w:b/>
          <w:bCs/>
          <w:sz w:val="24"/>
        </w:rPr>
      </w:pPr>
      <w:r>
        <w:rPr>
          <w:rFonts w:eastAsia="仿宋_GB2312"/>
          <w:b/>
          <w:bCs/>
          <w:sz w:val="24"/>
        </w:rPr>
        <w:t>二、软件系统</w:t>
      </w:r>
    </w:p>
    <w:p>
      <w:pPr>
        <w:ind w:firstLine="480" w:firstLineChars="200"/>
        <w:rPr>
          <w:rFonts w:eastAsia="仿宋_GB2312"/>
          <w:sz w:val="24"/>
        </w:rPr>
      </w:pPr>
    </w:p>
    <w:p>
      <w:pPr>
        <w:spacing w:line="360" w:lineRule="auto"/>
        <w:ind w:firstLine="480" w:firstLineChars="200"/>
        <w:rPr>
          <w:rFonts w:eastAsia="仿宋_GB2312"/>
          <w:sz w:val="24"/>
        </w:rPr>
      </w:pPr>
      <w:r>
        <w:rPr>
          <w:rFonts w:eastAsia="仿宋_GB2312"/>
          <w:sz w:val="24"/>
        </w:rPr>
        <w:t>此SOC芯片的软件部分是在RISC-V指令集架构的Linux软件系统上进行开发。</w:t>
      </w:r>
    </w:p>
    <w:p>
      <w:pPr>
        <w:spacing w:line="360" w:lineRule="auto"/>
        <w:ind w:firstLine="480" w:firstLineChars="200"/>
        <w:rPr>
          <w:rFonts w:eastAsia="仿宋_GB2312"/>
          <w:sz w:val="24"/>
        </w:rPr>
      </w:pPr>
      <w:r>
        <w:rPr>
          <w:rFonts w:eastAsia="仿宋_GB2312"/>
          <w:sz w:val="24"/>
        </w:rPr>
        <w:t>软件系统组成包括：</w:t>
      </w:r>
    </w:p>
    <w:p>
      <w:pPr>
        <w:spacing w:line="360" w:lineRule="auto"/>
        <w:ind w:firstLine="480" w:firstLineChars="200"/>
        <w:rPr>
          <w:rFonts w:eastAsia="仿宋_GB2312"/>
          <w:sz w:val="24"/>
        </w:rPr>
      </w:pPr>
      <w:r>
        <w:rPr>
          <w:rFonts w:eastAsia="仿宋_GB2312"/>
          <w:sz w:val="24"/>
        </w:rPr>
        <w:t>1）Linux操作系统内核，可实现eCos系统的功能。</w:t>
      </w:r>
    </w:p>
    <w:p>
      <w:pPr>
        <w:spacing w:line="360" w:lineRule="auto"/>
        <w:ind w:firstLine="480" w:firstLineChars="200"/>
        <w:rPr>
          <w:rFonts w:eastAsia="仿宋_GB2312"/>
          <w:sz w:val="24"/>
        </w:rPr>
      </w:pPr>
      <w:r>
        <w:rPr>
          <w:rFonts w:eastAsia="仿宋_GB2312"/>
          <w:sz w:val="24"/>
        </w:rPr>
        <w:t>2）设备驱动，负责外部接口的设备驱动程序管理。</w:t>
      </w:r>
    </w:p>
    <w:p>
      <w:pPr>
        <w:spacing w:line="360" w:lineRule="auto"/>
        <w:ind w:firstLine="480" w:firstLineChars="200"/>
        <w:rPr>
          <w:rFonts w:eastAsia="仿宋_GB2312"/>
          <w:sz w:val="24"/>
        </w:rPr>
      </w:pPr>
      <w:r>
        <w:rPr>
          <w:rFonts w:eastAsia="仿宋_GB2312"/>
          <w:sz w:val="24"/>
        </w:rPr>
        <w:t>3）各级应用程序，包括系统和各级初始化程序，无线、有线双模融合组网通信模块协议层数据通信解析，协作/决策处理，中断处理程序等。</w:t>
      </w:r>
    </w:p>
    <w:p>
      <w:pPr>
        <w:spacing w:line="360" w:lineRule="auto"/>
        <w:ind w:firstLine="480" w:firstLineChars="200"/>
        <w:rPr>
          <w:rFonts w:eastAsia="仿宋_GB2312"/>
          <w:sz w:val="24"/>
        </w:rPr>
      </w:pPr>
      <w:r>
        <w:rPr>
          <w:rFonts w:eastAsia="仿宋_GB2312"/>
          <w:sz w:val="24"/>
        </w:rPr>
        <w:t>作为一个源代码公开的操作系统，Linux在具体应用中稳定可靠，可扩展性强，功能强大。特点如下：</w:t>
      </w:r>
    </w:p>
    <w:p>
      <w:pPr>
        <w:spacing w:line="360" w:lineRule="auto"/>
        <w:ind w:firstLine="480" w:firstLineChars="200"/>
        <w:rPr>
          <w:rFonts w:eastAsia="仿宋_GB2312"/>
          <w:sz w:val="24"/>
        </w:rPr>
      </w:pPr>
      <w:r>
        <w:rPr>
          <w:rFonts w:eastAsia="仿宋_GB2312"/>
          <w:sz w:val="24"/>
        </w:rPr>
        <w:t>1）具有可配置性、可裁减性和可移植性，其主要技术特色是具有功能强大的配置系统，可以在源码级实现对系统的配置和裁减。</w:t>
      </w:r>
    </w:p>
    <w:p>
      <w:pPr>
        <w:spacing w:line="360" w:lineRule="auto"/>
        <w:ind w:firstLine="480" w:firstLineChars="200"/>
        <w:rPr>
          <w:rFonts w:eastAsia="仿宋_GB2312"/>
          <w:sz w:val="24"/>
        </w:rPr>
      </w:pPr>
      <w:r>
        <w:rPr>
          <w:rFonts w:eastAsia="仿宋_GB2312"/>
          <w:sz w:val="24"/>
        </w:rPr>
        <w:t>2）在具备高性能的运算能力的同时，支持TCP/IP协议栈，便于与GUI以及多种外设连接扩展，简化了硬件设计，维持小型化的同时降低了系统成本。</w:t>
      </w:r>
    </w:p>
    <w:p>
      <w:pPr>
        <w:spacing w:line="360" w:lineRule="auto"/>
        <w:ind w:firstLine="480" w:firstLineChars="200"/>
        <w:rPr>
          <w:rFonts w:eastAsia="仿宋_GB2312"/>
          <w:sz w:val="24"/>
        </w:rPr>
      </w:pPr>
      <w:r>
        <w:rPr>
          <w:rFonts w:eastAsia="仿宋_GB2312"/>
          <w:sz w:val="24"/>
        </w:rPr>
        <w:t>综合以上，结合芯片在该系统可实现的工作如下：无线、有线双模融合组网通信模块协议层协作数据与通信管理；协作化智能处理实现不同设备节点间的数据共享与交换、边缘侧协作化智能决策；外围存储器接口控制和数据访问，存储器的初始化配置、工作模式配置、工作控制；外设接口收发帧数据操作；此系统包含的USB高速外设接口以及传统RS485、Uart、SPI、I2C等低速接口的通讯和控制；以及其他数据输入输出AD/DA电路控制和配置功能。</w:t>
      </w:r>
    </w:p>
    <w:p>
      <w:pPr>
        <w:spacing w:line="360" w:lineRule="auto"/>
        <w:ind w:firstLine="480" w:firstLineChars="200"/>
        <w:rPr>
          <w:rFonts w:eastAsia="仿宋_GB2312"/>
          <w:sz w:val="24"/>
        </w:rPr>
      </w:pPr>
      <w:r>
        <w:rPr>
          <w:rFonts w:eastAsia="仿宋_GB2312"/>
          <w:sz w:val="24"/>
        </w:rPr>
        <w:t>该软件架构图如下：</w:t>
      </w:r>
    </w:p>
    <w:p>
      <w:pPr>
        <w:pStyle w:val="7"/>
        <w:spacing w:after="156"/>
        <w:rPr>
          <w:rFonts w:ascii="Times New Roman" w:hAnsi="Times New Roman" w:eastAsia="仿宋_GB2312"/>
          <w:sz w:val="24"/>
          <w:szCs w:val="24"/>
        </w:rPr>
      </w:pPr>
      <w:r>
        <w:rPr>
          <w:rFonts w:ascii="Times New Roman" w:hAnsi="Times New Roman" w:eastAsia="仿宋_GB2312"/>
          <w:sz w:val="24"/>
          <w:szCs w:val="24"/>
        </w:rPr>
        <w:object>
          <v:shape id="_x0000_i1026" o:spt="75" type="#_x0000_t75" style="height:224.15pt;width:469.55pt;" o:ole="t" filled="f" o:preferrelative="t" stroked="f" coordsize="21600,21600">
            <v:path/>
            <v:fill on="f" focussize="0,0"/>
            <v:stroke on="f" joinstyle="miter"/>
            <v:imagedata r:id="rId16" cropright="1657f" o:title=""/>
            <o:lock v:ext="edit" aspectratio="t"/>
            <w10:wrap type="none"/>
            <w10:anchorlock/>
          </v:shape>
          <o:OLEObject Type="Embed" ProgID="Visio.Drawing.11" ShapeID="_x0000_i1026" DrawAspect="Content" ObjectID="_1468075725" r:id="rId15">
            <o:LockedField>false</o:LockedField>
          </o:OLEObject>
        </w:object>
      </w:r>
    </w:p>
    <w:p>
      <w:pPr>
        <w:pStyle w:val="7"/>
        <w:spacing w:after="156"/>
        <w:rPr>
          <w:rFonts w:ascii="Times New Roman" w:hAnsi="Times New Roman" w:eastAsia="仿宋_GB2312"/>
          <w:sz w:val="24"/>
          <w:szCs w:val="24"/>
        </w:rPr>
      </w:pPr>
      <w:r>
        <w:rPr>
          <w:rFonts w:ascii="Times New Roman" w:hAnsi="Times New Roman" w:eastAsia="仿宋_GB2312"/>
          <w:sz w:val="24"/>
          <w:szCs w:val="24"/>
        </w:rPr>
        <w:t>图4.5  软件架构图</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4.3 项目主要创新点</w:t>
      </w:r>
      <w:bookmarkEnd w:id="18"/>
    </w:p>
    <w:p>
      <w:pPr>
        <w:adjustRightInd w:val="0"/>
        <w:snapToGrid w:val="0"/>
        <w:spacing w:line="360" w:lineRule="auto"/>
        <w:rPr>
          <w:rFonts w:eastAsia="仿宋_GB2312"/>
          <w:b/>
          <w:sz w:val="24"/>
        </w:rPr>
      </w:pPr>
      <w:r>
        <w:rPr>
          <w:rFonts w:eastAsia="仿宋_GB2312"/>
          <w:b/>
          <w:sz w:val="24"/>
        </w:rPr>
        <w:t>预期创新点一：提出基于芯片协议层操作系统的设备自描述文件实现方法</w:t>
      </w:r>
    </w:p>
    <w:p>
      <w:pPr>
        <w:adjustRightInd w:val="0"/>
        <w:snapToGrid w:val="0"/>
        <w:spacing w:line="360" w:lineRule="auto"/>
        <w:ind w:firstLine="480" w:firstLineChars="200"/>
        <w:rPr>
          <w:rFonts w:eastAsia="仿宋_GB2312"/>
          <w:sz w:val="24"/>
        </w:rPr>
      </w:pPr>
      <w:r>
        <w:rPr>
          <w:rFonts w:eastAsia="仿宋_GB2312"/>
          <w:sz w:val="24"/>
        </w:rPr>
        <w:t>项目基于国产自主可控物联网SOC芯片，结合协作化物联技术发展趋势，创新的提出了在芯片层次实现配电网设备自描述技术解决方案，将多种配电网通信规约与芯片协议层共同集成，有望扩大智能分布式FA系统的设备扩展性。</w:t>
      </w:r>
    </w:p>
    <w:p>
      <w:pPr>
        <w:widowControl/>
        <w:spacing w:line="360" w:lineRule="auto"/>
        <w:ind w:left="120" w:hanging="120" w:hangingChars="50"/>
        <w:jc w:val="left"/>
        <w:rPr>
          <w:rFonts w:eastAsia="仿宋_GB2312"/>
          <w:b/>
          <w:sz w:val="24"/>
        </w:rPr>
      </w:pPr>
      <w:r>
        <w:rPr>
          <w:rFonts w:eastAsia="仿宋_GB2312"/>
          <w:b/>
          <w:sz w:val="24"/>
        </w:rPr>
        <w:t>预期创新点二：提出基于数据协作的智能分布式FA机制</w:t>
      </w:r>
    </w:p>
    <w:p>
      <w:pPr>
        <w:adjustRightInd w:val="0"/>
        <w:snapToGrid w:val="0"/>
        <w:spacing w:line="360" w:lineRule="auto"/>
        <w:ind w:firstLine="480" w:firstLineChars="200"/>
        <w:rPr>
          <w:rFonts w:eastAsia="仿宋_GB2312"/>
          <w:sz w:val="24"/>
        </w:rPr>
      </w:pPr>
      <w:r>
        <w:rPr>
          <w:rFonts w:eastAsia="仿宋_GB2312"/>
          <w:sz w:val="24"/>
        </w:rPr>
        <w:t>项目创新提出了芯片层次实现的设备自描述能力基础上的配电网设备间本地化数据协作解决方案，可以为智能分布式FA系统提供更加丰富的数据来源，提升本地化智能分布式FA系统的实时性能。</w:t>
      </w:r>
    </w:p>
    <w:p>
      <w:pPr>
        <w:adjustRightInd w:val="0"/>
        <w:snapToGrid w:val="0"/>
        <w:spacing w:line="360" w:lineRule="auto"/>
        <w:rPr>
          <w:rFonts w:eastAsia="仿宋_GB2312"/>
          <w:b/>
          <w:sz w:val="24"/>
        </w:rPr>
      </w:pPr>
      <w:r>
        <w:rPr>
          <w:rFonts w:eastAsia="仿宋_GB2312"/>
          <w:b/>
          <w:sz w:val="24"/>
        </w:rPr>
        <w:t>预期创新点三：提出基于设备环境感知的轻量级智能处理模型及芯片定制实现</w:t>
      </w:r>
    </w:p>
    <w:p>
      <w:pPr>
        <w:adjustRightInd w:val="0"/>
        <w:snapToGrid w:val="0"/>
        <w:spacing w:line="360" w:lineRule="auto"/>
        <w:ind w:firstLine="480" w:firstLineChars="200"/>
        <w:rPr>
          <w:rFonts w:eastAsia="仿宋_GB2312"/>
          <w:sz w:val="24"/>
        </w:rPr>
      </w:pPr>
      <w:bookmarkStart w:id="20" w:name="_Toc402362109"/>
      <w:r>
        <w:rPr>
          <w:rFonts w:eastAsia="仿宋_GB2312"/>
          <w:sz w:val="24"/>
        </w:rPr>
        <w:t>项目基于芯片层次实现的设备自描述技术方案，构建设备环境感知与图景描绘功能，提出智能分布式FA系统的智能处理模型，并在定制化芯片上集成多种</w:t>
      </w:r>
      <w:r>
        <w:rPr>
          <w:rFonts w:hint="eastAsia" w:eastAsia="仿宋_GB2312"/>
          <w:sz w:val="24"/>
        </w:rPr>
        <w:t>智能</w:t>
      </w:r>
      <w:r>
        <w:rPr>
          <w:rFonts w:eastAsia="仿宋_GB2312"/>
          <w:sz w:val="24"/>
        </w:rPr>
        <w:t>处理算法，实现智能分布式FA系统本地化决策的灵活高效。</w:t>
      </w:r>
      <w:bookmarkEnd w:id="20"/>
    </w:p>
    <w:p>
      <w:pPr>
        <w:adjustRightInd w:val="0"/>
        <w:snapToGrid w:val="0"/>
        <w:spacing w:line="360" w:lineRule="auto"/>
        <w:ind w:firstLine="480" w:firstLineChars="200"/>
        <w:rPr>
          <w:rFonts w:eastAsia="仿宋_GB2312"/>
          <w:sz w:val="24"/>
        </w:rPr>
      </w:pPr>
    </w:p>
    <w:p>
      <w:pPr>
        <w:numPr>
          <w:ilvl w:val="0"/>
          <w:numId w:val="1"/>
        </w:numPr>
        <w:adjustRightInd w:val="0"/>
        <w:snapToGrid w:val="0"/>
        <w:spacing w:line="360" w:lineRule="auto"/>
        <w:ind w:left="482" w:hanging="482"/>
        <w:outlineLvl w:val="0"/>
        <w:rPr>
          <w:rFonts w:eastAsia="仿宋_GB2312"/>
          <w:b/>
          <w:sz w:val="24"/>
        </w:rPr>
      </w:pPr>
      <w:r>
        <w:rPr>
          <w:rFonts w:eastAsia="仿宋_GB2312"/>
          <w:b/>
          <w:sz w:val="24"/>
        </w:rPr>
        <w:t>预期目标和成果形式</w:t>
      </w:r>
    </w:p>
    <w:p>
      <w:pPr>
        <w:adjustRightInd w:val="0"/>
        <w:snapToGrid w:val="0"/>
        <w:spacing w:before="156" w:beforeLines="50" w:after="156" w:afterLines="50" w:line="360" w:lineRule="auto"/>
        <w:ind w:left="410" w:hanging="410" w:hangingChars="170"/>
        <w:outlineLvl w:val="1"/>
        <w:rPr>
          <w:rFonts w:eastAsia="仿宋_GB2312"/>
          <w:b/>
          <w:sz w:val="24"/>
        </w:rPr>
      </w:pPr>
      <w:bookmarkStart w:id="21" w:name="_Toc402362119"/>
      <w:r>
        <w:rPr>
          <w:rFonts w:eastAsia="仿宋_GB2312"/>
          <w:b/>
          <w:sz w:val="24"/>
        </w:rPr>
        <w:t>5.1 预期目标</w:t>
      </w:r>
      <w:bookmarkEnd w:id="21"/>
    </w:p>
    <w:p>
      <w:pPr>
        <w:adjustRightInd w:val="0"/>
        <w:snapToGrid w:val="0"/>
        <w:spacing w:line="360" w:lineRule="auto"/>
        <w:rPr>
          <w:rFonts w:eastAsia="仿宋_GB2312"/>
          <w:b/>
          <w:sz w:val="24"/>
        </w:rPr>
      </w:pPr>
      <w:r>
        <w:rPr>
          <w:rFonts w:eastAsia="仿宋_GB2312"/>
          <w:b/>
          <w:sz w:val="24"/>
        </w:rPr>
        <w:t>1）项目研究方面</w:t>
      </w:r>
    </w:p>
    <w:p>
      <w:pPr>
        <w:pStyle w:val="23"/>
        <w:numPr>
          <w:ilvl w:val="0"/>
          <w:numId w:val="6"/>
        </w:numPr>
        <w:adjustRightInd w:val="0"/>
        <w:snapToGrid w:val="0"/>
        <w:spacing w:line="360" w:lineRule="auto"/>
        <w:ind w:left="851" w:leftChars="67" w:hanging="710" w:hangingChars="296"/>
        <w:rPr>
          <w:rFonts w:ascii="Times New Roman" w:hAnsi="Times New Roman" w:eastAsia="仿宋_GB2312"/>
          <w:sz w:val="24"/>
          <w:szCs w:val="24"/>
        </w:rPr>
      </w:pPr>
      <w:r>
        <w:rPr>
          <w:rFonts w:ascii="Times New Roman" w:hAnsi="Times New Roman" w:eastAsia="仿宋_GB2312"/>
          <w:sz w:val="24"/>
          <w:szCs w:val="24"/>
        </w:rPr>
        <w:t>研制具有自描述能力的智能配电终端，实现配电终端“即插即用”的安装、调试及运维，解决配电终端运维工作量大的突出问题。</w:t>
      </w:r>
    </w:p>
    <w:p>
      <w:pPr>
        <w:pStyle w:val="23"/>
        <w:numPr>
          <w:ilvl w:val="0"/>
          <w:numId w:val="6"/>
        </w:numPr>
        <w:adjustRightInd w:val="0"/>
        <w:snapToGrid w:val="0"/>
        <w:spacing w:line="360" w:lineRule="auto"/>
        <w:ind w:left="851" w:leftChars="67" w:hanging="710" w:hangingChars="296"/>
        <w:rPr>
          <w:rFonts w:ascii="Times New Roman" w:hAnsi="Times New Roman" w:eastAsia="仿宋_GB2312"/>
          <w:sz w:val="24"/>
          <w:szCs w:val="24"/>
        </w:rPr>
      </w:pPr>
      <w:r>
        <w:rPr>
          <w:rFonts w:ascii="Times New Roman" w:hAnsi="Times New Roman" w:eastAsia="仿宋_GB2312"/>
          <w:sz w:val="24"/>
          <w:szCs w:val="24"/>
        </w:rPr>
        <w:t>提出配电线路拓扑自组网技术，实现智能分布式FA功能，提高故障处理功能对配电线路变更的适应性，快速实现就地故障隔离和自愈，提高供电可靠性。</w:t>
      </w:r>
    </w:p>
    <w:p>
      <w:pPr>
        <w:pStyle w:val="23"/>
        <w:numPr>
          <w:ilvl w:val="0"/>
          <w:numId w:val="6"/>
        </w:numPr>
        <w:adjustRightInd w:val="0"/>
        <w:snapToGrid w:val="0"/>
        <w:spacing w:line="360" w:lineRule="auto"/>
        <w:ind w:left="851" w:leftChars="67" w:hanging="710" w:hangingChars="296"/>
        <w:rPr>
          <w:rFonts w:ascii="Times New Roman" w:hAnsi="Times New Roman" w:eastAsia="仿宋_GB2312"/>
          <w:sz w:val="24"/>
          <w:szCs w:val="24"/>
        </w:rPr>
      </w:pPr>
      <w:r>
        <w:rPr>
          <w:rFonts w:ascii="Times New Roman" w:hAnsi="Times New Roman" w:eastAsia="仿宋_GB2312"/>
          <w:sz w:val="24"/>
          <w:szCs w:val="24"/>
        </w:rPr>
        <w:t>明确智能分布式FA与配电主站的关系定位，提出分布式FA动作前、动作中、动作后与主站的交互机理，实现基于主站的智能分布式FA的远程运维。</w:t>
      </w:r>
    </w:p>
    <w:p>
      <w:pPr>
        <w:pStyle w:val="23"/>
        <w:adjustRightInd w:val="0"/>
        <w:snapToGrid w:val="0"/>
        <w:spacing w:line="360" w:lineRule="auto"/>
        <w:ind w:firstLine="0" w:firstLineChars="0"/>
        <w:rPr>
          <w:rFonts w:ascii="Times New Roman" w:hAnsi="Times New Roman" w:eastAsia="仿宋_GB2312"/>
          <w:sz w:val="24"/>
          <w:szCs w:val="24"/>
        </w:rPr>
      </w:pPr>
    </w:p>
    <w:p>
      <w:pPr>
        <w:adjustRightInd w:val="0"/>
        <w:snapToGrid w:val="0"/>
        <w:spacing w:before="156" w:beforeLines="50" w:after="156" w:afterLines="50" w:line="360" w:lineRule="auto"/>
        <w:ind w:left="410" w:hanging="410" w:hangingChars="170"/>
        <w:outlineLvl w:val="1"/>
        <w:rPr>
          <w:rFonts w:eastAsia="仿宋_GB2312"/>
          <w:b/>
          <w:sz w:val="24"/>
        </w:rPr>
      </w:pPr>
      <w:bookmarkStart w:id="22" w:name="_Toc402362120"/>
      <w:r>
        <w:rPr>
          <w:rFonts w:eastAsia="仿宋_GB2312"/>
          <w:b/>
          <w:sz w:val="24"/>
        </w:rPr>
        <w:t>5.2 成果形式</w:t>
      </w:r>
      <w:bookmarkEnd w:id="22"/>
    </w:p>
    <w:p>
      <w:pPr>
        <w:adjustRightInd w:val="0"/>
        <w:snapToGrid w:val="0"/>
        <w:spacing w:line="360" w:lineRule="auto"/>
        <w:rPr>
          <w:rFonts w:eastAsia="仿宋_GB2312"/>
          <w:b/>
          <w:sz w:val="24"/>
        </w:rPr>
      </w:pPr>
      <w:r>
        <w:rPr>
          <w:rFonts w:eastAsia="仿宋_GB2312"/>
          <w:b/>
          <w:sz w:val="24"/>
        </w:rPr>
        <w:t>1）研究报告</w:t>
      </w:r>
    </w:p>
    <w:p>
      <w:pPr>
        <w:pStyle w:val="23"/>
        <w:numPr>
          <w:ilvl w:val="0"/>
          <w:numId w:val="7"/>
        </w:numPr>
        <w:adjustRightInd w:val="0"/>
        <w:snapToGrid w:val="0"/>
        <w:spacing w:line="360" w:lineRule="auto"/>
        <w:ind w:left="426" w:hanging="283" w:firstLineChars="0"/>
        <w:rPr>
          <w:rFonts w:ascii="Times New Roman" w:hAnsi="Times New Roman" w:eastAsia="仿宋_GB2312"/>
          <w:sz w:val="24"/>
          <w:szCs w:val="24"/>
        </w:rPr>
      </w:pPr>
      <w:r>
        <w:rPr>
          <w:rFonts w:ascii="Times New Roman" w:hAnsi="Times New Roman" w:eastAsia="仿宋_GB2312"/>
          <w:sz w:val="24"/>
          <w:szCs w:val="24"/>
        </w:rPr>
        <w:t>《基于自描述的配电终端即插即用技术研究报告》；</w:t>
      </w:r>
    </w:p>
    <w:p>
      <w:pPr>
        <w:pStyle w:val="23"/>
        <w:numPr>
          <w:ilvl w:val="0"/>
          <w:numId w:val="7"/>
        </w:numPr>
        <w:adjustRightInd w:val="0"/>
        <w:snapToGrid w:val="0"/>
        <w:spacing w:line="360" w:lineRule="auto"/>
        <w:ind w:left="426" w:hanging="283" w:firstLineChars="0"/>
        <w:rPr>
          <w:rFonts w:ascii="Times New Roman" w:hAnsi="Times New Roman" w:eastAsia="仿宋_GB2312"/>
          <w:sz w:val="24"/>
          <w:szCs w:val="24"/>
        </w:rPr>
      </w:pPr>
      <w:r>
        <w:rPr>
          <w:rFonts w:ascii="Times New Roman" w:hAnsi="Times New Roman" w:eastAsia="仿宋_GB2312"/>
          <w:sz w:val="24"/>
          <w:szCs w:val="24"/>
        </w:rPr>
        <w:t>《基于智能分布式FA的配电线路自组网技术研究报告》；</w:t>
      </w:r>
    </w:p>
    <w:p>
      <w:pPr>
        <w:pStyle w:val="23"/>
        <w:numPr>
          <w:ilvl w:val="0"/>
          <w:numId w:val="7"/>
        </w:numPr>
        <w:adjustRightInd w:val="0"/>
        <w:snapToGrid w:val="0"/>
        <w:spacing w:line="360" w:lineRule="auto"/>
        <w:ind w:left="426" w:hanging="283" w:firstLineChars="0"/>
        <w:rPr>
          <w:rFonts w:ascii="Times New Roman" w:hAnsi="Times New Roman" w:eastAsia="仿宋_GB2312"/>
          <w:sz w:val="24"/>
          <w:szCs w:val="24"/>
        </w:rPr>
      </w:pPr>
      <w:r>
        <w:rPr>
          <w:rFonts w:ascii="Times New Roman" w:hAnsi="Times New Roman" w:eastAsia="仿宋_GB2312"/>
          <w:sz w:val="24"/>
          <w:szCs w:val="24"/>
        </w:rPr>
        <w:t>《智能分布式FA与主站交互技术研究报告》；</w:t>
      </w:r>
    </w:p>
    <w:p>
      <w:pPr>
        <w:adjustRightInd w:val="0"/>
        <w:snapToGrid w:val="0"/>
        <w:spacing w:line="360" w:lineRule="auto"/>
        <w:rPr>
          <w:rFonts w:eastAsia="仿宋_GB2312"/>
          <w:b/>
          <w:sz w:val="24"/>
        </w:rPr>
      </w:pPr>
      <w:r>
        <w:rPr>
          <w:rFonts w:eastAsia="仿宋_GB2312"/>
          <w:b/>
          <w:sz w:val="24"/>
        </w:rPr>
        <w:t>2）论文专利及软件著作权</w:t>
      </w:r>
    </w:p>
    <w:p>
      <w:pPr>
        <w:pStyle w:val="23"/>
        <w:numPr>
          <w:ilvl w:val="0"/>
          <w:numId w:val="8"/>
        </w:numPr>
        <w:adjustRightInd w:val="0"/>
        <w:snapToGrid w:val="0"/>
        <w:spacing w:line="360" w:lineRule="auto"/>
        <w:ind w:hanging="758" w:firstLineChars="0"/>
        <w:rPr>
          <w:rFonts w:ascii="Times New Roman" w:hAnsi="Times New Roman" w:eastAsia="仿宋_GB2312"/>
          <w:sz w:val="24"/>
          <w:szCs w:val="24"/>
        </w:rPr>
      </w:pPr>
      <w:r>
        <w:rPr>
          <w:rFonts w:ascii="Times New Roman" w:hAnsi="Times New Roman" w:eastAsia="仿宋_GB2312"/>
          <w:sz w:val="24"/>
          <w:szCs w:val="24"/>
        </w:rPr>
        <w:t>申请专利6项，其中申请发明专利不少于4项；</w:t>
      </w:r>
    </w:p>
    <w:p>
      <w:pPr>
        <w:pStyle w:val="23"/>
        <w:numPr>
          <w:ilvl w:val="0"/>
          <w:numId w:val="8"/>
        </w:numPr>
        <w:adjustRightInd w:val="0"/>
        <w:snapToGrid w:val="0"/>
        <w:spacing w:line="360" w:lineRule="auto"/>
        <w:ind w:hanging="758" w:firstLineChars="0"/>
        <w:rPr>
          <w:rFonts w:ascii="Times New Roman" w:hAnsi="Times New Roman" w:eastAsia="仿宋_GB2312"/>
          <w:sz w:val="24"/>
          <w:szCs w:val="24"/>
        </w:rPr>
      </w:pPr>
      <w:r>
        <w:rPr>
          <w:rFonts w:ascii="Times New Roman" w:hAnsi="Times New Roman" w:eastAsia="仿宋_GB2312"/>
          <w:sz w:val="24"/>
          <w:szCs w:val="24"/>
        </w:rPr>
        <w:t>发表核心期刊论文3篇，其中EI检索不少于1篇。</w:t>
      </w:r>
    </w:p>
    <w:p>
      <w:pPr>
        <w:adjustRightInd w:val="0"/>
        <w:snapToGrid w:val="0"/>
        <w:spacing w:line="360" w:lineRule="auto"/>
        <w:rPr>
          <w:rFonts w:eastAsia="仿宋_GB2312"/>
          <w:b/>
          <w:sz w:val="24"/>
        </w:rPr>
      </w:pPr>
      <w:r>
        <w:rPr>
          <w:rFonts w:eastAsia="仿宋_GB2312"/>
          <w:b/>
          <w:sz w:val="24"/>
        </w:rPr>
        <w:t>3）系统装置</w:t>
      </w:r>
    </w:p>
    <w:p>
      <w:pPr>
        <w:pStyle w:val="23"/>
        <w:numPr>
          <w:ilvl w:val="0"/>
          <w:numId w:val="9"/>
        </w:numPr>
        <w:adjustRightInd w:val="0"/>
        <w:snapToGrid w:val="0"/>
        <w:spacing w:line="360" w:lineRule="auto"/>
        <w:ind w:hanging="758" w:firstLineChars="0"/>
        <w:rPr>
          <w:rFonts w:ascii="Times New Roman" w:hAnsi="Times New Roman" w:eastAsia="仿宋_GB2312"/>
          <w:sz w:val="24"/>
          <w:szCs w:val="24"/>
        </w:rPr>
      </w:pPr>
      <w:r>
        <w:rPr>
          <w:rFonts w:ascii="Times New Roman" w:hAnsi="Times New Roman" w:eastAsia="仿宋_GB2312"/>
          <w:sz w:val="24"/>
          <w:szCs w:val="24"/>
        </w:rPr>
        <w:t>基于组态技术的配电自动化终端配置工具一套；</w:t>
      </w:r>
    </w:p>
    <w:p>
      <w:pPr>
        <w:pStyle w:val="23"/>
        <w:numPr>
          <w:ilvl w:val="0"/>
          <w:numId w:val="9"/>
        </w:numPr>
        <w:adjustRightInd w:val="0"/>
        <w:snapToGrid w:val="0"/>
        <w:spacing w:line="360" w:lineRule="auto"/>
        <w:ind w:hanging="758" w:firstLineChars="0"/>
        <w:rPr>
          <w:rFonts w:ascii="Times New Roman" w:hAnsi="Times New Roman" w:eastAsia="仿宋_GB2312"/>
          <w:sz w:val="24"/>
          <w:szCs w:val="24"/>
        </w:rPr>
      </w:pPr>
      <w:r>
        <w:rPr>
          <w:rFonts w:ascii="Times New Roman" w:hAnsi="Times New Roman" w:eastAsia="仿宋_GB2312"/>
          <w:sz w:val="24"/>
          <w:szCs w:val="24"/>
        </w:rPr>
        <w:t>研制实现自描述功能的智能配电终端样机，实现自动识别、即插即用和远程维护，实现配电线路拓扑自组网功能。</w:t>
      </w:r>
    </w:p>
    <w:p>
      <w:pPr>
        <w:adjustRightInd w:val="0"/>
        <w:snapToGrid w:val="0"/>
        <w:spacing w:line="360" w:lineRule="auto"/>
        <w:rPr>
          <w:rFonts w:eastAsia="仿宋_GB2312"/>
          <w:b/>
          <w:sz w:val="24"/>
        </w:rPr>
      </w:pPr>
      <w:r>
        <w:rPr>
          <w:rFonts w:eastAsia="仿宋_GB2312"/>
          <w:b/>
          <w:sz w:val="24"/>
        </w:rPr>
        <w:t>4）示范应用类</w:t>
      </w:r>
    </w:p>
    <w:p>
      <w:pPr>
        <w:adjustRightInd w:val="0"/>
        <w:snapToGrid w:val="0"/>
        <w:spacing w:line="360" w:lineRule="auto"/>
        <w:ind w:firstLine="480" w:firstLineChars="200"/>
        <w:rPr>
          <w:rFonts w:eastAsia="仿宋_GB2312"/>
          <w:sz w:val="24"/>
        </w:rPr>
      </w:pPr>
      <w:r>
        <w:rPr>
          <w:rFonts w:eastAsia="仿宋_GB2312"/>
          <w:sz w:val="24"/>
        </w:rPr>
        <w:t>开展研究成果工程示范应用，部署具备即插即用功能及智能分布式FA功能的配电自动化终端，同时在配电自动化主站部署IEC 61850标准与IEC 61968标准模型之间相互映射转换的软件模块，在实现配电自动化终端的自动接入、即插即用、互操作功能的基础上，利用智能分布式FA实现故障快速隔离、非故障区域快速恢复供电，并实现智能分布式FA网络拓扑的自组网及远程运维技术。</w:t>
      </w:r>
    </w:p>
    <w:p>
      <w:pPr>
        <w:adjustRightInd w:val="0"/>
        <w:snapToGrid w:val="0"/>
        <w:spacing w:line="360" w:lineRule="auto"/>
        <w:ind w:firstLine="480" w:firstLineChars="200"/>
        <w:rPr>
          <w:rFonts w:eastAsia="仿宋_GB2312"/>
          <w:sz w:val="24"/>
        </w:rPr>
      </w:pPr>
      <w:r>
        <w:rPr>
          <w:rFonts w:eastAsia="仿宋_GB2312"/>
          <w:sz w:val="24"/>
        </w:rPr>
        <w:t>项目研究成果在南京江北新区智能电网示范区进行示范应用。</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5.3 技术指标</w:t>
      </w:r>
    </w:p>
    <w:p>
      <w:pPr>
        <w:adjustRightInd w:val="0"/>
        <w:snapToGrid w:val="0"/>
        <w:spacing w:line="360" w:lineRule="auto"/>
        <w:ind w:firstLine="480" w:firstLineChars="200"/>
        <w:rPr>
          <w:rFonts w:eastAsia="仿宋_GB2312"/>
          <w:sz w:val="24"/>
        </w:rPr>
      </w:pPr>
      <w:r>
        <w:rPr>
          <w:rFonts w:eastAsia="仿宋_GB2312"/>
          <w:sz w:val="24"/>
        </w:rPr>
        <w:t>研制的配电自动化终端应达到以下技术指标：</w:t>
      </w:r>
    </w:p>
    <w:p>
      <w:pPr>
        <w:pStyle w:val="23"/>
        <w:numPr>
          <w:ilvl w:val="0"/>
          <w:numId w:val="10"/>
        </w:numPr>
        <w:adjustRightInd w:val="0"/>
        <w:snapToGrid w:val="0"/>
        <w:spacing w:line="360" w:lineRule="auto"/>
        <w:ind w:left="884" w:hanging="737" w:firstLineChars="0"/>
        <w:rPr>
          <w:rFonts w:ascii="Times New Roman" w:hAnsi="Times New Roman" w:eastAsia="仿宋_GB2312"/>
          <w:sz w:val="24"/>
          <w:szCs w:val="24"/>
        </w:rPr>
      </w:pPr>
      <w:r>
        <w:rPr>
          <w:rFonts w:ascii="Times New Roman" w:hAnsi="Times New Roman" w:eastAsia="仿宋_GB2312"/>
          <w:sz w:val="24"/>
          <w:szCs w:val="24"/>
        </w:rPr>
        <w:t>研制具备自描述功能、即插即用技术以及自组网能力的配电自动化终端，其完成一次自动注册及识别的时间应小于30s，服务模型传输时间应小于3s；</w:t>
      </w:r>
    </w:p>
    <w:p>
      <w:pPr>
        <w:pStyle w:val="23"/>
        <w:numPr>
          <w:ilvl w:val="0"/>
          <w:numId w:val="10"/>
        </w:numPr>
        <w:adjustRightInd w:val="0"/>
        <w:snapToGrid w:val="0"/>
        <w:spacing w:line="360" w:lineRule="auto"/>
        <w:ind w:left="884" w:hanging="737" w:firstLineChars="0"/>
        <w:rPr>
          <w:rFonts w:ascii="Times New Roman" w:hAnsi="Times New Roman" w:eastAsia="仿宋_GB2312"/>
          <w:sz w:val="24"/>
          <w:szCs w:val="24"/>
        </w:rPr>
      </w:pPr>
      <w:r>
        <w:rPr>
          <w:rFonts w:ascii="Times New Roman" w:hAnsi="Times New Roman" w:eastAsia="仿宋_GB2312"/>
          <w:sz w:val="24"/>
          <w:szCs w:val="24"/>
        </w:rPr>
        <w:t>配电自动化终端在收到配电主站最新的服务模型后，自动按照新的服务模型提供服务，其转换时间应小于10s；</w:t>
      </w:r>
    </w:p>
    <w:p>
      <w:pPr>
        <w:pStyle w:val="23"/>
        <w:numPr>
          <w:ilvl w:val="0"/>
          <w:numId w:val="10"/>
        </w:numPr>
        <w:adjustRightInd w:val="0"/>
        <w:snapToGrid w:val="0"/>
        <w:spacing w:line="360" w:lineRule="auto"/>
        <w:ind w:left="884" w:hanging="737" w:firstLineChars="0"/>
        <w:rPr>
          <w:rFonts w:ascii="Times New Roman" w:hAnsi="Times New Roman" w:eastAsia="仿宋_GB2312"/>
          <w:sz w:val="24"/>
          <w:szCs w:val="24"/>
        </w:rPr>
      </w:pPr>
      <w:r>
        <w:rPr>
          <w:rFonts w:ascii="Times New Roman" w:hAnsi="Times New Roman" w:eastAsia="仿宋_GB2312"/>
          <w:sz w:val="24"/>
          <w:szCs w:val="24"/>
        </w:rPr>
        <w:t>配电终端对等通信故障信息交互报文延迟时间&lt;=20ms，故障上游开关隔离时间&lt;=200ms，非故障区域恢复时间&lt;=5s，分布式FA信号上送主站时间&lt;=3s。</w:t>
      </w:r>
    </w:p>
    <w:p>
      <w:pPr>
        <w:pStyle w:val="23"/>
        <w:adjustRightInd w:val="0"/>
        <w:snapToGrid w:val="0"/>
        <w:spacing w:line="360" w:lineRule="auto"/>
        <w:ind w:left="884" w:firstLine="0" w:firstLineChars="0"/>
        <w:rPr>
          <w:rFonts w:ascii="Times New Roman" w:hAnsi="Times New Roman" w:eastAsia="仿宋_GB2312"/>
          <w:sz w:val="24"/>
          <w:szCs w:val="24"/>
        </w:rPr>
      </w:pPr>
    </w:p>
    <w:p>
      <w:pPr>
        <w:widowControl/>
        <w:jc w:val="left"/>
        <w:rPr>
          <w:rFonts w:eastAsia="仿宋_GB2312"/>
          <w:sz w:val="24"/>
        </w:rPr>
      </w:pPr>
      <w:r>
        <w:rPr>
          <w:rFonts w:eastAsia="仿宋_GB2312"/>
          <w:sz w:val="24"/>
        </w:rPr>
        <w:br w:type="page"/>
      </w:r>
    </w:p>
    <w:p>
      <w:pPr>
        <w:numPr>
          <w:ilvl w:val="0"/>
          <w:numId w:val="1"/>
        </w:numPr>
        <w:adjustRightInd w:val="0"/>
        <w:snapToGrid w:val="0"/>
        <w:spacing w:line="360" w:lineRule="auto"/>
        <w:outlineLvl w:val="0"/>
        <w:rPr>
          <w:rFonts w:eastAsia="仿宋_GB2312"/>
          <w:b/>
          <w:sz w:val="24"/>
        </w:rPr>
      </w:pPr>
      <w:r>
        <w:rPr>
          <w:rFonts w:eastAsia="仿宋_GB2312"/>
          <w:b/>
          <w:sz w:val="24"/>
        </w:rPr>
        <w:t>项目承担单位的条件</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6.1项目负责人</w:t>
      </w:r>
    </w:p>
    <w:p>
      <w:pPr>
        <w:adjustRightInd w:val="0"/>
        <w:snapToGrid w:val="0"/>
        <w:spacing w:line="360" w:lineRule="auto"/>
        <w:ind w:firstLine="480" w:firstLineChars="200"/>
        <w:rPr>
          <w:rFonts w:eastAsia="仿宋_GB2312"/>
          <w:sz w:val="24"/>
        </w:rPr>
      </w:pPr>
      <w:r>
        <w:rPr>
          <w:rFonts w:eastAsia="仿宋_GB2312"/>
          <w:sz w:val="24"/>
        </w:rPr>
        <w:t>陈冰冰，男，1983年1月生，高级工程师，硕士研究生学历。长期从事电网运行检修管理，参与南京供电公司江北、溧水区域物联网与智慧运检示范区等工程建设，负责或参与多项网省公司重大科技项目攻关，获省公司级科技进步奖多项，发表论文多篇，主要参与编写著作2部，授权发明专利8项。</w:t>
      </w:r>
    </w:p>
    <w:p>
      <w:pPr>
        <w:adjustRightInd w:val="0"/>
        <w:snapToGrid w:val="0"/>
        <w:spacing w:before="156" w:beforeLines="50" w:after="156" w:afterLines="50" w:line="360" w:lineRule="auto"/>
        <w:ind w:left="410" w:hanging="410" w:hangingChars="170"/>
        <w:outlineLvl w:val="1"/>
        <w:rPr>
          <w:rFonts w:eastAsia="仿宋_GB2312"/>
          <w:b/>
          <w:sz w:val="24"/>
        </w:rPr>
      </w:pPr>
      <w:r>
        <w:rPr>
          <w:rFonts w:eastAsia="仿宋_GB2312"/>
          <w:b/>
          <w:sz w:val="24"/>
        </w:rPr>
        <w:t>6.2 项目研究人员</w:t>
      </w:r>
    </w:p>
    <w:p>
      <w:pPr>
        <w:spacing w:line="360" w:lineRule="auto"/>
        <w:ind w:firstLine="480" w:firstLineChars="200"/>
        <w:jc w:val="center"/>
        <w:rPr>
          <w:rFonts w:eastAsia="仿宋_GB2312"/>
          <w:color w:val="000000"/>
          <w:sz w:val="24"/>
        </w:rPr>
      </w:pPr>
      <w:r>
        <w:rPr>
          <w:rFonts w:eastAsia="仿宋_GB2312"/>
          <w:color w:val="000000"/>
          <w:sz w:val="24"/>
        </w:rPr>
        <w:t>表6.1 人员情况及分工</w:t>
      </w:r>
    </w:p>
    <w:tbl>
      <w:tblPr>
        <w:tblStyle w:val="16"/>
        <w:tblW w:w="9276"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604"/>
        <w:gridCol w:w="734"/>
        <w:gridCol w:w="586"/>
        <w:gridCol w:w="1080"/>
        <w:gridCol w:w="2040"/>
        <w:gridCol w:w="1680"/>
        <w:gridCol w:w="709"/>
        <w:gridCol w:w="184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604" w:type="dxa"/>
            <w:vAlign w:val="center"/>
          </w:tcPr>
          <w:p>
            <w:pPr>
              <w:jc w:val="center"/>
              <w:rPr>
                <w:rFonts w:eastAsia="仿宋_GB2312"/>
                <w:b/>
                <w:color w:val="000000"/>
                <w:sz w:val="22"/>
                <w:szCs w:val="22"/>
              </w:rPr>
            </w:pPr>
            <w:r>
              <w:rPr>
                <w:rFonts w:eastAsia="仿宋_GB2312"/>
                <w:b/>
                <w:color w:val="000000"/>
                <w:sz w:val="22"/>
                <w:szCs w:val="22"/>
              </w:rPr>
              <w:t>序号</w:t>
            </w:r>
          </w:p>
        </w:tc>
        <w:tc>
          <w:tcPr>
            <w:tcW w:w="734" w:type="dxa"/>
            <w:vAlign w:val="center"/>
          </w:tcPr>
          <w:p>
            <w:pPr>
              <w:jc w:val="center"/>
              <w:rPr>
                <w:rFonts w:eastAsia="仿宋_GB2312"/>
                <w:b/>
                <w:color w:val="000000"/>
                <w:sz w:val="22"/>
                <w:szCs w:val="22"/>
              </w:rPr>
            </w:pPr>
            <w:r>
              <w:rPr>
                <w:rFonts w:eastAsia="仿宋_GB2312"/>
                <w:b/>
                <w:color w:val="000000"/>
                <w:sz w:val="22"/>
                <w:szCs w:val="22"/>
              </w:rPr>
              <w:t>姓名</w:t>
            </w:r>
          </w:p>
        </w:tc>
        <w:tc>
          <w:tcPr>
            <w:tcW w:w="586" w:type="dxa"/>
            <w:vAlign w:val="center"/>
          </w:tcPr>
          <w:p>
            <w:pPr>
              <w:jc w:val="center"/>
              <w:rPr>
                <w:rFonts w:eastAsia="仿宋_GB2312"/>
                <w:b/>
                <w:color w:val="000000"/>
                <w:sz w:val="22"/>
                <w:szCs w:val="22"/>
              </w:rPr>
            </w:pPr>
            <w:r>
              <w:rPr>
                <w:rFonts w:eastAsia="仿宋_GB2312"/>
                <w:b/>
                <w:color w:val="000000"/>
                <w:sz w:val="22"/>
                <w:szCs w:val="22"/>
              </w:rPr>
              <w:t>年龄</w:t>
            </w:r>
          </w:p>
        </w:tc>
        <w:tc>
          <w:tcPr>
            <w:tcW w:w="1080" w:type="dxa"/>
            <w:vAlign w:val="center"/>
          </w:tcPr>
          <w:p>
            <w:pPr>
              <w:jc w:val="center"/>
              <w:rPr>
                <w:rFonts w:eastAsia="仿宋_GB2312"/>
                <w:b/>
                <w:color w:val="000000"/>
                <w:sz w:val="22"/>
                <w:szCs w:val="22"/>
              </w:rPr>
            </w:pPr>
            <w:r>
              <w:rPr>
                <w:rFonts w:eastAsia="仿宋_GB2312"/>
                <w:b/>
                <w:color w:val="000000"/>
                <w:sz w:val="22"/>
                <w:szCs w:val="22"/>
              </w:rPr>
              <w:t>职称</w:t>
            </w:r>
          </w:p>
        </w:tc>
        <w:tc>
          <w:tcPr>
            <w:tcW w:w="2040" w:type="dxa"/>
            <w:vAlign w:val="center"/>
          </w:tcPr>
          <w:p>
            <w:pPr>
              <w:jc w:val="center"/>
              <w:rPr>
                <w:rFonts w:eastAsia="仿宋_GB2312"/>
                <w:b/>
                <w:color w:val="000000"/>
                <w:sz w:val="22"/>
                <w:szCs w:val="22"/>
              </w:rPr>
            </w:pPr>
            <w:r>
              <w:rPr>
                <w:rFonts w:eastAsia="仿宋_GB2312"/>
                <w:b/>
                <w:color w:val="000000"/>
                <w:sz w:val="22"/>
                <w:szCs w:val="22"/>
              </w:rPr>
              <w:t>专业</w:t>
            </w:r>
          </w:p>
        </w:tc>
        <w:tc>
          <w:tcPr>
            <w:tcW w:w="1680" w:type="dxa"/>
            <w:vAlign w:val="center"/>
          </w:tcPr>
          <w:p>
            <w:pPr>
              <w:jc w:val="center"/>
              <w:rPr>
                <w:rFonts w:eastAsia="仿宋_GB2312"/>
                <w:b/>
                <w:color w:val="000000"/>
                <w:sz w:val="22"/>
                <w:szCs w:val="22"/>
              </w:rPr>
            </w:pPr>
            <w:r>
              <w:rPr>
                <w:rFonts w:eastAsia="仿宋_GB2312"/>
                <w:b/>
                <w:color w:val="000000"/>
                <w:sz w:val="22"/>
                <w:szCs w:val="22"/>
              </w:rPr>
              <w:t>承担的主要工作</w:t>
            </w:r>
          </w:p>
        </w:tc>
        <w:tc>
          <w:tcPr>
            <w:tcW w:w="709" w:type="dxa"/>
            <w:tcMar>
              <w:left w:w="0" w:type="dxa"/>
              <w:right w:w="0" w:type="dxa"/>
            </w:tcMar>
            <w:vAlign w:val="center"/>
          </w:tcPr>
          <w:p>
            <w:pPr>
              <w:jc w:val="center"/>
              <w:rPr>
                <w:rFonts w:eastAsia="仿宋_GB2312"/>
                <w:b/>
                <w:color w:val="000000"/>
                <w:sz w:val="22"/>
                <w:szCs w:val="22"/>
              </w:rPr>
            </w:pPr>
            <w:r>
              <w:rPr>
                <w:rFonts w:eastAsia="仿宋_GB2312"/>
                <w:b/>
                <w:color w:val="000000"/>
                <w:sz w:val="22"/>
                <w:szCs w:val="22"/>
              </w:rPr>
              <w:t>投入</w:t>
            </w:r>
          </w:p>
          <w:p>
            <w:pPr>
              <w:jc w:val="center"/>
              <w:rPr>
                <w:rFonts w:eastAsia="仿宋_GB2312"/>
                <w:b/>
                <w:color w:val="000000"/>
                <w:sz w:val="22"/>
                <w:szCs w:val="22"/>
              </w:rPr>
            </w:pPr>
            <w:r>
              <w:rPr>
                <w:rFonts w:eastAsia="仿宋_GB2312"/>
                <w:b/>
                <w:color w:val="000000"/>
                <w:sz w:val="22"/>
                <w:szCs w:val="22"/>
              </w:rPr>
              <w:t>月数</w:t>
            </w:r>
          </w:p>
        </w:tc>
        <w:tc>
          <w:tcPr>
            <w:tcW w:w="1843" w:type="dxa"/>
            <w:vAlign w:val="center"/>
          </w:tcPr>
          <w:p>
            <w:pPr>
              <w:jc w:val="center"/>
              <w:rPr>
                <w:rFonts w:eastAsia="仿宋_GB2312"/>
                <w:b/>
                <w:color w:val="000000"/>
                <w:sz w:val="22"/>
                <w:szCs w:val="22"/>
              </w:rPr>
            </w:pPr>
            <w:r>
              <w:rPr>
                <w:rFonts w:eastAsia="仿宋_GB2312"/>
                <w:b/>
                <w:color w:val="000000"/>
                <w:sz w:val="22"/>
                <w:szCs w:val="22"/>
              </w:rPr>
              <w:t>单位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1</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陈冰冰</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方案设计</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2</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何萍</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39</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3</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刘国锋</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4</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吴辉</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43</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5</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王徐延</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6</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陈建坤</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38</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7</w:t>
            </w:r>
          </w:p>
        </w:tc>
        <w:tc>
          <w:tcPr>
            <w:tcW w:w="734" w:type="dxa"/>
            <w:shd w:val="clear" w:color="auto" w:fill="FFFFFF"/>
            <w:vAlign w:val="center"/>
          </w:tcPr>
          <w:p>
            <w:pPr>
              <w:jc w:val="center"/>
              <w:rPr>
                <w:rFonts w:eastAsia="仿宋_GB2312"/>
                <w:color w:val="000000"/>
                <w:sz w:val="22"/>
                <w:szCs w:val="22"/>
              </w:rPr>
            </w:pPr>
            <w:r>
              <w:rPr>
                <w:rFonts w:eastAsia="仿宋_GB2312"/>
                <w:color w:val="000000"/>
                <w:kern w:val="0"/>
                <w:sz w:val="22"/>
                <w:szCs w:val="22"/>
              </w:rPr>
              <w:t>朱正谊</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33</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8</w:t>
            </w:r>
          </w:p>
        </w:tc>
        <w:tc>
          <w:tcPr>
            <w:tcW w:w="734" w:type="dxa"/>
            <w:shd w:val="clear" w:color="auto" w:fill="FFFFFF"/>
            <w:vAlign w:val="center"/>
          </w:tcPr>
          <w:p>
            <w:pPr>
              <w:jc w:val="center"/>
              <w:rPr>
                <w:rFonts w:eastAsia="仿宋_GB2312"/>
                <w:color w:val="000000"/>
                <w:kern w:val="0"/>
                <w:sz w:val="22"/>
                <w:szCs w:val="22"/>
              </w:rPr>
            </w:pPr>
            <w:r>
              <w:rPr>
                <w:rFonts w:eastAsia="仿宋_GB2312"/>
                <w:color w:val="000000"/>
                <w:kern w:val="0"/>
                <w:sz w:val="22"/>
                <w:szCs w:val="22"/>
              </w:rPr>
              <w:t>张璨</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31</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8</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9</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葛夕武</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38</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10</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10</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陈键</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28</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10</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454" w:hRule="exact"/>
        </w:trPr>
        <w:tc>
          <w:tcPr>
            <w:tcW w:w="604" w:type="dxa"/>
            <w:shd w:val="clear" w:color="auto" w:fill="auto"/>
            <w:vAlign w:val="center"/>
          </w:tcPr>
          <w:p>
            <w:pPr>
              <w:widowControl/>
              <w:jc w:val="center"/>
              <w:rPr>
                <w:rFonts w:eastAsia="仿宋_GB2312"/>
                <w:color w:val="000000"/>
                <w:sz w:val="22"/>
                <w:szCs w:val="22"/>
              </w:rPr>
            </w:pPr>
            <w:r>
              <w:rPr>
                <w:rFonts w:eastAsia="仿宋_GB2312"/>
                <w:color w:val="000000"/>
                <w:sz w:val="22"/>
                <w:szCs w:val="22"/>
              </w:rPr>
              <w:t>11</w:t>
            </w:r>
          </w:p>
        </w:tc>
        <w:tc>
          <w:tcPr>
            <w:tcW w:w="734" w:type="dxa"/>
            <w:shd w:val="clear" w:color="auto" w:fill="FFFFFF"/>
            <w:vAlign w:val="center"/>
          </w:tcPr>
          <w:p>
            <w:pPr>
              <w:jc w:val="center"/>
              <w:rPr>
                <w:rFonts w:eastAsia="仿宋_GB2312"/>
                <w:color w:val="000000"/>
                <w:sz w:val="22"/>
                <w:szCs w:val="22"/>
              </w:rPr>
            </w:pPr>
            <w:r>
              <w:rPr>
                <w:rFonts w:eastAsia="仿宋_GB2312"/>
                <w:color w:val="000000"/>
                <w:sz w:val="22"/>
                <w:szCs w:val="22"/>
              </w:rPr>
              <w:t>史晓宇</w:t>
            </w:r>
          </w:p>
        </w:tc>
        <w:tc>
          <w:tcPr>
            <w:tcW w:w="586" w:type="dxa"/>
            <w:shd w:val="clear" w:color="auto" w:fill="FFFFFF"/>
            <w:vAlign w:val="center"/>
          </w:tcPr>
          <w:p>
            <w:pPr>
              <w:jc w:val="center"/>
              <w:rPr>
                <w:rFonts w:eastAsia="仿宋_GB2312"/>
                <w:color w:val="000000"/>
                <w:sz w:val="22"/>
                <w:szCs w:val="22"/>
              </w:rPr>
            </w:pPr>
            <w:r>
              <w:rPr>
                <w:rFonts w:eastAsia="仿宋_GB2312"/>
                <w:color w:val="000000"/>
                <w:sz w:val="22"/>
                <w:szCs w:val="22"/>
              </w:rPr>
              <w:t>27</w:t>
            </w:r>
          </w:p>
        </w:tc>
        <w:tc>
          <w:tcPr>
            <w:tcW w:w="10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pPr>
              <w:jc w:val="center"/>
              <w:rPr>
                <w:rFonts w:eastAsia="仿宋_GB2312"/>
                <w:color w:val="000000"/>
                <w:sz w:val="22"/>
                <w:szCs w:val="22"/>
              </w:rPr>
            </w:pPr>
            <w:r>
              <w:rPr>
                <w:rFonts w:eastAsia="仿宋_GB2312"/>
                <w:color w:val="000000"/>
                <w:sz w:val="22"/>
                <w:szCs w:val="22"/>
              </w:rPr>
              <w:t>电力系统及其自动化</w:t>
            </w:r>
          </w:p>
        </w:tc>
        <w:tc>
          <w:tcPr>
            <w:tcW w:w="1680" w:type="dxa"/>
            <w:shd w:val="clear" w:color="auto" w:fill="FFFFFF"/>
            <w:tcMar>
              <w:left w:w="28" w:type="dxa"/>
              <w:right w:w="28" w:type="dxa"/>
            </w:tcMar>
            <w:vAlign w:val="center"/>
          </w:tcPr>
          <w:p>
            <w:pPr>
              <w:jc w:val="center"/>
              <w:rPr>
                <w:rFonts w:eastAsia="仿宋_GB2312"/>
                <w:color w:val="000000"/>
                <w:sz w:val="22"/>
                <w:szCs w:val="22"/>
              </w:rPr>
            </w:pPr>
            <w:r>
              <w:rPr>
                <w:rFonts w:eastAsia="仿宋_GB2312"/>
                <w:color w:val="000000"/>
                <w:sz w:val="22"/>
                <w:szCs w:val="22"/>
              </w:rPr>
              <w:t>项目实施</w:t>
            </w:r>
          </w:p>
        </w:tc>
        <w:tc>
          <w:tcPr>
            <w:tcW w:w="709" w:type="dxa"/>
            <w:shd w:val="clear" w:color="auto" w:fill="FFFFFF"/>
            <w:vAlign w:val="center"/>
          </w:tcPr>
          <w:p>
            <w:pPr>
              <w:jc w:val="center"/>
              <w:rPr>
                <w:rFonts w:eastAsia="仿宋_GB2312"/>
                <w:color w:val="000000"/>
                <w:sz w:val="22"/>
                <w:szCs w:val="22"/>
              </w:rPr>
            </w:pPr>
            <w:r>
              <w:rPr>
                <w:rFonts w:eastAsia="仿宋_GB2312"/>
                <w:color w:val="000000"/>
                <w:sz w:val="22"/>
                <w:szCs w:val="22"/>
              </w:rPr>
              <w:t>10</w:t>
            </w:r>
          </w:p>
        </w:tc>
        <w:tc>
          <w:tcPr>
            <w:tcW w:w="1843" w:type="dxa"/>
            <w:shd w:val="clear" w:color="auto" w:fill="FFFFFF"/>
            <w:vAlign w:val="center"/>
          </w:tcPr>
          <w:p>
            <w:pPr>
              <w:jc w:val="center"/>
              <w:rPr>
                <w:rFonts w:eastAsia="仿宋_GB2312"/>
                <w:color w:val="000000"/>
                <w:sz w:val="22"/>
                <w:szCs w:val="22"/>
              </w:rPr>
            </w:pPr>
            <w:r>
              <w:rPr>
                <w:rFonts w:eastAsia="仿宋_GB2312"/>
                <w:color w:val="000000"/>
                <w:sz w:val="22"/>
                <w:szCs w:val="22"/>
              </w:rPr>
              <w:t>南京供电公司</w:t>
            </w:r>
          </w:p>
        </w:tc>
      </w:tr>
    </w:tbl>
    <w:p>
      <w:pPr>
        <w:adjustRightInd w:val="0"/>
        <w:snapToGrid w:val="0"/>
        <w:spacing w:before="156" w:beforeLines="50" w:line="360" w:lineRule="auto"/>
        <w:ind w:firstLine="480" w:firstLineChars="200"/>
        <w:rPr>
          <w:rFonts w:eastAsia="仿宋_GB2312"/>
          <w:sz w:val="24"/>
        </w:rPr>
      </w:pPr>
      <w:r>
        <w:rPr>
          <w:rFonts w:eastAsia="仿宋_GB2312"/>
          <w:color w:val="000000"/>
          <w:sz w:val="24"/>
        </w:rPr>
        <w:t>南京供电公司参与人员均为电力调度控制中心、运维检修部等各职能部室的业务骨干，</w:t>
      </w:r>
      <w:r>
        <w:rPr>
          <w:rFonts w:eastAsia="仿宋_GB2312"/>
          <w:b/>
          <w:color w:val="000000"/>
          <w:sz w:val="24"/>
        </w:rPr>
        <w:t>来自于</w:t>
      </w:r>
      <w:r>
        <w:rPr>
          <w:rFonts w:eastAsia="仿宋_GB2312"/>
          <w:b/>
          <w:bCs/>
          <w:sz w:val="24"/>
        </w:rPr>
        <w:t>“城市智能配电网规划、优化运行”科技攻关团队</w:t>
      </w:r>
      <w:r>
        <w:rPr>
          <w:rFonts w:eastAsia="仿宋_GB2312"/>
          <w:bCs/>
          <w:sz w:val="24"/>
        </w:rPr>
        <w:t>，</w:t>
      </w:r>
      <w:r>
        <w:rPr>
          <w:rFonts w:eastAsia="仿宋_GB2312"/>
          <w:color w:val="000000"/>
          <w:sz w:val="24"/>
        </w:rPr>
        <w:t>长期从事电网调度控制工作和配电自动化系统建设、维护、运行工作，熟悉南京配电自动化系统的运维管理工作，全面参与并负责公司电网调度、监控及配电自动化试点项目主站系统建设与运维工作，项目组人员配置齐全，具有较好的团队精神及技术素养。</w:t>
      </w:r>
    </w:p>
    <w:p>
      <w:pPr>
        <w:pStyle w:val="39"/>
        <w:spacing w:after="120"/>
        <w:rPr>
          <w:rFonts w:eastAsia="仿宋_GB2312" w:cs="Times New Roman"/>
          <w:sz w:val="24"/>
          <w:szCs w:val="24"/>
        </w:rPr>
      </w:pPr>
      <w:r>
        <w:rPr>
          <w:rFonts w:eastAsia="仿宋_GB2312" w:cs="Times New Roman"/>
          <w:sz w:val="24"/>
          <w:szCs w:val="24"/>
        </w:rPr>
        <w:t>6.3实验室条件</w:t>
      </w:r>
    </w:p>
    <w:p>
      <w:pPr>
        <w:adjustRightInd w:val="0"/>
        <w:snapToGrid w:val="0"/>
        <w:spacing w:line="360" w:lineRule="auto"/>
        <w:ind w:firstLine="480" w:firstLineChars="200"/>
        <w:rPr>
          <w:rFonts w:eastAsia="仿宋_GB2312"/>
          <w:b/>
          <w:sz w:val="24"/>
        </w:rPr>
      </w:pPr>
      <w:r>
        <w:rPr>
          <w:rFonts w:eastAsia="仿宋_GB2312"/>
          <w:sz w:val="24"/>
        </w:rPr>
        <w:t>南京公司现拥有</w:t>
      </w:r>
      <w:r>
        <w:rPr>
          <w:rFonts w:eastAsia="仿宋_GB2312"/>
          <w:b/>
          <w:sz w:val="24"/>
        </w:rPr>
        <w:t>“城市智能配电网规划、优化运行”、“终端通信接入网技术研究及应用”</w:t>
      </w:r>
      <w:r>
        <w:rPr>
          <w:rFonts w:eastAsia="仿宋_GB2312"/>
          <w:sz w:val="24"/>
        </w:rPr>
        <w:t>2个省公司科技攻关团队，在智能配用电技术、终端通信接入网技术等方面，长期跟踪调研国内外技术发展动向，及时全面总结智能配用电、配网调度、配电自动化、配网信息采集、配电GIS等方面已取得的理论研究和生产实践的成功经验和成果，居国内领先水平。公司为相关技术研究打下了较坚实的技术和人才基础，取得了一定的理论和实践经验，具有较为雄厚的技术力量和较高的技术水平。</w:t>
      </w:r>
    </w:p>
    <w:p>
      <w:pPr>
        <w:pStyle w:val="39"/>
        <w:spacing w:after="120"/>
        <w:rPr>
          <w:rFonts w:eastAsia="仿宋_GB2312" w:cs="Times New Roman"/>
          <w:sz w:val="24"/>
          <w:szCs w:val="24"/>
        </w:rPr>
      </w:pPr>
      <w:r>
        <w:rPr>
          <w:rFonts w:eastAsia="仿宋_GB2312" w:cs="Times New Roman"/>
          <w:sz w:val="24"/>
          <w:szCs w:val="24"/>
        </w:rPr>
        <w:t>6.4理论研究环境</w:t>
      </w:r>
    </w:p>
    <w:p>
      <w:pPr>
        <w:adjustRightInd w:val="0"/>
        <w:snapToGrid w:val="0"/>
        <w:spacing w:line="360" w:lineRule="auto"/>
        <w:ind w:firstLine="602"/>
        <w:rPr>
          <w:rFonts w:eastAsia="仿宋_GB2312"/>
          <w:sz w:val="24"/>
        </w:rPr>
      </w:pPr>
      <w:r>
        <w:rPr>
          <w:rFonts w:eastAsia="仿宋_GB2312"/>
          <w:sz w:val="24"/>
        </w:rPr>
        <w:t>江苏省电力有限公司南京供电分公司是国有特大型供电企业，担负着南京市11区的供电任务。南京公司拥有丰富的供用电生产运行和设备管理经验，多次承担并圆满完成省部级重点科技项目。建成了配电网自动化管理系统、GIS系统、PMIS系统、营销自动化系统、配变监测等自动化系统；建成了IEB数据总线，具备大型跨专业的系统集成能力。建成了南京供电公司科技大楼微网综合能量管理系统，开展了了智能园区示范工程建设，“南京电网规划国际咨询”等项成果先后获得中国电力科学技术和国家电网公司科技进步一等奖；南京供电公司“配电网管理系统”获得国网公司科技进步一等奖；在省公司领导下完成了国网公司总部项目“基于供电可靠性的配电网规划研究”、“大用户智能用电信息互动技术研究与应用”，所获成果居国内领先水平，在智能电网方面取得了一定的理论和实践经验。</w:t>
      </w:r>
    </w:p>
    <w:p>
      <w:pPr>
        <w:adjustRightInd w:val="0"/>
        <w:snapToGrid w:val="0"/>
        <w:spacing w:line="360" w:lineRule="auto"/>
        <w:ind w:firstLine="602"/>
        <w:rPr>
          <w:rFonts w:eastAsia="仿宋_GB2312"/>
          <w:sz w:val="24"/>
        </w:rPr>
      </w:pPr>
      <w:r>
        <w:rPr>
          <w:rFonts w:eastAsia="仿宋_GB2312"/>
          <w:sz w:val="24"/>
        </w:rPr>
        <w:t>近年，南京供电公司还牵头负责863课题“智能配电网优化调度关键技术研究”、国家重点研发计划“分布式光伏系统智慧运维技术研究”，</w:t>
      </w:r>
      <w:r>
        <w:rPr>
          <w:rFonts w:eastAsia="仿宋_GB2312"/>
          <w:color w:val="000000"/>
          <w:sz w:val="24"/>
        </w:rPr>
        <w:t>参与“柔性直流输电在城市供电中的研究与应用”、“基于先进能效管理的智能微电网关键技术研究与示范”三项国家863课题研究。</w:t>
      </w:r>
      <w:r>
        <w:rPr>
          <w:rFonts w:eastAsia="仿宋_GB2312"/>
          <w:sz w:val="24"/>
        </w:rPr>
        <w:t>牵头承担“具备配电线路自组网能力的智能配电监控终端技术研究”、“含多元微负荷的城市配电网柔性调控关键技术及其应用”等多项国网公司总部科技项目，在智能配用电技术研究和实践方面，长期跟踪调研国内外技术发展动向，及时全面总结智能配用电、配网调度、配电自动化、配网信息采集、配电GIS等方面已取得的理论研究和生产实践的成功经验和成果，为技术体系的建立打下了较坚实的基础，具有雄厚的技术力量和较高的技术水平。</w:t>
      </w:r>
    </w:p>
    <w:p>
      <w:pPr>
        <w:adjustRightInd w:val="0"/>
        <w:snapToGrid w:val="0"/>
        <w:spacing w:line="360" w:lineRule="auto"/>
        <w:ind w:firstLine="480" w:firstLineChars="200"/>
        <w:rPr>
          <w:rFonts w:eastAsia="仿宋_GB2312"/>
          <w:b/>
          <w:sz w:val="24"/>
        </w:rPr>
      </w:pPr>
      <w:r>
        <w:rPr>
          <w:rFonts w:eastAsia="仿宋_GB2312"/>
          <w:sz w:val="24"/>
        </w:rPr>
        <w:t>南京供电公司电力调度控制中心、运维检修部相关科技攻关团队人员，长期从事电网调度自动化终端及主站系统维护工作，全面参与并负责公司配电自动化试点项目主站系统建设工作，项目组人员配置齐全，具有较好的团队精神及技术素养。</w:t>
      </w:r>
      <w:r>
        <w:rPr>
          <w:rFonts w:eastAsia="仿宋_GB2312"/>
          <w:color w:val="000000"/>
          <w:sz w:val="24"/>
        </w:rPr>
        <w:t>熟悉重大科技项目运作及管理流程，具有雄厚的技术力量和较高的技术水平，能够保证项目的圆满完成。</w:t>
      </w:r>
    </w:p>
    <w:p>
      <w:pPr>
        <w:rPr>
          <w:rFonts w:eastAsia="仿宋_GB2312"/>
          <w:sz w:val="24"/>
        </w:rPr>
      </w:pPr>
    </w:p>
    <w:p>
      <w:pPr>
        <w:numPr>
          <w:ilvl w:val="0"/>
          <w:numId w:val="1"/>
        </w:numPr>
        <w:adjustRightInd w:val="0"/>
        <w:snapToGrid w:val="0"/>
        <w:spacing w:line="360" w:lineRule="auto"/>
        <w:ind w:left="482" w:hanging="482"/>
        <w:outlineLvl w:val="0"/>
        <w:rPr>
          <w:rFonts w:eastAsia="仿宋_GB2312"/>
          <w:b/>
          <w:sz w:val="24"/>
        </w:rPr>
      </w:pPr>
      <w:r>
        <w:rPr>
          <w:rFonts w:eastAsia="仿宋_GB2312"/>
          <w:b/>
          <w:sz w:val="24"/>
        </w:rPr>
        <w:t>项目的进度安排</w:t>
      </w:r>
    </w:p>
    <w:p>
      <w:pPr>
        <w:spacing w:line="360" w:lineRule="auto"/>
        <w:ind w:firstLine="480" w:firstLineChars="200"/>
        <w:jc w:val="center"/>
        <w:rPr>
          <w:rFonts w:eastAsia="仿宋_GB2312"/>
          <w:sz w:val="24"/>
        </w:rPr>
      </w:pPr>
      <w:r>
        <w:rPr>
          <w:rFonts w:eastAsia="仿宋_GB2312"/>
          <w:sz w:val="24"/>
        </w:rPr>
        <w:t>表7-1 项目进度安排</w:t>
      </w:r>
    </w:p>
    <w:tbl>
      <w:tblPr>
        <w:tblStyle w:val="16"/>
        <w:tblW w:w="9468" w:type="dxa"/>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7092"/>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blHeader/>
        </w:trPr>
        <w:tc>
          <w:tcPr>
            <w:tcW w:w="675" w:type="dxa"/>
            <w:vAlign w:val="center"/>
          </w:tcPr>
          <w:p>
            <w:pPr>
              <w:adjustRightInd w:val="0"/>
              <w:snapToGrid w:val="0"/>
              <w:spacing w:line="360" w:lineRule="auto"/>
              <w:ind w:right="-108"/>
              <w:rPr>
                <w:rFonts w:eastAsia="仿宋_GB2312"/>
                <w:sz w:val="24"/>
              </w:rPr>
            </w:pPr>
            <w:r>
              <w:rPr>
                <w:rFonts w:eastAsia="仿宋_GB2312"/>
                <w:sz w:val="24"/>
              </w:rPr>
              <w:t>序号</w:t>
            </w:r>
          </w:p>
        </w:tc>
        <w:tc>
          <w:tcPr>
            <w:tcW w:w="1701" w:type="dxa"/>
            <w:vAlign w:val="center"/>
          </w:tcPr>
          <w:p>
            <w:pPr>
              <w:adjustRightInd w:val="0"/>
              <w:snapToGrid w:val="0"/>
              <w:spacing w:line="360" w:lineRule="auto"/>
              <w:jc w:val="center"/>
              <w:rPr>
                <w:rFonts w:eastAsia="仿宋_GB2312"/>
                <w:sz w:val="24"/>
              </w:rPr>
            </w:pPr>
            <w:r>
              <w:rPr>
                <w:rFonts w:eastAsia="仿宋_GB2312"/>
                <w:sz w:val="24"/>
              </w:rPr>
              <w:t>时间段</w:t>
            </w:r>
          </w:p>
        </w:tc>
        <w:tc>
          <w:tcPr>
            <w:tcW w:w="7092" w:type="dxa"/>
            <w:vAlign w:val="center"/>
          </w:tcPr>
          <w:p>
            <w:pPr>
              <w:adjustRightInd w:val="0"/>
              <w:snapToGrid w:val="0"/>
              <w:spacing w:line="360" w:lineRule="auto"/>
              <w:jc w:val="center"/>
              <w:rPr>
                <w:rFonts w:eastAsia="仿宋_GB2312"/>
                <w:sz w:val="24"/>
              </w:rPr>
            </w:pPr>
            <w:r>
              <w:rPr>
                <w:rFonts w:eastAsia="仿宋_GB2312"/>
                <w:sz w:val="24"/>
              </w:rPr>
              <w:t>内容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z w:val="24"/>
              </w:rPr>
            </w:pPr>
            <w:r>
              <w:rPr>
                <w:rFonts w:eastAsia="仿宋_GB2312"/>
                <w:sz w:val="24"/>
              </w:rPr>
              <w:t>2021.8-2021.12</w:t>
            </w:r>
          </w:p>
        </w:tc>
        <w:tc>
          <w:tcPr>
            <w:tcW w:w="7092" w:type="dxa"/>
          </w:tcPr>
          <w:p>
            <w:pPr>
              <w:adjustRightInd w:val="0"/>
              <w:snapToGrid w:val="0"/>
              <w:spacing w:line="360" w:lineRule="auto"/>
              <w:ind w:right="393"/>
              <w:rPr>
                <w:rFonts w:eastAsia="仿宋_GB2312"/>
                <w:sz w:val="24"/>
              </w:rPr>
            </w:pPr>
            <w:r>
              <w:rPr>
                <w:rFonts w:eastAsia="仿宋_GB2312"/>
                <w:sz w:val="24"/>
              </w:rPr>
              <w:t>（1）项目调研、收集资料：对课题涉及的智能分布式FA及配电自动化终端即插即用和互操作技术发展、关键理论、技术展开调研、深入研究，了解国内外技术发展现状及技术发展趋势，编制调研报告；</w:t>
            </w:r>
          </w:p>
          <w:p>
            <w:pPr>
              <w:adjustRightInd w:val="0"/>
              <w:snapToGrid w:val="0"/>
              <w:spacing w:line="360" w:lineRule="auto"/>
              <w:ind w:right="393"/>
              <w:rPr>
                <w:rFonts w:eastAsia="仿宋_GB2312"/>
                <w:sz w:val="24"/>
              </w:rPr>
            </w:pPr>
            <w:r>
              <w:rPr>
                <w:rFonts w:eastAsia="仿宋_GB2312"/>
                <w:sz w:val="24"/>
              </w:rPr>
              <w:t>（2）编制课题总体实施方案，确定总体研究框架，指导课题的总体研究和开发，确定芯片总体技术指标。</w:t>
            </w:r>
          </w:p>
          <w:p>
            <w:pPr>
              <w:adjustRightInd w:val="0"/>
              <w:snapToGrid w:val="0"/>
              <w:spacing w:line="360" w:lineRule="auto"/>
              <w:ind w:right="249"/>
              <w:rPr>
                <w:rFonts w:eastAsia="仿宋_GB2312"/>
                <w:b/>
                <w:sz w:val="24"/>
              </w:rPr>
            </w:pPr>
            <w:r>
              <w:rPr>
                <w:rFonts w:eastAsia="仿宋_GB2312"/>
                <w:b/>
                <w:sz w:val="24"/>
              </w:rPr>
              <w:t>阶段性考核：</w:t>
            </w:r>
          </w:p>
          <w:p>
            <w:pPr>
              <w:adjustRightInd w:val="0"/>
              <w:snapToGrid w:val="0"/>
              <w:spacing w:line="360" w:lineRule="auto"/>
              <w:ind w:right="249"/>
              <w:rPr>
                <w:rFonts w:eastAsia="仿宋_GB2312"/>
                <w:sz w:val="24"/>
              </w:rPr>
            </w:pPr>
            <w:r>
              <w:rPr>
                <w:rFonts w:eastAsia="仿宋_GB2312"/>
                <w:sz w:val="24"/>
              </w:rPr>
              <w:t>（1）形成调研报告；</w:t>
            </w:r>
          </w:p>
          <w:p>
            <w:pPr>
              <w:adjustRightInd w:val="0"/>
              <w:snapToGrid w:val="0"/>
              <w:spacing w:line="360" w:lineRule="auto"/>
              <w:ind w:right="393"/>
              <w:rPr>
                <w:rFonts w:eastAsia="仿宋_GB2312"/>
                <w:sz w:val="24"/>
              </w:rPr>
            </w:pPr>
            <w:r>
              <w:rPr>
                <w:rFonts w:eastAsia="仿宋_GB2312"/>
                <w:sz w:val="24"/>
              </w:rPr>
              <w:t>（2）形成项目实施总体方案。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z w:val="24"/>
              </w:rPr>
            </w:pPr>
            <w:r>
              <w:rPr>
                <w:rFonts w:eastAsia="仿宋_GB2312"/>
                <w:sz w:val="24"/>
              </w:rPr>
              <w:t>2022.1-2022.3</w:t>
            </w:r>
          </w:p>
        </w:tc>
        <w:tc>
          <w:tcPr>
            <w:tcW w:w="7092" w:type="dxa"/>
          </w:tcPr>
          <w:p>
            <w:pPr>
              <w:adjustRightInd w:val="0"/>
              <w:snapToGrid w:val="0"/>
              <w:spacing w:line="360" w:lineRule="auto"/>
              <w:ind w:right="393"/>
              <w:rPr>
                <w:rFonts w:eastAsia="仿宋_GB2312"/>
                <w:sz w:val="24"/>
              </w:rPr>
            </w:pPr>
            <w:r>
              <w:rPr>
                <w:rFonts w:eastAsia="仿宋_GB2312"/>
                <w:sz w:val="24"/>
              </w:rPr>
              <w:t>（1）研究</w:t>
            </w:r>
            <w:r>
              <w:rPr>
                <w:rFonts w:eastAsia="仿宋_GB2312"/>
                <w:color w:val="000000" w:themeColor="text1"/>
                <w:sz w:val="24"/>
              </w:rPr>
              <w:t>在芯片层次实现的</w:t>
            </w:r>
            <w:r>
              <w:rPr>
                <w:rFonts w:eastAsia="仿宋_GB2312"/>
                <w:sz w:val="24"/>
              </w:rPr>
              <w:t>配电自动化终端建模方法及模型描述方法；</w:t>
            </w:r>
          </w:p>
          <w:p>
            <w:pPr>
              <w:adjustRightInd w:val="0"/>
              <w:snapToGrid w:val="0"/>
              <w:spacing w:line="360" w:lineRule="auto"/>
              <w:ind w:right="393"/>
              <w:rPr>
                <w:rFonts w:eastAsia="仿宋_GB2312"/>
                <w:sz w:val="24"/>
              </w:rPr>
            </w:pPr>
            <w:r>
              <w:rPr>
                <w:rFonts w:eastAsia="仿宋_GB2312"/>
                <w:sz w:val="24"/>
              </w:rPr>
              <w:t>（2）研究基于芯片层次配电网设备自描述的分布式数据交互技术；</w:t>
            </w:r>
          </w:p>
          <w:p>
            <w:pPr>
              <w:adjustRightInd w:val="0"/>
              <w:snapToGrid w:val="0"/>
              <w:spacing w:line="360" w:lineRule="auto"/>
              <w:ind w:right="393"/>
              <w:rPr>
                <w:rFonts w:eastAsia="仿宋_GB2312"/>
                <w:sz w:val="24"/>
              </w:rPr>
            </w:pPr>
            <w:r>
              <w:rPr>
                <w:rFonts w:eastAsia="仿宋_GB2312"/>
                <w:sz w:val="24"/>
              </w:rPr>
              <w:t>（3）研究智能分布式FA的故障的定位、隔离和供电恢复方法;</w:t>
            </w:r>
          </w:p>
          <w:p>
            <w:pPr>
              <w:adjustRightInd w:val="0"/>
              <w:snapToGrid w:val="0"/>
              <w:spacing w:line="360" w:lineRule="auto"/>
              <w:ind w:right="249"/>
              <w:rPr>
                <w:rFonts w:eastAsia="仿宋_GB2312"/>
                <w:b/>
                <w:sz w:val="24"/>
              </w:rPr>
            </w:pPr>
            <w:r>
              <w:rPr>
                <w:rFonts w:eastAsia="仿宋_GB2312"/>
                <w:b/>
                <w:sz w:val="24"/>
              </w:rPr>
              <w:t>阶段性考核：</w:t>
            </w:r>
          </w:p>
          <w:p>
            <w:pPr>
              <w:adjustRightInd w:val="0"/>
              <w:snapToGrid w:val="0"/>
              <w:spacing w:line="360" w:lineRule="auto"/>
              <w:ind w:right="393" w:firstLine="240" w:firstLineChars="100"/>
              <w:rPr>
                <w:rFonts w:eastAsia="仿宋_GB2312"/>
                <w:sz w:val="24"/>
              </w:rPr>
            </w:pPr>
            <w:r>
              <w:rPr>
                <w:rFonts w:eastAsia="仿宋_GB2312"/>
                <w:sz w:val="24"/>
              </w:rPr>
              <w:t>提出配电自动化终端芯片层次设备建模与描述方法；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pacing w:val="20"/>
                <w:sz w:val="24"/>
              </w:rPr>
            </w:pPr>
            <w:r>
              <w:rPr>
                <w:rFonts w:eastAsia="仿宋_GB2312"/>
                <w:sz w:val="24"/>
              </w:rPr>
              <w:t>2022.4-2022.6</w:t>
            </w:r>
          </w:p>
        </w:tc>
        <w:tc>
          <w:tcPr>
            <w:tcW w:w="7092" w:type="dxa"/>
          </w:tcPr>
          <w:p>
            <w:pPr>
              <w:adjustRightInd w:val="0"/>
              <w:snapToGrid w:val="0"/>
              <w:spacing w:line="360" w:lineRule="auto"/>
              <w:ind w:right="393"/>
              <w:rPr>
                <w:rFonts w:eastAsia="仿宋_GB2312"/>
                <w:color w:val="000000" w:themeColor="text1"/>
                <w:sz w:val="24"/>
              </w:rPr>
            </w:pPr>
            <w:r>
              <w:rPr>
                <w:rFonts w:eastAsia="仿宋_GB2312"/>
                <w:color w:val="000000" w:themeColor="text1"/>
                <w:sz w:val="24"/>
              </w:rPr>
              <w:t>（1）研究在芯片层次实现的配电线路拓扑自组网技术及拓扑变化的感知方法与分析算法。</w:t>
            </w:r>
          </w:p>
          <w:p>
            <w:pPr>
              <w:adjustRightInd w:val="0"/>
              <w:snapToGrid w:val="0"/>
              <w:spacing w:line="360" w:lineRule="auto"/>
              <w:ind w:right="393"/>
              <w:rPr>
                <w:rFonts w:eastAsia="仿宋_GB2312"/>
                <w:color w:val="000000" w:themeColor="text1"/>
                <w:sz w:val="24"/>
              </w:rPr>
            </w:pPr>
            <w:r>
              <w:rPr>
                <w:rFonts w:eastAsia="仿宋_GB2312"/>
                <w:color w:val="000000" w:themeColor="text1"/>
                <w:sz w:val="24"/>
              </w:rPr>
              <w:t>（2）研究在芯片层次实现的智能分布式FA 的算法及其在配电终端实现技术。</w:t>
            </w:r>
          </w:p>
          <w:p>
            <w:pPr>
              <w:adjustRightInd w:val="0"/>
              <w:snapToGrid w:val="0"/>
              <w:spacing w:line="360" w:lineRule="auto"/>
              <w:ind w:right="249"/>
              <w:rPr>
                <w:rFonts w:eastAsia="仿宋_GB2312"/>
                <w:b/>
                <w:sz w:val="24"/>
              </w:rPr>
            </w:pPr>
            <w:r>
              <w:rPr>
                <w:rFonts w:eastAsia="仿宋_GB2312"/>
                <w:b/>
                <w:sz w:val="24"/>
              </w:rPr>
              <w:t>阶段性考核：</w:t>
            </w:r>
          </w:p>
          <w:p>
            <w:pPr>
              <w:adjustRightInd w:val="0"/>
              <w:snapToGrid w:val="0"/>
              <w:spacing w:line="360" w:lineRule="auto"/>
              <w:ind w:right="393"/>
              <w:rPr>
                <w:rFonts w:eastAsia="仿宋_GB2312"/>
                <w:sz w:val="24"/>
              </w:rPr>
            </w:pPr>
            <w:r>
              <w:rPr>
                <w:rFonts w:eastAsia="仿宋_GB2312"/>
                <w:sz w:val="24"/>
              </w:rPr>
              <w:t>1）申请发明专利1项；</w:t>
            </w:r>
          </w:p>
          <w:p>
            <w:pPr>
              <w:adjustRightInd w:val="0"/>
              <w:snapToGrid w:val="0"/>
              <w:spacing w:line="360" w:lineRule="auto"/>
              <w:ind w:right="393"/>
              <w:rPr>
                <w:rFonts w:eastAsia="仿宋_GB2312"/>
                <w:sz w:val="24"/>
              </w:rPr>
            </w:pPr>
            <w:r>
              <w:rPr>
                <w:rFonts w:eastAsia="仿宋_GB2312"/>
                <w:sz w:val="24"/>
              </w:rPr>
              <w:t>（2）发表论文1篇。</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pacing w:val="20"/>
                <w:sz w:val="24"/>
              </w:rPr>
            </w:pPr>
            <w:r>
              <w:rPr>
                <w:rFonts w:eastAsia="仿宋_GB2312"/>
                <w:sz w:val="24"/>
              </w:rPr>
              <w:t>2022.7-2022.9</w:t>
            </w:r>
          </w:p>
        </w:tc>
        <w:tc>
          <w:tcPr>
            <w:tcW w:w="7092" w:type="dxa"/>
          </w:tcPr>
          <w:p>
            <w:pPr>
              <w:autoSpaceDE w:val="0"/>
              <w:autoSpaceDN w:val="0"/>
              <w:adjustRightInd w:val="0"/>
              <w:spacing w:line="360" w:lineRule="auto"/>
              <w:jc w:val="left"/>
              <w:rPr>
                <w:rFonts w:eastAsia="仿宋_GB2312"/>
                <w:color w:val="000000" w:themeColor="text1"/>
                <w:sz w:val="24"/>
              </w:rPr>
            </w:pPr>
            <w:r>
              <w:rPr>
                <w:rFonts w:eastAsia="仿宋_GB2312"/>
                <w:sz w:val="24"/>
              </w:rPr>
              <w:t>（1）</w:t>
            </w:r>
            <w:r>
              <w:rPr>
                <w:rFonts w:eastAsia="仿宋_GB2312"/>
                <w:color w:val="000000" w:themeColor="text1"/>
                <w:sz w:val="24"/>
              </w:rPr>
              <w:t>研究在芯片层次实现的配电终端自动识别、即插即用和远程维护技术；</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（2）研究在芯片层次实现的智能分布式FA 与配电主站的交互机理。</w:t>
            </w:r>
          </w:p>
          <w:p>
            <w:pPr>
              <w:adjustRightInd w:val="0"/>
              <w:snapToGrid w:val="0"/>
              <w:spacing w:line="360" w:lineRule="auto"/>
              <w:ind w:right="249"/>
              <w:rPr>
                <w:rFonts w:eastAsia="仿宋_GB2312"/>
                <w:b/>
                <w:sz w:val="24"/>
              </w:rPr>
            </w:pPr>
            <w:r>
              <w:rPr>
                <w:rFonts w:eastAsia="仿宋_GB2312"/>
                <w:b/>
                <w:sz w:val="24"/>
              </w:rPr>
              <w:t>阶段性考核：</w:t>
            </w:r>
          </w:p>
          <w:p>
            <w:pPr>
              <w:adjustRightInd w:val="0"/>
              <w:snapToGrid w:val="0"/>
              <w:spacing w:line="360" w:lineRule="auto"/>
              <w:ind w:right="393"/>
              <w:rPr>
                <w:rFonts w:eastAsia="仿宋_GB2312"/>
                <w:sz w:val="24"/>
              </w:rPr>
            </w:pPr>
            <w:r>
              <w:rPr>
                <w:rFonts w:eastAsia="仿宋_GB2312"/>
                <w:sz w:val="24"/>
              </w:rPr>
              <w:t>（1）形成支持自描述、自动识别、即插即用互操作功能等的配电终端设计方案；形成具备智能分布式FA功能的配电终端设计方案。</w:t>
            </w:r>
          </w:p>
          <w:p>
            <w:pPr>
              <w:adjustRightInd w:val="0"/>
              <w:snapToGrid w:val="0"/>
              <w:spacing w:line="360" w:lineRule="auto"/>
              <w:ind w:right="393"/>
              <w:rPr>
                <w:rFonts w:eastAsia="仿宋_GB2312"/>
                <w:sz w:val="24"/>
              </w:rPr>
            </w:pPr>
            <w:r>
              <w:rPr>
                <w:rFonts w:eastAsia="仿宋_GB2312"/>
                <w:sz w:val="24"/>
              </w:rPr>
              <w:t>（2）申请发明专利1项；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pacing w:val="20"/>
                <w:sz w:val="24"/>
              </w:rPr>
            </w:pPr>
            <w:r>
              <w:rPr>
                <w:rFonts w:eastAsia="仿宋_GB2312"/>
                <w:sz w:val="24"/>
              </w:rPr>
              <w:t>2022.10-2022.12</w:t>
            </w:r>
          </w:p>
        </w:tc>
        <w:tc>
          <w:tcPr>
            <w:tcW w:w="7092" w:type="dxa"/>
          </w:tcPr>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（1）在国产芯片上实现配电自动化终端的自描述功能；</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（2）研究基于组态技术的配电终端灵活配置方法；</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（3）研究基于协作化智能感知技术的配电终端行为模型框架。</w:t>
            </w:r>
          </w:p>
          <w:p>
            <w:pPr>
              <w:adjustRightInd w:val="0"/>
              <w:snapToGrid w:val="0"/>
              <w:spacing w:line="360" w:lineRule="auto"/>
              <w:ind w:right="249"/>
              <w:rPr>
                <w:rFonts w:eastAsia="仿宋_GB2312"/>
                <w:b/>
                <w:sz w:val="24"/>
              </w:rPr>
            </w:pPr>
            <w:r>
              <w:rPr>
                <w:rFonts w:eastAsia="仿宋_GB2312"/>
                <w:b/>
                <w:sz w:val="24"/>
              </w:rPr>
              <w:t>阶段性考核：</w:t>
            </w:r>
          </w:p>
          <w:p>
            <w:pPr>
              <w:autoSpaceDE w:val="0"/>
              <w:autoSpaceDN w:val="0"/>
              <w:adjustRightInd w:val="0"/>
              <w:spacing w:line="360" w:lineRule="auto"/>
              <w:jc w:val="left"/>
              <w:rPr>
                <w:rFonts w:eastAsia="仿宋_GB2312"/>
                <w:b/>
                <w:sz w:val="24"/>
              </w:rPr>
            </w:pPr>
            <w:r>
              <w:rPr>
                <w:rFonts w:eastAsia="仿宋_GB2312"/>
                <w:color w:val="000000" w:themeColor="text1"/>
                <w:sz w:val="24"/>
              </w:rPr>
              <w:t>（1）提出芯片层次设备自描述和文件设计方法、形成芯片层次通信规约设计方案；</w:t>
            </w:r>
          </w:p>
          <w:p>
            <w:pPr>
              <w:adjustRightInd w:val="0"/>
              <w:snapToGrid w:val="0"/>
              <w:spacing w:line="360" w:lineRule="auto"/>
              <w:ind w:right="393"/>
              <w:rPr>
                <w:rFonts w:eastAsia="仿宋_GB2312"/>
                <w:sz w:val="24"/>
              </w:rPr>
            </w:pPr>
            <w:r>
              <w:rPr>
                <w:rFonts w:eastAsia="仿宋_GB2312"/>
                <w:sz w:val="24"/>
              </w:rPr>
              <w:t>（2）申请发明专利1项；</w:t>
            </w:r>
          </w:p>
          <w:p>
            <w:pPr>
              <w:autoSpaceDE w:val="0"/>
              <w:autoSpaceDN w:val="0"/>
              <w:adjustRightInd w:val="0"/>
              <w:spacing w:line="360" w:lineRule="auto"/>
              <w:jc w:val="left"/>
              <w:rPr>
                <w:rFonts w:eastAsia="仿宋_GB2312"/>
                <w:color w:val="000000" w:themeColor="text1"/>
                <w:sz w:val="24"/>
              </w:rPr>
            </w:pPr>
            <w:r>
              <w:rPr>
                <w:rFonts w:eastAsia="仿宋_GB2312"/>
                <w:sz w:val="24"/>
              </w:rPr>
              <w:t>（3）发表论文1篇。</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pacing w:val="20"/>
                <w:sz w:val="24"/>
              </w:rPr>
            </w:pPr>
            <w:r>
              <w:rPr>
                <w:rFonts w:eastAsia="仿宋_GB2312"/>
                <w:sz w:val="24"/>
              </w:rPr>
              <w:t>2023.1-2023.3</w:t>
            </w:r>
          </w:p>
        </w:tc>
        <w:tc>
          <w:tcPr>
            <w:tcW w:w="7092" w:type="dxa"/>
          </w:tcPr>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（1）研究具备配电线路拓扑自组网能力的配电自动化终端实现技术；</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（2）研究配电网设备分布式智能系统芯片设计与实现</w:t>
            </w:r>
          </w:p>
          <w:p>
            <w:pPr>
              <w:autoSpaceDE w:val="0"/>
              <w:autoSpaceDN w:val="0"/>
              <w:adjustRightInd w:val="0"/>
              <w:spacing w:line="360" w:lineRule="auto"/>
              <w:jc w:val="left"/>
              <w:rPr>
                <w:rFonts w:eastAsia="仿宋_GB2312"/>
                <w:sz w:val="24"/>
              </w:rPr>
            </w:pPr>
            <w:r>
              <w:rPr>
                <w:rFonts w:eastAsia="仿宋_GB2312"/>
                <w:color w:val="000000" w:themeColor="text1"/>
                <w:sz w:val="24"/>
              </w:rPr>
              <w:t>（3）</w:t>
            </w:r>
            <w:r>
              <w:rPr>
                <w:rFonts w:eastAsia="仿宋_GB2312"/>
                <w:sz w:val="24"/>
              </w:rPr>
              <w:t>制具备自动识别、即插即用及智能分布式FA功能的智能配电终端；</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（4）研发基于组态技术的配电自动化终端配置工具。</w:t>
            </w:r>
          </w:p>
          <w:p>
            <w:pPr>
              <w:adjustRightInd w:val="0"/>
              <w:snapToGrid w:val="0"/>
              <w:spacing w:line="360" w:lineRule="auto"/>
              <w:ind w:right="249"/>
              <w:rPr>
                <w:rFonts w:eastAsia="仿宋_GB2312"/>
                <w:b/>
                <w:sz w:val="24"/>
              </w:rPr>
            </w:pPr>
            <w:r>
              <w:rPr>
                <w:rFonts w:eastAsia="仿宋_GB2312"/>
                <w:b/>
                <w:sz w:val="24"/>
              </w:rPr>
              <w:t>阶段性考核：</w:t>
            </w:r>
          </w:p>
          <w:p>
            <w:pPr>
              <w:adjustRightInd w:val="0"/>
              <w:snapToGrid w:val="0"/>
              <w:spacing w:line="360" w:lineRule="auto"/>
              <w:ind w:right="249"/>
              <w:rPr>
                <w:rFonts w:eastAsia="仿宋_GB2312"/>
                <w:b/>
                <w:sz w:val="24"/>
              </w:rPr>
            </w:pPr>
            <w:r>
              <w:rPr>
                <w:rFonts w:eastAsia="仿宋_GB2312"/>
                <w:color w:val="000000" w:themeColor="text1"/>
                <w:sz w:val="24"/>
              </w:rPr>
              <w:t>（1）《</w:t>
            </w:r>
            <w:r>
              <w:rPr>
                <w:rFonts w:eastAsia="仿宋_GB2312"/>
                <w:sz w:val="24"/>
              </w:rPr>
              <w:t>基于自描述的配电终端即插即用技术研究报告》；</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（2）</w:t>
            </w:r>
            <w:r>
              <w:rPr>
                <w:rFonts w:eastAsia="仿宋_GB2312"/>
                <w:sz w:val="24"/>
              </w:rPr>
              <w:t>《智能分布式FA与主站交互技术研究报告》；</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（3）研发出基于组态技术的配电自动化终端配置工具；</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（4）</w:t>
            </w:r>
            <w:r>
              <w:rPr>
                <w:rFonts w:eastAsia="仿宋_GB2312"/>
                <w:sz w:val="24"/>
              </w:rPr>
              <w:t>研发出</w:t>
            </w:r>
            <w:r>
              <w:rPr>
                <w:rFonts w:eastAsia="仿宋_GB2312"/>
                <w:color w:val="000000" w:themeColor="text1"/>
                <w:sz w:val="24"/>
              </w:rPr>
              <w:t>IEC 61850标准与IEC 61968标准模型映射转换模块；</w:t>
            </w:r>
          </w:p>
          <w:p>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（5）智能配电自动化终端样机；</w:t>
            </w:r>
          </w:p>
          <w:p>
            <w:pPr>
              <w:adjustRightInd w:val="0"/>
              <w:snapToGrid w:val="0"/>
              <w:spacing w:line="360" w:lineRule="auto"/>
              <w:ind w:right="393"/>
              <w:rPr>
                <w:rFonts w:eastAsia="仿宋_GB2312"/>
                <w:sz w:val="24"/>
              </w:rPr>
            </w:pPr>
            <w:r>
              <w:rPr>
                <w:rFonts w:eastAsia="仿宋_GB2312"/>
                <w:sz w:val="24"/>
              </w:rPr>
              <w:t>（6）申请实用新型专利1项；</w:t>
            </w:r>
          </w:p>
          <w:p>
            <w:pPr>
              <w:autoSpaceDE w:val="0"/>
              <w:autoSpaceDN w:val="0"/>
              <w:adjustRightInd w:val="0"/>
              <w:spacing w:line="360" w:lineRule="auto"/>
              <w:jc w:val="left"/>
              <w:rPr>
                <w:rFonts w:eastAsia="仿宋_GB2312"/>
                <w:sz w:val="24"/>
              </w:rPr>
            </w:pPr>
            <w:r>
              <w:rPr>
                <w:rFonts w:eastAsia="仿宋_GB2312"/>
                <w:sz w:val="24"/>
              </w:rPr>
              <w:t>（7）发表论文1篇。</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numPr>
                <w:ilvl w:val="0"/>
                <w:numId w:val="11"/>
              </w:numPr>
              <w:adjustRightInd w:val="0"/>
              <w:snapToGrid w:val="0"/>
              <w:spacing w:line="360" w:lineRule="auto"/>
              <w:jc w:val="right"/>
              <w:rPr>
                <w:rFonts w:eastAsia="仿宋_GB2312"/>
                <w:sz w:val="24"/>
              </w:rPr>
            </w:pPr>
          </w:p>
        </w:tc>
        <w:tc>
          <w:tcPr>
            <w:tcW w:w="1701" w:type="dxa"/>
          </w:tcPr>
          <w:p>
            <w:pPr>
              <w:adjustRightInd w:val="0"/>
              <w:snapToGrid w:val="0"/>
              <w:spacing w:line="360" w:lineRule="auto"/>
              <w:rPr>
                <w:rFonts w:eastAsia="仿宋_GB2312"/>
                <w:spacing w:val="20"/>
                <w:sz w:val="24"/>
              </w:rPr>
            </w:pPr>
            <w:r>
              <w:rPr>
                <w:rFonts w:eastAsia="仿宋_GB2312"/>
                <w:sz w:val="24"/>
              </w:rPr>
              <w:t>2023.4-2023.6</w:t>
            </w:r>
          </w:p>
        </w:tc>
        <w:tc>
          <w:tcPr>
            <w:tcW w:w="7092" w:type="dxa"/>
          </w:tcPr>
          <w:p>
            <w:pPr>
              <w:pStyle w:val="23"/>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w:t>
            </w:r>
            <w:r>
              <w:rPr>
                <w:rFonts w:ascii="Times New Roman" w:hAnsi="Times New Roman" w:eastAsia="仿宋_GB2312"/>
                <w:color w:val="000000" w:themeColor="text1"/>
                <w:sz w:val="24"/>
                <w:szCs w:val="24"/>
              </w:rPr>
              <w:t>1）</w:t>
            </w:r>
            <w:r>
              <w:rPr>
                <w:rFonts w:ascii="Times New Roman" w:hAnsi="Times New Roman" w:eastAsia="仿宋_GB2312"/>
                <w:sz w:val="24"/>
                <w:szCs w:val="24"/>
              </w:rPr>
              <w:t>完成样机的调试及测试，并在江苏省电力公司范围内开展示范应用。（2）准备项目验收材料，对各类软件、装置、论文、专利、报告进行完善。</w:t>
            </w:r>
          </w:p>
          <w:p>
            <w:pPr>
              <w:adjustRightInd w:val="0"/>
              <w:snapToGrid w:val="0"/>
              <w:spacing w:line="360" w:lineRule="auto"/>
              <w:ind w:right="393"/>
              <w:rPr>
                <w:rFonts w:eastAsia="仿宋_GB2312"/>
                <w:sz w:val="24"/>
              </w:rPr>
            </w:pPr>
          </w:p>
          <w:p>
            <w:pPr>
              <w:adjustRightInd w:val="0"/>
              <w:snapToGrid w:val="0"/>
              <w:spacing w:line="360" w:lineRule="auto"/>
              <w:ind w:right="249"/>
              <w:rPr>
                <w:rFonts w:eastAsia="仿宋_GB2312"/>
                <w:b/>
                <w:sz w:val="24"/>
              </w:rPr>
            </w:pPr>
            <w:r>
              <w:rPr>
                <w:rFonts w:eastAsia="仿宋_GB2312"/>
                <w:b/>
                <w:sz w:val="24"/>
              </w:rPr>
              <w:t>阶段性考核：</w:t>
            </w:r>
          </w:p>
          <w:p>
            <w:pPr>
              <w:autoSpaceDE w:val="0"/>
              <w:autoSpaceDN w:val="0"/>
              <w:adjustRightInd w:val="0"/>
              <w:spacing w:line="360" w:lineRule="auto"/>
              <w:jc w:val="left"/>
              <w:rPr>
                <w:rFonts w:eastAsia="仿宋_GB2312"/>
                <w:sz w:val="24"/>
              </w:rPr>
            </w:pPr>
            <w:r>
              <w:rPr>
                <w:rFonts w:eastAsia="仿宋_GB2312"/>
                <w:color w:val="000000" w:themeColor="text1"/>
                <w:sz w:val="24"/>
              </w:rPr>
              <w:t>（1）</w:t>
            </w:r>
            <w:r>
              <w:rPr>
                <w:rFonts w:eastAsia="仿宋_GB2312"/>
                <w:sz w:val="24"/>
              </w:rPr>
              <w:t>《基于智能分布式FA的配电线路自组网技术研究报告》；</w:t>
            </w:r>
          </w:p>
          <w:p>
            <w:pPr>
              <w:autoSpaceDE w:val="0"/>
              <w:autoSpaceDN w:val="0"/>
              <w:adjustRightInd w:val="0"/>
              <w:spacing w:line="360" w:lineRule="auto"/>
              <w:jc w:val="left"/>
              <w:rPr>
                <w:rFonts w:eastAsia="仿宋_GB2312"/>
                <w:sz w:val="24"/>
              </w:rPr>
            </w:pPr>
            <w:r>
              <w:rPr>
                <w:rFonts w:eastAsia="仿宋_GB2312"/>
                <w:sz w:val="24"/>
              </w:rPr>
              <w:t>（2）申请发明专利1项，实用新型专利1项。</w:t>
            </w:r>
          </w:p>
          <w:p>
            <w:pPr>
              <w:autoSpaceDE w:val="0"/>
              <w:autoSpaceDN w:val="0"/>
              <w:adjustRightInd w:val="0"/>
              <w:spacing w:line="360" w:lineRule="auto"/>
              <w:jc w:val="left"/>
              <w:rPr>
                <w:rFonts w:eastAsia="仿宋_GB2312"/>
                <w:sz w:val="24"/>
              </w:rPr>
            </w:pPr>
            <w:r>
              <w:rPr>
                <w:rFonts w:eastAsia="仿宋_GB2312"/>
                <w:sz w:val="24"/>
              </w:rPr>
              <w:t>（3）提交项目验收系列支撑材料。</w:t>
            </w:r>
          </w:p>
        </w:tc>
      </w:tr>
    </w:tbl>
    <w:p>
      <w:pPr>
        <w:adjustRightInd w:val="0"/>
        <w:snapToGrid w:val="0"/>
        <w:spacing w:line="360" w:lineRule="auto"/>
        <w:outlineLvl w:val="0"/>
        <w:rPr>
          <w:rFonts w:eastAsia="仿宋_GB2312"/>
          <w:b/>
          <w:sz w:val="24"/>
        </w:rPr>
      </w:pPr>
      <w:r>
        <w:rPr>
          <w:rFonts w:eastAsia="仿宋_GB2312"/>
          <w:sz w:val="24"/>
        </w:rPr>
        <w:br w:type="page"/>
      </w:r>
      <w:r>
        <w:rPr>
          <w:rFonts w:eastAsia="仿宋_GB2312"/>
          <w:b/>
          <w:sz w:val="24"/>
        </w:rPr>
        <w:t>八、项目经费预算　　　　　　　　　</w:t>
      </w:r>
    </w:p>
    <w:p>
      <w:pPr>
        <w:jc w:val="center"/>
        <w:rPr>
          <w:rFonts w:eastAsia="仿宋_GB2312"/>
          <w:bCs/>
          <w:kern w:val="0"/>
          <w:sz w:val="24"/>
        </w:rPr>
      </w:pPr>
      <w:r>
        <w:rPr>
          <w:rFonts w:eastAsia="仿宋_GB2312"/>
          <w:bCs/>
          <w:kern w:val="0"/>
          <w:sz w:val="24"/>
        </w:rPr>
        <w:t>表8.1 项目经费预算总表</w:t>
      </w:r>
    </w:p>
    <w:p>
      <w:pPr>
        <w:pStyle w:val="23"/>
        <w:adjustRightInd w:val="0"/>
        <w:snapToGrid w:val="0"/>
        <w:spacing w:line="360" w:lineRule="auto"/>
        <w:ind w:left="480" w:firstLine="1928" w:firstLineChars="800"/>
        <w:rPr>
          <w:rFonts w:ascii="Times New Roman" w:hAnsi="Times New Roman" w:eastAsia="仿宋_GB2312"/>
          <w:b/>
          <w:sz w:val="24"/>
          <w:szCs w:val="24"/>
        </w:rPr>
      </w:pPr>
      <w:r>
        <w:rPr>
          <w:rFonts w:ascii="Times New Roman" w:hAnsi="Times New Roman" w:eastAsia="仿宋_GB2312"/>
          <w:b/>
          <w:sz w:val="24"/>
          <w:szCs w:val="24"/>
        </w:rPr>
        <w:t>　　　　　　　　　　　单位：万元</w:t>
      </w:r>
    </w:p>
    <w:tbl>
      <w:tblPr>
        <w:tblStyle w:val="16"/>
        <w:tblW w:w="9049" w:type="dxa"/>
        <w:tblInd w:w="89" w:type="dxa"/>
        <w:tblLayout w:type="fixed"/>
        <w:tblCellMar>
          <w:top w:w="0" w:type="dxa"/>
          <w:left w:w="108" w:type="dxa"/>
          <w:bottom w:w="0" w:type="dxa"/>
          <w:right w:w="108" w:type="dxa"/>
        </w:tblCellMar>
      </w:tblPr>
      <w:tblGrid>
        <w:gridCol w:w="3563"/>
        <w:gridCol w:w="1559"/>
        <w:gridCol w:w="1418"/>
        <w:gridCol w:w="1417"/>
        <w:gridCol w:w="1092"/>
      </w:tblGrid>
      <w:tr>
        <w:tblPrEx>
          <w:tblCellMar>
            <w:top w:w="0" w:type="dxa"/>
            <w:left w:w="108" w:type="dxa"/>
            <w:bottom w:w="0" w:type="dxa"/>
            <w:right w:w="108" w:type="dxa"/>
          </w:tblCellMar>
        </w:tblPrEx>
        <w:trPr>
          <w:trHeight w:val="397" w:hRule="exact"/>
        </w:trPr>
        <w:tc>
          <w:tcPr>
            <w:tcW w:w="356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科目名称</w:t>
            </w:r>
          </w:p>
        </w:tc>
        <w:tc>
          <w:tcPr>
            <w:tcW w:w="1559"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预算金额</w:t>
            </w:r>
          </w:p>
        </w:tc>
        <w:tc>
          <w:tcPr>
            <w:tcW w:w="1418"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甲方拨款</w:t>
            </w:r>
          </w:p>
        </w:tc>
        <w:tc>
          <w:tcPr>
            <w:tcW w:w="1417"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乙方自筹</w:t>
            </w:r>
          </w:p>
        </w:tc>
        <w:tc>
          <w:tcPr>
            <w:tcW w:w="1092"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备注</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b/>
                <w:bCs/>
                <w:kern w:val="0"/>
                <w:sz w:val="24"/>
              </w:rPr>
            </w:pPr>
            <w:r>
              <w:rPr>
                <w:rFonts w:eastAsia="仿宋_GB2312"/>
                <w:b/>
                <w:bCs/>
                <w:kern w:val="0"/>
                <w:sz w:val="24"/>
              </w:rPr>
              <w:t>（一）直接费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159</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159</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1.人工费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82</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82</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(1)专职研究人员费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70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70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(2)临时性研究人员费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12</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12</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2.设备使用费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(1)现有仪器设备使用费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(2)现有软件使用费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left"/>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3.业务费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57</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57</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(1)材料费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27</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27</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left"/>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(2)资料费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(3)印刷出版费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(4)专利与知识产权事务费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6</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6</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(5)会议费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5</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5</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(6)差旅费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15</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15</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(7)培训费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4.场地使用费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4</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4</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(1)场地物业费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(2)场地使用租金</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4</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4</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5.专家咨询费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6</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6</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b/>
                <w:bCs/>
                <w:kern w:val="0"/>
                <w:sz w:val="24"/>
              </w:rPr>
            </w:pPr>
            <w:r>
              <w:rPr>
                <w:rFonts w:eastAsia="仿宋_GB2312"/>
                <w:b/>
                <w:bCs/>
                <w:kern w:val="0"/>
                <w:sz w:val="24"/>
              </w:rPr>
              <w:t>（二）间接费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25</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25</w:t>
            </w:r>
          </w:p>
        </w:tc>
        <w:tc>
          <w:tcPr>
            <w:tcW w:w="1417" w:type="dxa"/>
            <w:tcBorders>
              <w:top w:val="nil"/>
              <w:left w:val="nil"/>
              <w:bottom w:val="single" w:color="auto" w:sz="4" w:space="0"/>
              <w:right w:val="single" w:color="auto" w:sz="4" w:space="0"/>
            </w:tcBorders>
            <w:shd w:val="clear" w:color="auto" w:fill="auto"/>
            <w:vAlign w:val="center"/>
          </w:tcPr>
          <w:p>
            <w:pPr>
              <w:widowControl/>
              <w:jc w:val="center"/>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center"/>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b/>
                <w:bCs/>
                <w:kern w:val="0"/>
                <w:sz w:val="24"/>
              </w:rPr>
            </w:pPr>
            <w:r>
              <w:rPr>
                <w:rFonts w:eastAsia="仿宋_GB2312"/>
                <w:b/>
                <w:bCs/>
                <w:kern w:val="0"/>
                <w:sz w:val="24"/>
              </w:rPr>
              <w:t>（三）外委支出</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1.外委研究支出</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left"/>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2.仪器设备租赁费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kern w:val="0"/>
                <w:sz w:val="24"/>
              </w:rPr>
            </w:pPr>
            <w:r>
              <w:rPr>
                <w:rFonts w:eastAsia="仿宋_GB2312"/>
                <w:kern w:val="0"/>
                <w:sz w:val="24"/>
              </w:rPr>
              <w:t>3.外协测试试验与加工费</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10</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left"/>
              <w:rPr>
                <w:rFonts w:eastAsia="仿宋_GB2312"/>
                <w:kern w:val="0"/>
                <w:sz w:val="24"/>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rPr>
                <w:rFonts w:eastAsia="仿宋_GB2312"/>
                <w:b/>
                <w:bCs/>
                <w:kern w:val="0"/>
                <w:sz w:val="24"/>
              </w:rPr>
            </w:pPr>
            <w:r>
              <w:rPr>
                <w:rFonts w:eastAsia="仿宋_GB2312"/>
                <w:b/>
                <w:bCs/>
                <w:kern w:val="0"/>
                <w:sz w:val="24"/>
              </w:rPr>
              <w:t>（四）税金</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16</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16</w:t>
            </w:r>
          </w:p>
        </w:tc>
        <w:tc>
          <w:tcPr>
            <w:tcW w:w="1417"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ind w:firstLine="480" w:firstLineChars="200"/>
              <w:jc w:val="left"/>
              <w:rPr>
                <w:rFonts w:eastAsia="仿宋_GB2312"/>
                <w:kern w:val="0"/>
                <w:sz w:val="24"/>
              </w:rPr>
            </w:pPr>
            <w:r>
              <w:rPr>
                <w:rFonts w:eastAsia="仿宋_GB2312"/>
                <w:kern w:val="0"/>
                <w:sz w:val="24"/>
              </w:rPr>
              <w:t>　</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合计</w:t>
            </w:r>
          </w:p>
        </w:tc>
        <w:tc>
          <w:tcPr>
            <w:tcW w:w="1559"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200</w:t>
            </w:r>
          </w:p>
        </w:tc>
        <w:tc>
          <w:tcPr>
            <w:tcW w:w="1418" w:type="dxa"/>
            <w:tcBorders>
              <w:top w:val="nil"/>
              <w:left w:val="nil"/>
              <w:bottom w:val="single" w:color="auto" w:sz="4" w:space="0"/>
              <w:right w:val="single" w:color="auto" w:sz="4" w:space="0"/>
            </w:tcBorders>
            <w:shd w:val="clear" w:color="auto" w:fill="auto"/>
            <w:vAlign w:val="center"/>
          </w:tcPr>
          <w:p>
            <w:pPr>
              <w:ind w:firstLine="480" w:firstLineChars="200"/>
              <w:rPr>
                <w:rFonts w:eastAsia="仿宋_GB2312"/>
                <w:color w:val="000000"/>
                <w:sz w:val="24"/>
              </w:rPr>
            </w:pPr>
            <w:r>
              <w:rPr>
                <w:rFonts w:eastAsia="仿宋_GB2312"/>
                <w:color w:val="000000"/>
                <w:sz w:val="24"/>
              </w:rPr>
              <w:t>200</w:t>
            </w:r>
          </w:p>
        </w:tc>
        <w:tc>
          <w:tcPr>
            <w:tcW w:w="1417" w:type="dxa"/>
            <w:tcBorders>
              <w:top w:val="nil"/>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　</w:t>
            </w:r>
          </w:p>
        </w:tc>
        <w:tc>
          <w:tcPr>
            <w:tcW w:w="1092" w:type="dxa"/>
            <w:tcBorders>
              <w:top w:val="nil"/>
              <w:left w:val="nil"/>
              <w:bottom w:val="single" w:color="auto" w:sz="4" w:space="0"/>
              <w:right w:val="single" w:color="auto" w:sz="4" w:space="0"/>
            </w:tcBorders>
            <w:shd w:val="clear" w:color="auto" w:fill="auto"/>
            <w:vAlign w:val="center"/>
          </w:tcPr>
          <w:p>
            <w:pPr>
              <w:widowControl/>
              <w:jc w:val="center"/>
              <w:rPr>
                <w:rFonts w:eastAsia="仿宋_GB2312"/>
                <w:b/>
                <w:bCs/>
                <w:kern w:val="0"/>
                <w:sz w:val="24"/>
              </w:rPr>
            </w:pPr>
            <w:r>
              <w:rPr>
                <w:rFonts w:eastAsia="仿宋_GB2312"/>
                <w:b/>
                <w:bCs/>
                <w:kern w:val="0"/>
                <w:sz w:val="24"/>
              </w:rPr>
              <w:t>　</w:t>
            </w:r>
          </w:p>
        </w:tc>
      </w:tr>
    </w:tbl>
    <w:p>
      <w:pPr>
        <w:adjustRightInd w:val="0"/>
        <w:snapToGrid w:val="0"/>
        <w:spacing w:line="360" w:lineRule="auto"/>
        <w:rPr>
          <w:rFonts w:eastAsia="仿宋_GB2312"/>
          <w:b/>
          <w:spacing w:val="20"/>
          <w:sz w:val="24"/>
        </w:rPr>
      </w:pPr>
    </w:p>
    <w:p>
      <w:pPr>
        <w:adjustRightInd w:val="0"/>
        <w:snapToGrid w:val="0"/>
        <w:spacing w:line="360" w:lineRule="auto"/>
        <w:rPr>
          <w:rFonts w:eastAsia="仿宋_GB2312"/>
          <w:b/>
          <w:spacing w:val="20"/>
          <w:sz w:val="24"/>
        </w:rPr>
      </w:pPr>
    </w:p>
    <w:p>
      <w:pPr>
        <w:adjustRightInd w:val="0"/>
        <w:snapToGrid w:val="0"/>
        <w:spacing w:line="360" w:lineRule="auto"/>
        <w:rPr>
          <w:rFonts w:eastAsia="仿宋_GB2312"/>
          <w:b/>
          <w:spacing w:val="20"/>
          <w:sz w:val="24"/>
        </w:rPr>
      </w:pPr>
    </w:p>
    <w:p>
      <w:pPr>
        <w:adjustRightInd w:val="0"/>
        <w:snapToGrid w:val="0"/>
        <w:spacing w:line="360" w:lineRule="auto"/>
        <w:rPr>
          <w:rFonts w:eastAsia="仿宋"/>
        </w:rPr>
      </w:pPr>
    </w:p>
    <w:p>
      <w:pPr>
        <w:widowControl/>
        <w:jc w:val="left"/>
        <w:rPr>
          <w:rFonts w:eastAsia="仿宋"/>
          <w:b/>
          <w:sz w:val="30"/>
          <w:szCs w:val="22"/>
        </w:rPr>
      </w:pPr>
      <w:r>
        <w:rPr>
          <w:rFonts w:eastAsia="仿宋"/>
          <w:b/>
          <w:sz w:val="30"/>
        </w:rPr>
        <w:br w:type="page"/>
      </w:r>
      <w:r>
        <w:rPr>
          <w:rFonts w:eastAsia="仿宋"/>
          <w:b/>
          <w:sz w:val="30"/>
        </w:rPr>
        <w:drawing>
          <wp:inline distT="0" distB="0" distL="0" distR="0">
            <wp:extent cx="5549900" cy="7561580"/>
            <wp:effectExtent l="19050" t="0" r="0" b="0"/>
            <wp:docPr id="11" name="图片 11" descr="H:\2020年日常事务\20200717-关于发布 2020 年公司科技项目（第二批）申报指南和组织开展申报工作的通知\南京-申请单位领导审查意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2020年日常事务\20200717-关于发布 2020 年公司科技项目（第二批）申报指南和组织开展申报工作的通知\南京-申请单位领导审查意见.jpg"/>
                    <pic:cNvPicPr>
                      <a:picLocks noChangeAspect="1" noChangeArrowheads="1"/>
                    </pic:cNvPicPr>
                  </pic:nvPicPr>
                  <pic:blipFill>
                    <a:blip r:embed="rId17"/>
                    <a:srcRect l="11851" t="6503" r="8896" b="17152"/>
                    <a:stretch>
                      <a:fillRect/>
                    </a:stretch>
                  </pic:blipFill>
                  <pic:spPr>
                    <a:xfrm>
                      <a:off x="0" y="0"/>
                      <a:ext cx="5550916" cy="7562903"/>
                    </a:xfrm>
                    <a:prstGeom prst="rect">
                      <a:avLst/>
                    </a:prstGeom>
                    <a:noFill/>
                    <a:ln w="9525">
                      <a:noFill/>
                      <a:miter lim="800000"/>
                      <a:headEnd/>
                      <a:tailEnd/>
                    </a:ln>
                  </pic:spPr>
                </pic:pic>
              </a:graphicData>
            </a:graphic>
          </wp:inline>
        </w:drawing>
      </w:r>
    </w:p>
    <w:p>
      <w:pPr>
        <w:widowControl/>
        <w:jc w:val="left"/>
        <w:rPr>
          <w:rFonts w:eastAsia="仿宋"/>
          <w:b/>
          <w:sz w:val="30"/>
        </w:rPr>
        <w:sectPr>
          <w:footerReference r:id="rId4" w:type="default"/>
          <w:pgSz w:w="11906" w:h="16838"/>
          <w:pgMar w:top="1440" w:right="1800" w:bottom="1440" w:left="1800" w:header="851" w:footer="992" w:gutter="0"/>
          <w:pgNumType w:start="1"/>
          <w:cols w:space="425" w:num="1"/>
          <w:docGrid w:type="lines" w:linePitch="312" w:charSpace="0"/>
        </w:sectPr>
      </w:pPr>
      <w:r>
        <w:rPr>
          <w:rFonts w:eastAsia="仿宋"/>
          <w:b/>
          <w:sz w:val="30"/>
        </w:rPr>
        <w:br w:type="page"/>
      </w:r>
    </w:p>
    <w:p>
      <w:pPr>
        <w:adjustRightInd w:val="0"/>
        <w:snapToGrid w:val="0"/>
        <w:rPr>
          <w:rFonts w:ascii="仿宋_GB2312" w:hAnsi="华文仿宋" w:eastAsia="仿宋_GB2312"/>
          <w:b/>
          <w:sz w:val="24"/>
        </w:rPr>
      </w:pPr>
      <w:bookmarkStart w:id="23" w:name="_Toc206571283"/>
      <w:bookmarkStart w:id="24" w:name="_Toc207442172"/>
      <w:r>
        <w:rPr>
          <w:rFonts w:hint="eastAsia" w:ascii="仿宋_GB2312" w:hAnsi="华文仿宋" w:eastAsia="仿宋_GB2312"/>
          <w:b/>
          <w:sz w:val="24"/>
        </w:rPr>
        <w:t>附件1 仪器、设备使用预算明细表</w:t>
      </w:r>
      <w:bookmarkEnd w:id="23"/>
      <w:bookmarkEnd w:id="24"/>
      <w:r>
        <w:rPr>
          <w:rFonts w:hint="eastAsia" w:ascii="仿宋_GB2312" w:hAnsi="华文仿宋" w:eastAsia="仿宋_GB2312"/>
          <w:b/>
          <w:sz w:val="24"/>
        </w:rPr>
        <w:t xml:space="preserve">（单价5万元以上）      </w:t>
      </w:r>
    </w:p>
    <w:p>
      <w:pPr>
        <w:adjustRightInd w:val="0"/>
        <w:snapToGrid w:val="0"/>
        <w:ind w:firstLine="482" w:firstLineChars="200"/>
        <w:rPr>
          <w:rFonts w:ascii="仿宋_GB2312" w:hAnsi="华文仿宋" w:eastAsia="仿宋_GB2312"/>
          <w:b/>
          <w:sz w:val="24"/>
        </w:rPr>
      </w:pPr>
      <w:r>
        <w:rPr>
          <w:rFonts w:hint="eastAsia" w:ascii="仿宋_GB2312" w:hAnsi="华文仿宋" w:eastAsia="仿宋_GB2312"/>
          <w:b/>
          <w:sz w:val="24"/>
        </w:rPr>
        <w:t xml:space="preserve">                                                                         单位：万元</w:t>
      </w:r>
      <w:bookmarkStart w:id="25" w:name="_Toc206571284"/>
      <w:bookmarkStart w:id="26" w:name="_Toc207442173"/>
    </w:p>
    <w:tbl>
      <w:tblPr>
        <w:tblStyle w:val="16"/>
        <w:tblpPr w:leftFromText="180" w:rightFromText="180" w:vertAnchor="text" w:horzAnchor="margin" w:tblpY="12"/>
        <w:tblW w:w="14516" w:type="dxa"/>
        <w:tblInd w:w="0" w:type="dxa"/>
        <w:tblLayout w:type="fixed"/>
        <w:tblCellMar>
          <w:top w:w="0" w:type="dxa"/>
          <w:left w:w="108" w:type="dxa"/>
          <w:bottom w:w="0" w:type="dxa"/>
          <w:right w:w="108" w:type="dxa"/>
        </w:tblCellMar>
      </w:tblPr>
      <w:tblGrid>
        <w:gridCol w:w="1176"/>
        <w:gridCol w:w="1493"/>
        <w:gridCol w:w="1176"/>
        <w:gridCol w:w="1568"/>
        <w:gridCol w:w="1417"/>
        <w:gridCol w:w="1176"/>
        <w:gridCol w:w="1260"/>
        <w:gridCol w:w="1365"/>
        <w:gridCol w:w="1470"/>
        <w:gridCol w:w="1207"/>
        <w:gridCol w:w="1208"/>
      </w:tblGrid>
      <w:tr>
        <w:tblPrEx>
          <w:tblCellMar>
            <w:top w:w="0" w:type="dxa"/>
            <w:left w:w="108" w:type="dxa"/>
            <w:bottom w:w="0" w:type="dxa"/>
            <w:right w:w="108" w:type="dxa"/>
          </w:tblCellMar>
        </w:tblPrEx>
        <w:trPr>
          <w:trHeight w:val="600" w:hRule="atLeast"/>
        </w:trPr>
        <w:tc>
          <w:tcPr>
            <w:tcW w:w="1176"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序号</w:t>
            </w:r>
          </w:p>
        </w:tc>
        <w:tc>
          <w:tcPr>
            <w:tcW w:w="1493"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设备</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名称</w:t>
            </w:r>
          </w:p>
        </w:tc>
        <w:tc>
          <w:tcPr>
            <w:tcW w:w="1176"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设备</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型号</w:t>
            </w:r>
          </w:p>
        </w:tc>
        <w:tc>
          <w:tcPr>
            <w:tcW w:w="1568"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单　价</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(万元/台件)</w:t>
            </w:r>
          </w:p>
        </w:tc>
        <w:tc>
          <w:tcPr>
            <w:tcW w:w="1417"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数量（台件）</w:t>
            </w:r>
          </w:p>
        </w:tc>
        <w:tc>
          <w:tcPr>
            <w:tcW w:w="1176"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总价</w:t>
            </w:r>
          </w:p>
        </w:tc>
        <w:tc>
          <w:tcPr>
            <w:tcW w:w="126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生产国别与地区</w:t>
            </w:r>
          </w:p>
        </w:tc>
        <w:tc>
          <w:tcPr>
            <w:tcW w:w="136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隶属单位</w:t>
            </w:r>
          </w:p>
        </w:tc>
        <w:tc>
          <w:tcPr>
            <w:tcW w:w="147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设备状况及主要性能指标</w:t>
            </w:r>
          </w:p>
        </w:tc>
        <w:tc>
          <w:tcPr>
            <w:tcW w:w="1207"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购置时间</w:t>
            </w:r>
          </w:p>
        </w:tc>
        <w:tc>
          <w:tcPr>
            <w:tcW w:w="1208"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使用费计取单价</w:t>
            </w:r>
          </w:p>
        </w:tc>
      </w:tr>
      <w:tr>
        <w:tblPrEx>
          <w:tblCellMar>
            <w:top w:w="0" w:type="dxa"/>
            <w:left w:w="108" w:type="dxa"/>
            <w:bottom w:w="0" w:type="dxa"/>
            <w:right w:w="108" w:type="dxa"/>
          </w:tblCellMar>
        </w:tblPrEx>
        <w:trPr>
          <w:trHeight w:val="735" w:hRule="atLeast"/>
        </w:trPr>
        <w:tc>
          <w:tcPr>
            <w:tcW w:w="1176"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93"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r>
              <w:rPr>
                <w:rFonts w:hint="eastAsia" w:ascii="仿宋_GB2312" w:hAnsi="华文仿宋" w:eastAsia="仿宋_GB2312"/>
                <w:sz w:val="24"/>
              </w:rPr>
              <w:t>无</w:t>
            </w: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735" w:hRule="atLeast"/>
        </w:trPr>
        <w:tc>
          <w:tcPr>
            <w:tcW w:w="1176"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93"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735" w:hRule="atLeast"/>
        </w:trPr>
        <w:tc>
          <w:tcPr>
            <w:tcW w:w="1176"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93"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735" w:hRule="atLeast"/>
        </w:trPr>
        <w:tc>
          <w:tcPr>
            <w:tcW w:w="1176"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b/>
                <w:sz w:val="24"/>
              </w:rPr>
            </w:pPr>
          </w:p>
        </w:tc>
        <w:tc>
          <w:tcPr>
            <w:tcW w:w="149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b/>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735" w:hRule="atLeast"/>
        </w:trPr>
        <w:tc>
          <w:tcPr>
            <w:tcW w:w="1176"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b/>
                <w:sz w:val="24"/>
              </w:rPr>
            </w:pPr>
          </w:p>
        </w:tc>
        <w:tc>
          <w:tcPr>
            <w:tcW w:w="149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b/>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930" w:hRule="atLeast"/>
        </w:trPr>
        <w:tc>
          <w:tcPr>
            <w:tcW w:w="2669" w:type="dxa"/>
            <w:gridSpan w:val="2"/>
            <w:tcBorders>
              <w:top w:val="single" w:color="auto" w:sz="4" w:space="0"/>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b/>
                <w:sz w:val="24"/>
              </w:rPr>
            </w:pPr>
            <w:r>
              <w:rPr>
                <w:rFonts w:hint="eastAsia" w:ascii="仿宋_GB2312" w:hAnsi="华文仿宋" w:eastAsia="仿宋_GB2312"/>
                <w:b/>
                <w:sz w:val="24"/>
              </w:rPr>
              <w:t>累计</w:t>
            </w: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568"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17"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76"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6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36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207" w:type="dxa"/>
            <w:tcBorders>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c>
          <w:tcPr>
            <w:tcW w:w="1208" w:type="dxa"/>
            <w:tcBorders>
              <w:left w:val="nil"/>
              <w:bottom w:val="single" w:color="auto" w:sz="4" w:space="0"/>
              <w:right w:val="single" w:color="auto" w:sz="4" w:space="0"/>
            </w:tcBorders>
            <w:shd w:val="clear" w:color="auto" w:fill="auto"/>
            <w:vAlign w:val="center"/>
          </w:tcPr>
          <w:p>
            <w:pPr>
              <w:adjustRightInd w:val="0"/>
              <w:snapToGrid w:val="0"/>
              <w:rPr>
                <w:rFonts w:ascii="仿宋_GB2312" w:hAnsi="华文仿宋" w:eastAsia="仿宋_GB2312"/>
                <w:sz w:val="24"/>
              </w:rPr>
            </w:pPr>
          </w:p>
        </w:tc>
      </w:tr>
    </w:tbl>
    <w:p>
      <w:pPr>
        <w:adjustRightInd w:val="0"/>
        <w:snapToGrid w:val="0"/>
        <w:ind w:firstLine="482" w:firstLineChars="200"/>
        <w:rPr>
          <w:rFonts w:ascii="仿宋_GB2312" w:hAnsi="华文仿宋" w:eastAsia="仿宋_GB2312"/>
          <w:b/>
          <w:sz w:val="24"/>
        </w:rPr>
        <w:sectPr>
          <w:headerReference r:id="rId5" w:type="default"/>
          <w:pgSz w:w="16840" w:h="11907" w:orient="landscape"/>
          <w:pgMar w:top="1287" w:right="1264" w:bottom="1797" w:left="1440" w:header="851" w:footer="992" w:gutter="284"/>
          <w:cols w:space="425" w:num="1"/>
          <w:docGrid w:linePitch="312" w:charSpace="0"/>
        </w:sectPr>
      </w:pPr>
    </w:p>
    <w:p>
      <w:pPr>
        <w:adjustRightInd w:val="0"/>
        <w:snapToGrid w:val="0"/>
        <w:rPr>
          <w:rFonts w:ascii="仿宋_GB2312" w:hAnsi="华文仿宋" w:eastAsia="仿宋_GB2312"/>
          <w:b/>
          <w:sz w:val="24"/>
        </w:rPr>
      </w:pPr>
      <w:r>
        <w:rPr>
          <w:rFonts w:hint="eastAsia" w:ascii="仿宋_GB2312" w:hAnsi="华文仿宋" w:eastAsia="仿宋_GB2312"/>
          <w:b/>
          <w:sz w:val="24"/>
        </w:rPr>
        <w:t>附件2</w:t>
      </w:r>
      <w:bookmarkEnd w:id="25"/>
      <w:bookmarkEnd w:id="26"/>
      <w:bookmarkStart w:id="27" w:name="_Toc206571285"/>
      <w:bookmarkEnd w:id="27"/>
      <w:bookmarkStart w:id="28" w:name="_Toc207442174"/>
      <w:bookmarkEnd w:id="28"/>
      <w:bookmarkStart w:id="29" w:name="_Toc207442175"/>
      <w:bookmarkStart w:id="30" w:name="_Toc206571286"/>
      <w:r>
        <w:rPr>
          <w:rFonts w:hint="eastAsia" w:ascii="仿宋_GB2312" w:hAnsi="华文仿宋" w:eastAsia="仿宋_GB2312"/>
          <w:b/>
          <w:sz w:val="24"/>
        </w:rPr>
        <w:t>材料费预算明细表</w:t>
      </w:r>
      <w:bookmarkEnd w:id="29"/>
      <w:bookmarkEnd w:id="30"/>
      <w:r>
        <w:rPr>
          <w:rFonts w:hint="eastAsia" w:ascii="仿宋_GB2312" w:hAnsi="华文仿宋" w:eastAsia="仿宋_GB2312"/>
          <w:b/>
          <w:sz w:val="24"/>
        </w:rPr>
        <w:t>（总价5万元以上的材料）</w:t>
      </w:r>
    </w:p>
    <w:p>
      <w:pPr>
        <w:adjustRightInd w:val="0"/>
        <w:snapToGrid w:val="0"/>
        <w:ind w:firstLine="482" w:firstLineChars="200"/>
        <w:rPr>
          <w:rFonts w:ascii="仿宋_GB2312" w:hAnsi="华文仿宋" w:eastAsia="仿宋_GB2312"/>
          <w:b/>
          <w:sz w:val="24"/>
        </w:rPr>
      </w:pPr>
      <w:r>
        <w:rPr>
          <w:rFonts w:hint="eastAsia" w:ascii="仿宋_GB2312" w:hAnsi="华文仿宋" w:eastAsia="仿宋_GB2312"/>
          <w:b/>
          <w:sz w:val="24"/>
        </w:rPr>
        <w:t xml:space="preserve">                                                                     单位：万元</w:t>
      </w:r>
    </w:p>
    <w:tbl>
      <w:tblPr>
        <w:tblStyle w:val="16"/>
        <w:tblW w:w="13250" w:type="dxa"/>
        <w:tblInd w:w="0" w:type="dxa"/>
        <w:tblLayout w:type="fixed"/>
        <w:tblCellMar>
          <w:top w:w="0" w:type="dxa"/>
          <w:left w:w="108" w:type="dxa"/>
          <w:bottom w:w="0" w:type="dxa"/>
          <w:right w:w="108" w:type="dxa"/>
        </w:tblCellMar>
      </w:tblPr>
      <w:tblGrid>
        <w:gridCol w:w="860"/>
        <w:gridCol w:w="1575"/>
        <w:gridCol w:w="2310"/>
        <w:gridCol w:w="1680"/>
        <w:gridCol w:w="2625"/>
        <w:gridCol w:w="1995"/>
        <w:gridCol w:w="2205"/>
      </w:tblGrid>
      <w:tr>
        <w:tblPrEx>
          <w:tblCellMar>
            <w:top w:w="0" w:type="dxa"/>
            <w:left w:w="108" w:type="dxa"/>
            <w:bottom w:w="0" w:type="dxa"/>
            <w:right w:w="108" w:type="dxa"/>
          </w:tblCellMar>
        </w:tblPrEx>
        <w:trPr>
          <w:trHeight w:val="812" w:hRule="atLeast"/>
        </w:trPr>
        <w:tc>
          <w:tcPr>
            <w:tcW w:w="860"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序号</w:t>
            </w:r>
          </w:p>
        </w:tc>
        <w:tc>
          <w:tcPr>
            <w:tcW w:w="157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材料名称</w:t>
            </w:r>
          </w:p>
        </w:tc>
        <w:tc>
          <w:tcPr>
            <w:tcW w:w="2310"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规格或型号</w:t>
            </w:r>
          </w:p>
        </w:tc>
        <w:tc>
          <w:tcPr>
            <w:tcW w:w="168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计量单位</w:t>
            </w:r>
          </w:p>
        </w:tc>
        <w:tc>
          <w:tcPr>
            <w:tcW w:w="2625" w:type="dxa"/>
            <w:tcBorders>
              <w:top w:val="single" w:color="auto" w:sz="4" w:space="0"/>
              <w:left w:val="single" w:color="auto" w:sz="4" w:space="0"/>
              <w:bottom w:val="single" w:color="auto" w:sz="4" w:space="0"/>
              <w:right w:val="single" w:color="auto" w:sz="4" w:space="0"/>
            </w:tcBorders>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单 价</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（万元/单位数量）</w:t>
            </w:r>
          </w:p>
        </w:tc>
        <w:tc>
          <w:tcPr>
            <w:tcW w:w="19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材料费用</w:t>
            </w:r>
          </w:p>
        </w:tc>
        <w:tc>
          <w:tcPr>
            <w:tcW w:w="220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经费列支</w:t>
            </w:r>
          </w:p>
        </w:tc>
      </w:tr>
      <w:tr>
        <w:tblPrEx>
          <w:tblCellMar>
            <w:top w:w="0" w:type="dxa"/>
            <w:left w:w="108" w:type="dxa"/>
            <w:bottom w:w="0" w:type="dxa"/>
            <w:right w:w="108" w:type="dxa"/>
          </w:tblCellMar>
        </w:tblPrEx>
        <w:trPr>
          <w:trHeight w:val="585" w:hRule="atLeast"/>
        </w:trPr>
        <w:tc>
          <w:tcPr>
            <w:tcW w:w="860" w:type="dxa"/>
            <w:tcBorders>
              <w:top w:val="nil"/>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57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r>
              <w:rPr>
                <w:rFonts w:hint="eastAsia" w:ascii="仿宋_GB2312" w:hAnsi="华文仿宋" w:eastAsia="仿宋_GB2312"/>
                <w:sz w:val="24"/>
              </w:rPr>
              <w:t>无</w:t>
            </w: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262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99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860" w:type="dxa"/>
            <w:tcBorders>
              <w:top w:val="nil"/>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57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262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99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860" w:type="dxa"/>
            <w:tcBorders>
              <w:top w:val="nil"/>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57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262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99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860" w:type="dxa"/>
            <w:tcBorders>
              <w:top w:val="nil"/>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57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262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99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860" w:type="dxa"/>
            <w:tcBorders>
              <w:top w:val="nil"/>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57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262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99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243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b/>
                <w:sz w:val="24"/>
              </w:rPr>
            </w:pPr>
            <w:r>
              <w:rPr>
                <w:rFonts w:hint="eastAsia" w:ascii="仿宋_GB2312" w:hAnsi="华文仿宋" w:eastAsia="仿宋_GB2312"/>
                <w:b/>
                <w:sz w:val="24"/>
              </w:rPr>
              <w:t>总价5万元以上材料合计</w:t>
            </w: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625"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19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243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b/>
                <w:sz w:val="24"/>
              </w:rPr>
            </w:pPr>
            <w:r>
              <w:rPr>
                <w:rFonts w:hint="eastAsia" w:ascii="仿宋_GB2312" w:hAnsi="华文仿宋" w:eastAsia="仿宋_GB2312"/>
                <w:b/>
                <w:sz w:val="24"/>
              </w:rPr>
              <w:t>其他材料</w:t>
            </w: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625"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19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r>
        <w:tblPrEx>
          <w:tblCellMar>
            <w:top w:w="0" w:type="dxa"/>
            <w:left w:w="108" w:type="dxa"/>
            <w:bottom w:w="0" w:type="dxa"/>
            <w:right w:w="108" w:type="dxa"/>
          </w:tblCellMar>
        </w:tblPrEx>
        <w:trPr>
          <w:trHeight w:val="585" w:hRule="atLeast"/>
        </w:trPr>
        <w:tc>
          <w:tcPr>
            <w:tcW w:w="243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b/>
                <w:sz w:val="24"/>
              </w:rPr>
            </w:pPr>
            <w:r>
              <w:rPr>
                <w:rFonts w:hint="eastAsia" w:ascii="仿宋_GB2312" w:hAnsi="华文仿宋" w:eastAsia="仿宋_GB2312"/>
                <w:b/>
                <w:sz w:val="24"/>
              </w:rPr>
              <w:t>累 计</w:t>
            </w:r>
          </w:p>
        </w:tc>
        <w:tc>
          <w:tcPr>
            <w:tcW w:w="231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168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625" w:type="dxa"/>
            <w:tcBorders>
              <w:top w:val="single" w:color="auto" w:sz="4" w:space="0"/>
              <w:left w:val="nil"/>
              <w:bottom w:val="single" w:color="auto" w:sz="4" w:space="0"/>
              <w:right w:val="single" w:color="auto" w:sz="4" w:space="0"/>
            </w:tcBorders>
          </w:tcPr>
          <w:p>
            <w:pPr>
              <w:adjustRightInd w:val="0"/>
              <w:snapToGrid w:val="0"/>
              <w:jc w:val="center"/>
              <w:rPr>
                <w:rFonts w:ascii="仿宋_GB2312" w:hAnsi="华文仿宋" w:eastAsia="仿宋_GB2312"/>
                <w:sz w:val="24"/>
              </w:rPr>
            </w:pPr>
          </w:p>
        </w:tc>
        <w:tc>
          <w:tcPr>
            <w:tcW w:w="199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c>
          <w:tcPr>
            <w:tcW w:w="220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p>
        </w:tc>
      </w:tr>
    </w:tbl>
    <w:p>
      <w:pPr>
        <w:adjustRightInd w:val="0"/>
        <w:snapToGrid w:val="0"/>
        <w:ind w:firstLine="480" w:firstLineChars="200"/>
        <w:rPr>
          <w:rFonts w:ascii="仿宋_GB2312" w:hAnsi="华文仿宋" w:eastAsia="仿宋_GB2312"/>
          <w:sz w:val="24"/>
        </w:rPr>
      </w:pPr>
      <w:r>
        <w:rPr>
          <w:rFonts w:hint="eastAsia" w:ascii="仿宋_GB2312" w:hAnsi="华文仿宋" w:eastAsia="仿宋_GB2312"/>
          <w:sz w:val="24"/>
        </w:rPr>
        <w:t>注：表中应包括：材料原价、供销部门手续费、包装费、运杂费、采购及保管费等内容。</w:t>
      </w:r>
    </w:p>
    <w:p>
      <w:pPr>
        <w:adjustRightInd w:val="0"/>
        <w:snapToGrid w:val="0"/>
        <w:rPr>
          <w:rFonts w:ascii="仿宋_GB2312" w:hAnsi="华文仿宋" w:eastAsia="仿宋_GB2312"/>
          <w:b/>
          <w:sz w:val="24"/>
        </w:rPr>
      </w:pPr>
      <w:bookmarkStart w:id="31" w:name="_Toc206571287"/>
      <w:bookmarkStart w:id="32" w:name="_Toc207442176"/>
      <w:r>
        <w:rPr>
          <w:rFonts w:hint="eastAsia" w:ascii="仿宋_GB2312" w:hAnsi="华文仿宋" w:eastAsia="仿宋_GB2312"/>
          <w:b/>
          <w:sz w:val="24"/>
        </w:rPr>
        <w:br w:type="page"/>
      </w:r>
      <w:r>
        <w:rPr>
          <w:rFonts w:hint="eastAsia" w:ascii="仿宋_GB2312" w:hAnsi="华文仿宋" w:eastAsia="仿宋_GB2312"/>
          <w:b/>
          <w:sz w:val="24"/>
        </w:rPr>
        <w:t>附件3外委研究支出预算明细表</w:t>
      </w:r>
      <w:bookmarkEnd w:id="31"/>
      <w:bookmarkEnd w:id="32"/>
      <w:r>
        <w:rPr>
          <w:rFonts w:hint="eastAsia" w:ascii="仿宋_GB2312" w:hAnsi="华文仿宋" w:eastAsia="仿宋_GB2312"/>
          <w:b/>
          <w:sz w:val="24"/>
        </w:rPr>
        <w:t xml:space="preserve">                                           单位：万元</w:t>
      </w:r>
    </w:p>
    <w:tbl>
      <w:tblPr>
        <w:tblStyle w:val="16"/>
        <w:tblW w:w="13980" w:type="dxa"/>
        <w:tblInd w:w="93" w:type="dxa"/>
        <w:tblLayout w:type="fixed"/>
        <w:tblCellMar>
          <w:top w:w="0" w:type="dxa"/>
          <w:left w:w="108" w:type="dxa"/>
          <w:bottom w:w="0" w:type="dxa"/>
          <w:right w:w="108" w:type="dxa"/>
        </w:tblCellMar>
      </w:tblPr>
      <w:tblGrid>
        <w:gridCol w:w="900"/>
        <w:gridCol w:w="3105"/>
        <w:gridCol w:w="3150"/>
        <w:gridCol w:w="3675"/>
        <w:gridCol w:w="3150"/>
      </w:tblGrid>
      <w:tr>
        <w:tblPrEx>
          <w:tblCellMar>
            <w:top w:w="0" w:type="dxa"/>
            <w:left w:w="108" w:type="dxa"/>
            <w:bottom w:w="0" w:type="dxa"/>
            <w:right w:w="108" w:type="dxa"/>
          </w:tblCellMar>
        </w:tblPrEx>
        <w:trPr>
          <w:trHeight w:val="616" w:hRule="atLeast"/>
        </w:trPr>
        <w:tc>
          <w:tcPr>
            <w:tcW w:w="900"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序号</w:t>
            </w:r>
          </w:p>
        </w:tc>
        <w:tc>
          <w:tcPr>
            <w:tcW w:w="310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协作研究任务名称</w:t>
            </w:r>
          </w:p>
        </w:tc>
        <w:tc>
          <w:tcPr>
            <w:tcW w:w="315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协作研究任务内容</w:t>
            </w:r>
          </w:p>
        </w:tc>
        <w:tc>
          <w:tcPr>
            <w:tcW w:w="367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协作研究任务承担单位</w:t>
            </w:r>
          </w:p>
        </w:tc>
        <w:tc>
          <w:tcPr>
            <w:tcW w:w="3150" w:type="dxa"/>
            <w:tcBorders>
              <w:top w:val="single" w:color="auto" w:sz="4" w:space="0"/>
              <w:left w:val="nil"/>
              <w:bottom w:val="single" w:color="auto" w:sz="4" w:space="0"/>
              <w:right w:val="single" w:color="auto" w:sz="4" w:space="0"/>
            </w:tcBorders>
            <w:vAlign w:val="center"/>
          </w:tcPr>
          <w:p>
            <w:pPr>
              <w:adjustRightInd w:val="0"/>
              <w:snapToGrid w:val="0"/>
              <w:ind w:firstLine="482" w:firstLineChars="200"/>
              <w:jc w:val="center"/>
              <w:rPr>
                <w:rFonts w:ascii="仿宋_GB2312" w:hAnsi="华文仿宋" w:eastAsia="仿宋_GB2312"/>
                <w:b/>
                <w:sz w:val="24"/>
              </w:rPr>
            </w:pPr>
            <w:r>
              <w:rPr>
                <w:rFonts w:hint="eastAsia" w:ascii="仿宋_GB2312" w:hAnsi="华文仿宋" w:eastAsia="仿宋_GB2312"/>
                <w:b/>
                <w:sz w:val="24"/>
              </w:rPr>
              <w:t>经费列支</w:t>
            </w:r>
          </w:p>
        </w:tc>
      </w:tr>
      <w:tr>
        <w:tblPrEx>
          <w:tblCellMar>
            <w:top w:w="0" w:type="dxa"/>
            <w:left w:w="108" w:type="dxa"/>
            <w:bottom w:w="0" w:type="dxa"/>
            <w:right w:w="108" w:type="dxa"/>
          </w:tblCellMar>
        </w:tblPrEx>
        <w:trPr>
          <w:trHeight w:val="540"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r>
              <w:rPr>
                <w:rFonts w:hint="eastAsia" w:ascii="仿宋_GB2312" w:hAnsi="华文仿宋" w:eastAsia="仿宋_GB2312"/>
                <w:sz w:val="24"/>
              </w:rPr>
              <w:t>无</w:t>
            </w: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615"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608"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615"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608" w:hRule="atLeast"/>
        </w:trPr>
        <w:tc>
          <w:tcPr>
            <w:tcW w:w="900"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0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67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86" w:hRule="atLeast"/>
        </w:trPr>
        <w:tc>
          <w:tcPr>
            <w:tcW w:w="10830" w:type="dxa"/>
            <w:gridSpan w:val="4"/>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sz w:val="24"/>
              </w:rPr>
            </w:pPr>
            <w:r>
              <w:rPr>
                <w:rFonts w:hint="eastAsia" w:ascii="仿宋_GB2312" w:hAnsi="华文仿宋" w:eastAsia="仿宋_GB2312"/>
                <w:sz w:val="24"/>
              </w:rPr>
              <w:t>累 计</w:t>
            </w:r>
          </w:p>
        </w:tc>
        <w:tc>
          <w:tcPr>
            <w:tcW w:w="315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bl>
    <w:p>
      <w:pPr>
        <w:adjustRightInd w:val="0"/>
        <w:snapToGrid w:val="0"/>
        <w:rPr>
          <w:rFonts w:ascii="仿宋_GB2312" w:hAnsi="华文仿宋" w:eastAsia="仿宋_GB2312"/>
          <w:b/>
          <w:sz w:val="24"/>
        </w:rPr>
      </w:pPr>
      <w:bookmarkStart w:id="33" w:name="_Toc206571288"/>
      <w:bookmarkStart w:id="34" w:name="_Toc207442177"/>
      <w:r>
        <w:rPr>
          <w:rFonts w:hint="eastAsia" w:ascii="仿宋_GB2312" w:hAnsi="华文仿宋" w:eastAsia="仿宋_GB2312"/>
          <w:sz w:val="24"/>
        </w:rPr>
        <w:br w:type="page"/>
      </w:r>
      <w:r>
        <w:rPr>
          <w:rFonts w:hint="eastAsia" w:ascii="仿宋_GB2312" w:hAnsi="华文仿宋" w:eastAsia="仿宋_GB2312"/>
          <w:b/>
          <w:sz w:val="24"/>
        </w:rPr>
        <w:t>附件4 外协测试试验与加工费预算明细表</w:t>
      </w:r>
      <w:bookmarkEnd w:id="33"/>
      <w:bookmarkEnd w:id="34"/>
      <w:r>
        <w:rPr>
          <w:rFonts w:hint="eastAsia" w:ascii="仿宋_GB2312" w:hAnsi="华文仿宋" w:eastAsia="仿宋_GB2312"/>
          <w:b/>
          <w:sz w:val="24"/>
        </w:rPr>
        <w:t>（量大或价高的外协测试试验与加工项目）</w:t>
      </w:r>
    </w:p>
    <w:p>
      <w:pPr>
        <w:adjustRightInd w:val="0"/>
        <w:snapToGrid w:val="0"/>
        <w:ind w:firstLine="482" w:firstLineChars="200"/>
        <w:jc w:val="center"/>
        <w:rPr>
          <w:rFonts w:ascii="仿宋_GB2312" w:hAnsi="华文仿宋" w:eastAsia="仿宋_GB2312"/>
          <w:b/>
          <w:sz w:val="24"/>
        </w:rPr>
      </w:pPr>
      <w:r>
        <w:rPr>
          <w:rFonts w:hint="eastAsia" w:ascii="仿宋_GB2312" w:hAnsi="华文仿宋" w:eastAsia="仿宋_GB2312"/>
          <w:b/>
          <w:sz w:val="24"/>
        </w:rPr>
        <w:t xml:space="preserve">                                                              单位：万元</w:t>
      </w:r>
    </w:p>
    <w:tbl>
      <w:tblPr>
        <w:tblStyle w:val="16"/>
        <w:tblW w:w="13561" w:type="dxa"/>
        <w:tblInd w:w="88" w:type="dxa"/>
        <w:tblLayout w:type="fixed"/>
        <w:tblCellMar>
          <w:top w:w="0" w:type="dxa"/>
          <w:left w:w="108" w:type="dxa"/>
          <w:bottom w:w="0" w:type="dxa"/>
          <w:right w:w="108" w:type="dxa"/>
        </w:tblCellMar>
      </w:tblPr>
      <w:tblGrid>
        <w:gridCol w:w="755"/>
        <w:gridCol w:w="2940"/>
        <w:gridCol w:w="2625"/>
        <w:gridCol w:w="1470"/>
        <w:gridCol w:w="2310"/>
        <w:gridCol w:w="2310"/>
        <w:gridCol w:w="1151"/>
      </w:tblGrid>
      <w:tr>
        <w:tblPrEx>
          <w:tblCellMar>
            <w:top w:w="0" w:type="dxa"/>
            <w:left w:w="108" w:type="dxa"/>
            <w:bottom w:w="0" w:type="dxa"/>
            <w:right w:w="108" w:type="dxa"/>
          </w:tblCellMar>
        </w:tblPrEx>
        <w:trPr>
          <w:trHeight w:val="615" w:hRule="atLeast"/>
        </w:trPr>
        <w:tc>
          <w:tcPr>
            <w:tcW w:w="755" w:type="dxa"/>
            <w:tcBorders>
              <w:top w:val="single" w:color="auto" w:sz="4" w:space="0"/>
              <w:left w:val="single" w:color="auto" w:sz="4" w:space="0"/>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序号</w:t>
            </w:r>
          </w:p>
        </w:tc>
        <w:tc>
          <w:tcPr>
            <w:tcW w:w="294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外协测试试验与加工的内容</w:t>
            </w:r>
          </w:p>
        </w:tc>
        <w:tc>
          <w:tcPr>
            <w:tcW w:w="2625"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外协测试化验与加工单位</w:t>
            </w:r>
          </w:p>
        </w:tc>
        <w:tc>
          <w:tcPr>
            <w:tcW w:w="147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计量</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单位</w:t>
            </w:r>
          </w:p>
        </w:tc>
        <w:tc>
          <w:tcPr>
            <w:tcW w:w="231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单价（万元/单位数量）</w:t>
            </w:r>
          </w:p>
        </w:tc>
        <w:tc>
          <w:tcPr>
            <w:tcW w:w="2310"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外协测试化验与加工费用</w:t>
            </w:r>
          </w:p>
        </w:tc>
        <w:tc>
          <w:tcPr>
            <w:tcW w:w="1151" w:type="dxa"/>
            <w:tcBorders>
              <w:top w:val="single" w:color="auto" w:sz="4" w:space="0"/>
              <w:left w:val="nil"/>
              <w:bottom w:val="single" w:color="auto" w:sz="4" w:space="0"/>
              <w:right w:val="single" w:color="auto" w:sz="4" w:space="0"/>
            </w:tcBorders>
            <w:vAlign w:val="center"/>
          </w:tcPr>
          <w:p>
            <w:pPr>
              <w:adjustRightInd w:val="0"/>
              <w:snapToGrid w:val="0"/>
              <w:jc w:val="center"/>
              <w:rPr>
                <w:rFonts w:ascii="仿宋_GB2312" w:hAnsi="华文仿宋" w:eastAsia="仿宋_GB2312"/>
                <w:b/>
                <w:sz w:val="24"/>
              </w:rPr>
            </w:pPr>
            <w:r>
              <w:rPr>
                <w:rFonts w:hint="eastAsia" w:ascii="仿宋_GB2312" w:hAnsi="华文仿宋" w:eastAsia="仿宋_GB2312"/>
                <w:b/>
                <w:sz w:val="24"/>
              </w:rPr>
              <w:t>经费</w:t>
            </w:r>
          </w:p>
          <w:p>
            <w:pPr>
              <w:adjustRightInd w:val="0"/>
              <w:snapToGrid w:val="0"/>
              <w:jc w:val="center"/>
              <w:rPr>
                <w:rFonts w:ascii="仿宋_GB2312" w:hAnsi="华文仿宋" w:eastAsia="仿宋_GB2312"/>
                <w:b/>
                <w:sz w:val="24"/>
              </w:rPr>
            </w:pPr>
            <w:r>
              <w:rPr>
                <w:rFonts w:hint="eastAsia" w:ascii="仿宋_GB2312" w:hAnsi="华文仿宋" w:eastAsia="仿宋_GB2312"/>
                <w:b/>
                <w:sz w:val="24"/>
              </w:rPr>
              <w:t>列支</w:t>
            </w: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jc w:val="center"/>
              <w:rPr>
                <w:rFonts w:ascii="仿宋_GB2312" w:hAnsi="华文仿宋" w:eastAsia="仿宋_GB2312"/>
                <w:sz w:val="24"/>
              </w:rPr>
            </w:pPr>
            <w:r>
              <w:rPr>
                <w:rFonts w:hint="eastAsia" w:ascii="仿宋_GB2312" w:hAnsi="华文仿宋" w:eastAsia="仿宋_GB2312"/>
                <w:sz w:val="24"/>
              </w:rPr>
              <w:t>无</w:t>
            </w: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755" w:type="dxa"/>
            <w:tcBorders>
              <w:top w:val="nil"/>
              <w:left w:val="single" w:color="auto" w:sz="4" w:space="0"/>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94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369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sz w:val="24"/>
              </w:rPr>
            </w:pP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369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rPr>
                <w:rFonts w:ascii="仿宋_GB2312" w:hAnsi="华文仿宋" w:eastAsia="仿宋_GB2312"/>
                <w:b/>
                <w:sz w:val="24"/>
              </w:rPr>
            </w:pPr>
            <w:r>
              <w:rPr>
                <w:rFonts w:hint="eastAsia" w:ascii="仿宋_GB2312" w:hAnsi="华文仿宋" w:eastAsia="仿宋_GB2312"/>
                <w:b/>
                <w:sz w:val="24"/>
              </w:rPr>
              <w:t>其他外协测试化验与加工项目</w:t>
            </w: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r>
        <w:tblPrEx>
          <w:tblCellMar>
            <w:top w:w="0" w:type="dxa"/>
            <w:left w:w="108" w:type="dxa"/>
            <w:bottom w:w="0" w:type="dxa"/>
            <w:right w:w="108" w:type="dxa"/>
          </w:tblCellMar>
        </w:tblPrEx>
        <w:trPr>
          <w:trHeight w:val="540" w:hRule="atLeast"/>
        </w:trPr>
        <w:tc>
          <w:tcPr>
            <w:tcW w:w="3695" w:type="dxa"/>
            <w:gridSpan w:val="2"/>
            <w:tcBorders>
              <w:top w:val="single" w:color="auto" w:sz="4" w:space="0"/>
              <w:left w:val="single" w:color="auto" w:sz="4" w:space="0"/>
              <w:bottom w:val="single" w:color="auto" w:sz="4" w:space="0"/>
              <w:right w:val="single" w:color="000000" w:sz="4" w:space="0"/>
            </w:tcBorders>
            <w:vAlign w:val="center"/>
          </w:tcPr>
          <w:p>
            <w:pPr>
              <w:adjustRightInd w:val="0"/>
              <w:snapToGrid w:val="0"/>
              <w:ind w:firstLine="482" w:firstLineChars="200"/>
              <w:rPr>
                <w:rFonts w:ascii="仿宋_GB2312" w:hAnsi="华文仿宋" w:eastAsia="仿宋_GB2312"/>
                <w:b/>
                <w:sz w:val="24"/>
              </w:rPr>
            </w:pPr>
            <w:r>
              <w:rPr>
                <w:rFonts w:hint="eastAsia" w:ascii="仿宋_GB2312" w:hAnsi="华文仿宋" w:eastAsia="仿宋_GB2312"/>
                <w:b/>
                <w:sz w:val="24"/>
              </w:rPr>
              <w:t>累  计</w:t>
            </w:r>
          </w:p>
        </w:tc>
        <w:tc>
          <w:tcPr>
            <w:tcW w:w="2625"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47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2310"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c>
          <w:tcPr>
            <w:tcW w:w="1151" w:type="dxa"/>
            <w:tcBorders>
              <w:top w:val="nil"/>
              <w:left w:val="nil"/>
              <w:bottom w:val="single" w:color="auto" w:sz="4" w:space="0"/>
              <w:right w:val="single" w:color="auto" w:sz="4" w:space="0"/>
            </w:tcBorders>
            <w:vAlign w:val="center"/>
          </w:tcPr>
          <w:p>
            <w:pPr>
              <w:adjustRightInd w:val="0"/>
              <w:snapToGrid w:val="0"/>
              <w:rPr>
                <w:rFonts w:ascii="仿宋_GB2312" w:hAnsi="华文仿宋" w:eastAsia="仿宋_GB2312"/>
                <w:sz w:val="24"/>
              </w:rPr>
            </w:pPr>
          </w:p>
        </w:tc>
      </w:tr>
    </w:tbl>
    <w:p>
      <w:pPr>
        <w:widowControl/>
        <w:jc w:val="left"/>
        <w:rPr>
          <w:rFonts w:eastAsia="仿宋"/>
          <w:b/>
          <w:sz w:val="30"/>
        </w:rPr>
        <w:sectPr>
          <w:pgSz w:w="16838" w:h="11906" w:orient="landscape"/>
          <w:pgMar w:top="1800" w:right="1440" w:bottom="1800" w:left="1440" w:header="851" w:footer="992" w:gutter="0"/>
          <w:cols w:space="425" w:num="1"/>
          <w:docGrid w:type="lines" w:linePitch="312" w:charSpace="0"/>
        </w:sectPr>
      </w:pPr>
    </w:p>
    <w:p>
      <w:pPr>
        <w:jc w:val="left"/>
        <w:rPr>
          <w:rFonts w:eastAsia="黑体"/>
          <w:sz w:val="36"/>
          <w:szCs w:val="36"/>
        </w:rPr>
      </w:pPr>
      <w:r>
        <w:rPr>
          <w:rFonts w:eastAsia="黑体"/>
          <w:sz w:val="36"/>
          <w:szCs w:val="36"/>
        </w:rPr>
        <w:t>附录：</w:t>
      </w:r>
    </w:p>
    <w:p>
      <w:pPr>
        <w:jc w:val="center"/>
        <w:rPr>
          <w:rFonts w:eastAsia="黑体"/>
          <w:sz w:val="36"/>
          <w:szCs w:val="36"/>
        </w:rPr>
      </w:pPr>
      <w:r>
        <w:rPr>
          <w:rFonts w:eastAsia="黑体"/>
          <w:sz w:val="36"/>
          <w:szCs w:val="36"/>
        </w:rPr>
        <w:t>可研报告补充说明材料</w:t>
      </w:r>
    </w:p>
    <w:p>
      <w:pPr>
        <w:pStyle w:val="23"/>
        <w:numPr>
          <w:ilvl w:val="0"/>
          <w:numId w:val="12"/>
        </w:numPr>
        <w:spacing w:after="156"/>
        <w:ind w:firstLineChars="0"/>
        <w:rPr>
          <w:rFonts w:ascii="仿宋_GB2312" w:hAnsi="仿宋_GB2312" w:eastAsia="仿宋_GB2312"/>
          <w:b/>
          <w:sz w:val="32"/>
          <w:szCs w:val="32"/>
        </w:rPr>
      </w:pPr>
      <w:r>
        <w:rPr>
          <w:rFonts w:hint="eastAsia" w:ascii="仿宋_GB2312" w:hAnsi="仿宋_GB2312" w:eastAsia="仿宋_GB2312"/>
          <w:b/>
          <w:sz w:val="32"/>
          <w:szCs w:val="32"/>
        </w:rPr>
        <w:t>经费预算编制依据</w:t>
      </w:r>
    </w:p>
    <w:p>
      <w:pPr>
        <w:spacing w:line="360" w:lineRule="auto"/>
        <w:ind w:firstLine="560" w:firstLineChars="200"/>
        <w:rPr>
          <w:rFonts w:ascii="仿宋_GB2312" w:hAnsi="仿宋_GB2312" w:eastAsia="仿宋_GB2312"/>
          <w:sz w:val="28"/>
          <w:szCs w:val="28"/>
        </w:rPr>
      </w:pPr>
      <w:r>
        <w:rPr>
          <w:rFonts w:hint="eastAsia" w:ascii="仿宋_GB2312" w:hAnsi="仿宋_GB2312" w:eastAsia="仿宋_GB2312"/>
          <w:sz w:val="28"/>
          <w:szCs w:val="28"/>
        </w:rPr>
        <w:t>根据《国家电网公司科技项目预算编制实施细则》，编制项目经费预算，同时列出预算编制依据及说明，填写表1。</w:t>
      </w:r>
    </w:p>
    <w:p>
      <w:pPr>
        <w:pStyle w:val="23"/>
        <w:spacing w:after="156"/>
        <w:ind w:firstLine="0" w:firstLineChars="0"/>
        <w:jc w:val="center"/>
        <w:rPr>
          <w:rFonts w:ascii="仿宋_GB2312" w:hAnsi="仿宋_GB2312" w:eastAsia="仿宋_GB2312"/>
          <w:b/>
          <w:sz w:val="24"/>
          <w:szCs w:val="32"/>
        </w:rPr>
      </w:pPr>
      <w:r>
        <w:rPr>
          <w:rFonts w:hint="eastAsia" w:ascii="仿宋_GB2312" w:hAnsi="仿宋_GB2312" w:eastAsia="仿宋_GB2312"/>
          <w:b/>
          <w:sz w:val="24"/>
          <w:szCs w:val="32"/>
        </w:rPr>
        <w:t>表1：项目经费预算及依据表</w:t>
      </w:r>
    </w:p>
    <w:tbl>
      <w:tblPr>
        <w:tblStyle w:val="16"/>
        <w:tblW w:w="9049" w:type="dxa"/>
        <w:tblInd w:w="89" w:type="dxa"/>
        <w:tblLayout w:type="fixed"/>
        <w:tblCellMar>
          <w:top w:w="0" w:type="dxa"/>
          <w:left w:w="108" w:type="dxa"/>
          <w:bottom w:w="0" w:type="dxa"/>
          <w:right w:w="108" w:type="dxa"/>
        </w:tblCellMar>
      </w:tblPr>
      <w:tblGrid>
        <w:gridCol w:w="3563"/>
        <w:gridCol w:w="1276"/>
        <w:gridCol w:w="4210"/>
      </w:tblGrid>
      <w:tr>
        <w:tblPrEx>
          <w:tblCellMar>
            <w:top w:w="0" w:type="dxa"/>
            <w:left w:w="108" w:type="dxa"/>
            <w:bottom w:w="0" w:type="dxa"/>
            <w:right w:w="108" w:type="dxa"/>
          </w:tblCellMar>
        </w:tblPrEx>
        <w:trPr>
          <w:trHeight w:val="397" w:hRule="exact"/>
        </w:trPr>
        <w:tc>
          <w:tcPr>
            <w:tcW w:w="3563" w:type="dxa"/>
            <w:tcBorders>
              <w:top w:val="single" w:color="auto" w:sz="4" w:space="0"/>
              <w:left w:val="single" w:color="auto" w:sz="4" w:space="0"/>
              <w:bottom w:val="single" w:color="auto" w:sz="4" w:space="0"/>
              <w:right w:val="single" w:color="auto" w:sz="4" w:space="0"/>
            </w:tcBorders>
            <w:vAlign w:val="bottom"/>
          </w:tcPr>
          <w:p>
            <w:pPr>
              <w:widowControl/>
              <w:jc w:val="center"/>
              <w:rPr>
                <w:rFonts w:ascii="仿宋_GB2312" w:hAnsi="宋体" w:eastAsia="仿宋_GB2312" w:cs="宋体"/>
                <w:b/>
                <w:bCs/>
                <w:kern w:val="0"/>
                <w:szCs w:val="21"/>
              </w:rPr>
            </w:pPr>
            <w:r>
              <w:rPr>
                <w:rFonts w:hint="eastAsia" w:ascii="仿宋_GB2312" w:hAnsi="宋体" w:eastAsia="仿宋_GB2312" w:cs="宋体"/>
                <w:b/>
                <w:bCs/>
                <w:kern w:val="0"/>
                <w:szCs w:val="21"/>
              </w:rPr>
              <w:t>科目名称</w:t>
            </w:r>
          </w:p>
        </w:tc>
        <w:tc>
          <w:tcPr>
            <w:tcW w:w="1276" w:type="dxa"/>
            <w:tcBorders>
              <w:top w:val="single" w:color="auto" w:sz="4" w:space="0"/>
              <w:left w:val="nil"/>
              <w:bottom w:val="single" w:color="auto" w:sz="4" w:space="0"/>
              <w:right w:val="single" w:color="auto" w:sz="4" w:space="0"/>
            </w:tcBorders>
            <w:vAlign w:val="bottom"/>
          </w:tcPr>
          <w:p>
            <w:pPr>
              <w:widowControl/>
              <w:jc w:val="center"/>
              <w:rPr>
                <w:rFonts w:ascii="仿宋_GB2312" w:hAnsi="宋体" w:eastAsia="仿宋_GB2312" w:cs="宋体"/>
                <w:b/>
                <w:bCs/>
                <w:kern w:val="0"/>
                <w:szCs w:val="21"/>
              </w:rPr>
            </w:pPr>
            <w:r>
              <w:rPr>
                <w:rFonts w:hint="eastAsia" w:ascii="仿宋_GB2312" w:hAnsi="宋体" w:eastAsia="仿宋_GB2312" w:cs="宋体"/>
                <w:b/>
                <w:bCs/>
                <w:kern w:val="0"/>
                <w:szCs w:val="21"/>
              </w:rPr>
              <w:t>预算金额</w:t>
            </w:r>
          </w:p>
        </w:tc>
        <w:tc>
          <w:tcPr>
            <w:tcW w:w="4210" w:type="dxa"/>
            <w:tcBorders>
              <w:top w:val="single" w:color="auto" w:sz="4" w:space="0"/>
              <w:left w:val="nil"/>
              <w:bottom w:val="single" w:color="auto" w:sz="4" w:space="0"/>
              <w:right w:val="single" w:color="auto" w:sz="4" w:space="0"/>
            </w:tcBorders>
            <w:vAlign w:val="center"/>
          </w:tcPr>
          <w:p>
            <w:pPr>
              <w:widowControl/>
              <w:jc w:val="center"/>
              <w:rPr>
                <w:rFonts w:eastAsia="华文宋体"/>
                <w:b/>
                <w:bCs/>
                <w:color w:val="000000"/>
                <w:kern w:val="0"/>
                <w:szCs w:val="21"/>
              </w:rPr>
            </w:pPr>
            <w:r>
              <w:rPr>
                <w:rFonts w:hint="eastAsia" w:eastAsia="华文宋体"/>
                <w:b/>
                <w:bCs/>
                <w:color w:val="000000"/>
                <w:kern w:val="0"/>
                <w:szCs w:val="21"/>
              </w:rPr>
              <w:t>经费预算依据及说明</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b/>
                <w:bCs/>
                <w:color w:val="000000"/>
                <w:kern w:val="0"/>
                <w:szCs w:val="21"/>
              </w:rPr>
            </w:pPr>
            <w:r>
              <w:rPr>
                <w:rFonts w:hint="eastAsia" w:ascii="仿宋_GB2312" w:hAnsi="宋体" w:eastAsia="仿宋_GB2312" w:cs="宋体"/>
                <w:b/>
                <w:bCs/>
                <w:color w:val="000000"/>
                <w:kern w:val="0"/>
                <w:szCs w:val="21"/>
              </w:rPr>
              <w:t>（一）直接费</w:t>
            </w:r>
          </w:p>
        </w:tc>
        <w:tc>
          <w:tcPr>
            <w:tcW w:w="1276" w:type="dxa"/>
            <w:tcBorders>
              <w:top w:val="nil"/>
              <w:left w:val="nil"/>
              <w:bottom w:val="single" w:color="auto" w:sz="4" w:space="0"/>
              <w:right w:val="single" w:color="auto" w:sz="4" w:space="0"/>
            </w:tcBorders>
            <w:vAlign w:val="center"/>
          </w:tcPr>
          <w:p>
            <w:pPr>
              <w:widowControl/>
              <w:jc w:val="center"/>
              <w:rPr>
                <w:b/>
                <w:kern w:val="0"/>
                <w:szCs w:val="21"/>
              </w:rPr>
            </w:pPr>
            <w:r>
              <w:rPr>
                <w:b/>
                <w:bCs/>
                <w:color w:val="000000"/>
                <w:kern w:val="0"/>
                <w:szCs w:val="21"/>
              </w:rPr>
              <w:t>159</w:t>
            </w:r>
          </w:p>
        </w:tc>
        <w:tc>
          <w:tcPr>
            <w:tcW w:w="4210" w:type="dxa"/>
            <w:tcBorders>
              <w:top w:val="nil"/>
              <w:left w:val="nil"/>
              <w:bottom w:val="single" w:color="auto" w:sz="4" w:space="0"/>
              <w:right w:val="single" w:color="auto" w:sz="4" w:space="0"/>
            </w:tcBorders>
            <w:vAlign w:val="center"/>
          </w:tcPr>
          <w:p>
            <w:pPr>
              <w:widowControl/>
              <w:jc w:val="left"/>
              <w:rPr>
                <w:rFonts w:eastAsia="仿宋_GB2312"/>
                <w:b/>
                <w:bCs/>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1.人工费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b/>
                <w:bCs/>
                <w:color w:val="000000"/>
                <w:kern w:val="0"/>
                <w:szCs w:val="21"/>
              </w:rPr>
              <w:t>82</w:t>
            </w:r>
          </w:p>
        </w:tc>
        <w:tc>
          <w:tcPr>
            <w:tcW w:w="4210" w:type="dxa"/>
            <w:tcBorders>
              <w:top w:val="nil"/>
              <w:left w:val="nil"/>
              <w:bottom w:val="single" w:color="auto" w:sz="4" w:space="0"/>
              <w:right w:val="single" w:color="auto" w:sz="4" w:space="0"/>
            </w:tcBorders>
            <w:vAlign w:val="center"/>
          </w:tcPr>
          <w:p>
            <w:pPr>
              <w:widowControl/>
              <w:jc w:val="left"/>
              <w:rPr>
                <w:rFonts w:eastAsia="仿宋_GB2312"/>
                <w:b/>
                <w:bCs/>
                <w:color w:val="000000"/>
                <w:kern w:val="0"/>
                <w:szCs w:val="21"/>
              </w:rPr>
            </w:pPr>
          </w:p>
        </w:tc>
      </w:tr>
      <w:tr>
        <w:tblPrEx>
          <w:tblCellMar>
            <w:top w:w="0" w:type="dxa"/>
            <w:left w:w="108" w:type="dxa"/>
            <w:bottom w:w="0" w:type="dxa"/>
            <w:right w:w="108" w:type="dxa"/>
          </w:tblCellMar>
        </w:tblPrEx>
        <w:trPr>
          <w:trHeight w:val="1030"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（1）专职研究人员人工费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70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rPr>
            </w:pPr>
            <w:r>
              <w:rPr>
                <w:rFonts w:hint="eastAsia" w:eastAsia="仿宋_GB2312"/>
                <w:color w:val="000000"/>
                <w:kern w:val="0"/>
              </w:rPr>
              <w:t>高级研究人员：</w:t>
            </w:r>
            <w:r>
              <w:rPr>
                <w:rFonts w:eastAsia="仿宋_GB2312"/>
                <w:color w:val="000000"/>
                <w:kern w:val="0"/>
              </w:rPr>
              <w:t>1.5</w:t>
            </w:r>
            <w:r>
              <w:rPr>
                <w:rFonts w:hint="eastAsia" w:eastAsia="仿宋_GB2312"/>
                <w:color w:val="000000"/>
                <w:kern w:val="0"/>
              </w:rPr>
              <w:t>万元</w:t>
            </w:r>
            <w:r>
              <w:rPr>
                <w:rFonts w:eastAsia="仿宋_GB2312"/>
                <w:color w:val="000000"/>
                <w:kern w:val="0"/>
              </w:rPr>
              <w:t>/</w:t>
            </w:r>
            <w:r>
              <w:rPr>
                <w:rFonts w:hint="eastAsia" w:eastAsia="仿宋_GB2312"/>
                <w:color w:val="000000"/>
                <w:kern w:val="0"/>
              </w:rPr>
              <w:t>人月</w:t>
            </w:r>
            <w:r>
              <w:rPr>
                <w:rFonts w:eastAsia="仿宋_GB2312"/>
                <w:color w:val="000000"/>
                <w:kern w:val="0"/>
              </w:rPr>
              <w:t>*28</w:t>
            </w:r>
            <w:r>
              <w:rPr>
                <w:rFonts w:hint="eastAsia" w:eastAsia="仿宋_GB2312"/>
                <w:color w:val="000000"/>
                <w:kern w:val="0"/>
              </w:rPr>
              <w:t>人月</w:t>
            </w:r>
            <w:r>
              <w:rPr>
                <w:rFonts w:eastAsia="仿宋_GB2312"/>
                <w:color w:val="000000"/>
                <w:kern w:val="0"/>
              </w:rPr>
              <w:t>=42</w:t>
            </w:r>
            <w:r>
              <w:rPr>
                <w:rFonts w:hint="eastAsia" w:eastAsia="仿宋_GB2312"/>
                <w:color w:val="000000"/>
                <w:kern w:val="0"/>
              </w:rPr>
              <w:t>万</w:t>
            </w:r>
          </w:p>
          <w:p>
            <w:pPr>
              <w:widowControl/>
              <w:jc w:val="left"/>
              <w:rPr>
                <w:rFonts w:eastAsia="仿宋_GB2312"/>
                <w:color w:val="000000"/>
                <w:kern w:val="0"/>
                <w:szCs w:val="21"/>
              </w:rPr>
            </w:pPr>
            <w:r>
              <w:rPr>
                <w:rFonts w:hint="eastAsia" w:eastAsia="仿宋_GB2312"/>
                <w:color w:val="000000"/>
                <w:kern w:val="0"/>
              </w:rPr>
              <w:t>其他研究人员：</w:t>
            </w:r>
            <w:r>
              <w:rPr>
                <w:rFonts w:eastAsia="仿宋_GB2312"/>
                <w:color w:val="000000"/>
                <w:kern w:val="0"/>
              </w:rPr>
              <w:t>1</w:t>
            </w:r>
            <w:r>
              <w:rPr>
                <w:rFonts w:hint="eastAsia" w:eastAsia="仿宋_GB2312"/>
                <w:color w:val="000000"/>
                <w:kern w:val="0"/>
              </w:rPr>
              <w:t>万元</w:t>
            </w:r>
            <w:r>
              <w:rPr>
                <w:rFonts w:eastAsia="仿宋_GB2312"/>
                <w:color w:val="000000"/>
                <w:kern w:val="0"/>
              </w:rPr>
              <w:t>/</w:t>
            </w:r>
            <w:r>
              <w:rPr>
                <w:rFonts w:hint="eastAsia" w:eastAsia="仿宋_GB2312"/>
                <w:color w:val="000000"/>
                <w:kern w:val="0"/>
              </w:rPr>
              <w:t>人月</w:t>
            </w:r>
            <w:r>
              <w:rPr>
                <w:rFonts w:eastAsia="仿宋_GB2312"/>
                <w:color w:val="000000"/>
                <w:kern w:val="0"/>
              </w:rPr>
              <w:t>*28</w:t>
            </w:r>
            <w:r>
              <w:rPr>
                <w:rFonts w:hint="eastAsia" w:eastAsia="仿宋_GB2312"/>
                <w:color w:val="000000"/>
                <w:kern w:val="0"/>
              </w:rPr>
              <w:t>人月</w:t>
            </w:r>
            <w:r>
              <w:rPr>
                <w:rFonts w:eastAsia="仿宋_GB2312"/>
                <w:color w:val="000000"/>
                <w:kern w:val="0"/>
              </w:rPr>
              <w:t>=28</w:t>
            </w:r>
            <w:r>
              <w:rPr>
                <w:rFonts w:hint="eastAsia" w:eastAsia="仿宋_GB2312"/>
                <w:color w:val="000000"/>
                <w:kern w:val="0"/>
              </w:rPr>
              <w:t>万</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（2）劳务外包人员人工费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928"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（3）临时性研究人员人工费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12</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r>
              <w:rPr>
                <w:rFonts w:hint="eastAsia" w:eastAsia="仿宋_GB2312"/>
                <w:color w:val="000000"/>
                <w:kern w:val="0"/>
              </w:rPr>
              <w:t>预估需要临时性研究人员投入</w:t>
            </w:r>
            <w:r>
              <w:rPr>
                <w:rFonts w:eastAsia="仿宋_GB2312"/>
                <w:color w:val="000000"/>
                <w:kern w:val="0"/>
              </w:rPr>
              <w:t>48</w:t>
            </w:r>
            <w:r>
              <w:rPr>
                <w:rFonts w:hint="eastAsia" w:eastAsia="仿宋_GB2312"/>
                <w:color w:val="000000"/>
                <w:kern w:val="0"/>
              </w:rPr>
              <w:t>人月，人工费</w:t>
            </w:r>
            <w:r>
              <w:rPr>
                <w:rFonts w:eastAsia="仿宋_GB2312"/>
                <w:color w:val="000000"/>
                <w:kern w:val="0"/>
              </w:rPr>
              <w:t>=48×2500</w:t>
            </w:r>
            <w:r>
              <w:rPr>
                <w:rFonts w:hint="eastAsia" w:eastAsia="仿宋_GB2312"/>
                <w:color w:val="000000"/>
                <w:kern w:val="0"/>
              </w:rPr>
              <w:t>元</w:t>
            </w:r>
            <w:r>
              <w:rPr>
                <w:rFonts w:eastAsia="仿宋_GB2312"/>
                <w:color w:val="000000"/>
                <w:kern w:val="0"/>
              </w:rPr>
              <w:t>/</w:t>
            </w:r>
            <w:r>
              <w:rPr>
                <w:rFonts w:hint="eastAsia" w:eastAsia="仿宋_GB2312"/>
                <w:color w:val="000000"/>
                <w:kern w:val="0"/>
              </w:rPr>
              <w:t>月</w:t>
            </w:r>
            <w:r>
              <w:rPr>
                <w:rFonts w:eastAsia="仿宋_GB2312"/>
                <w:color w:val="000000"/>
                <w:kern w:val="0"/>
              </w:rPr>
              <w:t>=12</w:t>
            </w:r>
            <w:r>
              <w:rPr>
                <w:rFonts w:hint="eastAsia" w:eastAsia="仿宋_GB2312"/>
                <w:color w:val="000000"/>
                <w:kern w:val="0"/>
              </w:rPr>
              <w:t>万元。</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2.设备使用费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b/>
                <w:bCs/>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b/>
                <w:bCs/>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（1）仪器设备使用费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（2）软件使用费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3.业务费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57</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（1）材料费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27</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2060"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（2）资料、印刷及知识产权费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10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rPr>
            </w:pPr>
            <w:r>
              <w:rPr>
                <w:rFonts w:hint="eastAsia" w:eastAsia="仿宋_GB2312"/>
                <w:color w:val="000000"/>
                <w:kern w:val="0"/>
              </w:rPr>
              <w:t>项目验证需购买文献检索、资料翻译、资料和书籍购买等约</w:t>
            </w:r>
            <w:r>
              <w:rPr>
                <w:rFonts w:eastAsia="仿宋_GB2312"/>
                <w:color w:val="000000"/>
                <w:kern w:val="0"/>
              </w:rPr>
              <w:t>3</w:t>
            </w:r>
            <w:r>
              <w:rPr>
                <w:rFonts w:hint="eastAsia" w:eastAsia="仿宋_GB2312"/>
                <w:color w:val="000000"/>
                <w:kern w:val="0"/>
              </w:rPr>
              <w:t>万元。</w:t>
            </w:r>
          </w:p>
          <w:p>
            <w:pPr>
              <w:widowControl/>
              <w:jc w:val="left"/>
              <w:rPr>
                <w:rFonts w:eastAsia="仿宋_GB2312"/>
                <w:color w:val="000000"/>
                <w:kern w:val="0"/>
              </w:rPr>
            </w:pPr>
            <w:r>
              <w:rPr>
                <w:rFonts w:hint="eastAsia" w:eastAsia="仿宋_GB2312"/>
                <w:color w:val="000000"/>
                <w:kern w:val="0"/>
              </w:rPr>
              <w:t>项目执行过程中相关资料印刷，产生费用约</w:t>
            </w:r>
            <w:r>
              <w:rPr>
                <w:rFonts w:eastAsia="仿宋_GB2312"/>
                <w:color w:val="000000"/>
                <w:kern w:val="0"/>
              </w:rPr>
              <w:t>2</w:t>
            </w:r>
            <w:r>
              <w:rPr>
                <w:rFonts w:hint="eastAsia" w:eastAsia="仿宋_GB2312"/>
                <w:color w:val="000000"/>
                <w:kern w:val="0"/>
              </w:rPr>
              <w:t>万元。</w:t>
            </w:r>
          </w:p>
          <w:p>
            <w:pPr>
              <w:widowControl/>
              <w:jc w:val="left"/>
              <w:rPr>
                <w:rFonts w:eastAsia="仿宋_GB2312"/>
                <w:color w:val="000000"/>
                <w:kern w:val="0"/>
              </w:rPr>
            </w:pPr>
            <w:r>
              <w:rPr>
                <w:rFonts w:hint="eastAsia" w:eastAsia="仿宋_GB2312"/>
                <w:color w:val="000000"/>
                <w:kern w:val="0"/>
              </w:rPr>
              <w:t>按项目考核指标，知识产权事务费用约</w:t>
            </w:r>
            <w:r>
              <w:rPr>
                <w:rFonts w:eastAsia="仿宋_GB2312"/>
                <w:color w:val="000000"/>
                <w:kern w:val="0"/>
              </w:rPr>
              <w:t>5</w:t>
            </w:r>
            <w:r>
              <w:rPr>
                <w:rFonts w:hint="eastAsia" w:eastAsia="仿宋_GB2312"/>
                <w:color w:val="000000"/>
                <w:kern w:val="0"/>
              </w:rPr>
              <w:t>万元。</w:t>
            </w:r>
          </w:p>
        </w:tc>
      </w:tr>
      <w:tr>
        <w:tblPrEx>
          <w:tblCellMar>
            <w:top w:w="0" w:type="dxa"/>
            <w:left w:w="108" w:type="dxa"/>
            <w:bottom w:w="0" w:type="dxa"/>
            <w:right w:w="108" w:type="dxa"/>
          </w:tblCellMar>
        </w:tblPrEx>
        <w:trPr>
          <w:trHeight w:val="2314"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（3）会议、差旅及国际合作交流费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20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rPr>
            </w:pPr>
            <w:r>
              <w:rPr>
                <w:rFonts w:hint="eastAsia" w:eastAsia="仿宋_GB2312"/>
                <w:color w:val="000000"/>
                <w:kern w:val="0"/>
              </w:rPr>
              <w:t>拟召开启动会、技术交流会、督导会、中间审查会、自验收会等各</w:t>
            </w:r>
            <w:r>
              <w:rPr>
                <w:rFonts w:eastAsia="仿宋_GB2312"/>
                <w:color w:val="000000"/>
                <w:kern w:val="0"/>
              </w:rPr>
              <w:t>1</w:t>
            </w:r>
            <w:r>
              <w:rPr>
                <w:rFonts w:hint="eastAsia" w:eastAsia="仿宋_GB2312"/>
                <w:color w:val="000000"/>
                <w:kern w:val="0"/>
              </w:rPr>
              <w:t>次，合计</w:t>
            </w:r>
            <w:r>
              <w:rPr>
                <w:rFonts w:eastAsia="仿宋_GB2312"/>
                <w:color w:val="000000"/>
                <w:kern w:val="0"/>
              </w:rPr>
              <w:t>5</w:t>
            </w:r>
            <w:r>
              <w:rPr>
                <w:rFonts w:hint="eastAsia" w:eastAsia="仿宋_GB2312"/>
                <w:color w:val="000000"/>
                <w:kern w:val="0"/>
              </w:rPr>
              <w:t>次会议，按照每次会议</w:t>
            </w:r>
            <w:r>
              <w:rPr>
                <w:rFonts w:eastAsia="仿宋_GB2312"/>
                <w:color w:val="000000"/>
                <w:kern w:val="0"/>
              </w:rPr>
              <w:t>1.0</w:t>
            </w:r>
            <w:r>
              <w:rPr>
                <w:rFonts w:hint="eastAsia" w:eastAsia="仿宋_GB2312"/>
                <w:color w:val="000000"/>
                <w:kern w:val="0"/>
              </w:rPr>
              <w:t>万元计算，总计约</w:t>
            </w:r>
            <w:r>
              <w:rPr>
                <w:rFonts w:eastAsia="仿宋_GB2312"/>
                <w:color w:val="000000"/>
                <w:kern w:val="0"/>
              </w:rPr>
              <w:t>5</w:t>
            </w:r>
            <w:r>
              <w:rPr>
                <w:rFonts w:hint="eastAsia" w:eastAsia="仿宋_GB2312"/>
                <w:color w:val="000000"/>
                <w:kern w:val="0"/>
              </w:rPr>
              <w:t>万元。</w:t>
            </w:r>
          </w:p>
          <w:p>
            <w:pPr>
              <w:widowControl/>
              <w:jc w:val="left"/>
              <w:rPr>
                <w:rFonts w:eastAsia="仿宋_GB2312"/>
                <w:color w:val="000000"/>
                <w:kern w:val="0"/>
              </w:rPr>
            </w:pPr>
            <w:r>
              <w:rPr>
                <w:rFonts w:hint="eastAsia" w:eastAsia="仿宋_GB2312"/>
                <w:color w:val="000000"/>
                <w:kern w:val="0"/>
              </w:rPr>
              <w:t>项目研究过程中，项目组成员需要进行调研咨询、技术交流、系统调试、工程示范等，差旅费用约</w:t>
            </w:r>
            <w:r>
              <w:rPr>
                <w:rFonts w:eastAsia="仿宋_GB2312"/>
                <w:color w:val="000000"/>
                <w:kern w:val="0"/>
              </w:rPr>
              <w:t>15</w:t>
            </w:r>
            <w:r>
              <w:rPr>
                <w:rFonts w:hint="eastAsia" w:eastAsia="仿宋_GB2312"/>
                <w:color w:val="000000"/>
                <w:kern w:val="0"/>
              </w:rPr>
              <w:t>万元。</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4.场地使用费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（1）场地物业费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（2）场地使用租金</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color w:val="000000"/>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1623"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5.专家咨询费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6</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bookmarkStart w:id="35" w:name="OLE_LINK6"/>
            <w:bookmarkStart w:id="36" w:name="OLE_LINK5"/>
            <w:r>
              <w:rPr>
                <w:rFonts w:hint="eastAsia" w:eastAsia="仿宋_GB2312"/>
                <w:color w:val="000000"/>
                <w:kern w:val="0"/>
              </w:rPr>
              <w:t>按召开启动会、技术交流会、督导会、中间审查会、自验收会等各</w:t>
            </w:r>
            <w:r>
              <w:rPr>
                <w:rFonts w:eastAsia="仿宋_GB2312"/>
                <w:color w:val="000000"/>
                <w:kern w:val="0"/>
              </w:rPr>
              <w:t>1</w:t>
            </w:r>
            <w:r>
              <w:rPr>
                <w:rFonts w:hint="eastAsia" w:eastAsia="仿宋_GB2312"/>
                <w:color w:val="000000"/>
                <w:kern w:val="0"/>
              </w:rPr>
              <w:t>次，合计</w:t>
            </w:r>
            <w:r>
              <w:rPr>
                <w:rFonts w:eastAsia="仿宋_GB2312"/>
                <w:color w:val="000000"/>
                <w:kern w:val="0"/>
              </w:rPr>
              <w:t>5</w:t>
            </w:r>
            <w:r>
              <w:rPr>
                <w:rFonts w:hint="eastAsia" w:eastAsia="仿宋_GB2312"/>
                <w:color w:val="000000"/>
                <w:kern w:val="0"/>
              </w:rPr>
              <w:t>次会议，每次</w:t>
            </w:r>
            <w:r>
              <w:rPr>
                <w:rFonts w:eastAsia="仿宋_GB2312"/>
                <w:color w:val="000000"/>
                <w:kern w:val="0"/>
              </w:rPr>
              <w:t>1</w:t>
            </w:r>
            <w:r>
              <w:rPr>
                <w:rFonts w:hint="eastAsia" w:eastAsia="仿宋_GB2312"/>
                <w:color w:val="000000"/>
                <w:kern w:val="0"/>
              </w:rPr>
              <w:t>天，每次聘请专家</w:t>
            </w:r>
            <w:r>
              <w:rPr>
                <w:rFonts w:eastAsia="仿宋_GB2312"/>
                <w:color w:val="000000"/>
                <w:kern w:val="0"/>
              </w:rPr>
              <w:t>6</w:t>
            </w:r>
            <w:r>
              <w:rPr>
                <w:rFonts w:hint="eastAsia" w:eastAsia="仿宋_GB2312"/>
                <w:color w:val="000000"/>
                <w:kern w:val="0"/>
              </w:rPr>
              <w:t>名，按照每人天花费咨询费</w:t>
            </w:r>
            <w:r>
              <w:rPr>
                <w:rFonts w:eastAsia="仿宋_GB2312"/>
                <w:color w:val="000000"/>
                <w:kern w:val="0"/>
              </w:rPr>
              <w:t>2000</w:t>
            </w:r>
            <w:r>
              <w:rPr>
                <w:rFonts w:hint="eastAsia" w:eastAsia="仿宋_GB2312"/>
                <w:color w:val="000000"/>
                <w:kern w:val="0"/>
              </w:rPr>
              <w:t>元计算，合计</w:t>
            </w:r>
            <w:r>
              <w:rPr>
                <w:rFonts w:eastAsia="仿宋_GB2312"/>
                <w:color w:val="000000"/>
                <w:kern w:val="0"/>
              </w:rPr>
              <w:t>5×1×6×2000</w:t>
            </w:r>
            <w:r>
              <w:rPr>
                <w:rFonts w:hint="eastAsia" w:eastAsia="仿宋_GB2312"/>
                <w:color w:val="000000"/>
                <w:kern w:val="0"/>
              </w:rPr>
              <w:t>元</w:t>
            </w:r>
            <w:r>
              <w:rPr>
                <w:rFonts w:eastAsia="仿宋_GB2312"/>
                <w:color w:val="000000"/>
                <w:kern w:val="0"/>
              </w:rPr>
              <w:t>=6</w:t>
            </w:r>
            <w:r>
              <w:rPr>
                <w:rFonts w:hint="eastAsia" w:eastAsia="仿宋_GB2312"/>
                <w:color w:val="000000"/>
                <w:kern w:val="0"/>
              </w:rPr>
              <w:t>万。总计</w:t>
            </w:r>
            <w:r>
              <w:rPr>
                <w:rFonts w:eastAsia="仿宋_GB2312"/>
                <w:color w:val="000000"/>
                <w:kern w:val="0"/>
              </w:rPr>
              <w:t>6</w:t>
            </w:r>
            <w:r>
              <w:rPr>
                <w:rFonts w:hint="eastAsia" w:eastAsia="仿宋_GB2312"/>
                <w:color w:val="000000"/>
                <w:kern w:val="0"/>
              </w:rPr>
              <w:t>万元</w:t>
            </w:r>
            <w:bookmarkEnd w:id="35"/>
            <w:bookmarkEnd w:id="36"/>
            <w:r>
              <w:rPr>
                <w:rFonts w:hint="eastAsia" w:eastAsia="仿宋_GB2312"/>
                <w:color w:val="000000"/>
                <w:kern w:val="0"/>
              </w:rPr>
              <w:t>。</w:t>
            </w:r>
          </w:p>
        </w:tc>
      </w:tr>
      <w:tr>
        <w:tblPrEx>
          <w:tblCellMar>
            <w:top w:w="0" w:type="dxa"/>
            <w:left w:w="108" w:type="dxa"/>
            <w:bottom w:w="0" w:type="dxa"/>
            <w:right w:w="108" w:type="dxa"/>
          </w:tblCellMar>
        </w:tblPrEx>
        <w:trPr>
          <w:trHeight w:val="793"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b/>
                <w:bCs/>
                <w:color w:val="000000"/>
                <w:kern w:val="0"/>
                <w:szCs w:val="21"/>
              </w:rPr>
            </w:pPr>
            <w:r>
              <w:rPr>
                <w:rFonts w:hint="eastAsia" w:ascii="仿宋_GB2312" w:hAnsi="宋体" w:eastAsia="仿宋_GB2312" w:cs="宋体"/>
                <w:b/>
                <w:bCs/>
                <w:color w:val="000000"/>
                <w:kern w:val="0"/>
                <w:szCs w:val="21"/>
              </w:rPr>
              <w:t>（二）间接费</w:t>
            </w:r>
          </w:p>
        </w:tc>
        <w:tc>
          <w:tcPr>
            <w:tcW w:w="1276" w:type="dxa"/>
            <w:tcBorders>
              <w:top w:val="nil"/>
              <w:left w:val="nil"/>
              <w:bottom w:val="single" w:color="auto" w:sz="4" w:space="0"/>
              <w:right w:val="single" w:color="auto" w:sz="4" w:space="0"/>
            </w:tcBorders>
            <w:vAlign w:val="center"/>
          </w:tcPr>
          <w:p>
            <w:pPr>
              <w:widowControl/>
              <w:jc w:val="center"/>
              <w:rPr>
                <w:b/>
                <w:kern w:val="0"/>
                <w:szCs w:val="21"/>
              </w:rPr>
            </w:pPr>
            <w:r>
              <w:rPr>
                <w:b/>
                <w:bCs/>
                <w:color w:val="000000"/>
                <w:kern w:val="0"/>
                <w:szCs w:val="21"/>
              </w:rPr>
              <w:t>25</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r>
              <w:rPr>
                <w:rFonts w:hint="eastAsia" w:eastAsia="仿宋_GB2312"/>
                <w:color w:val="000000"/>
                <w:kern w:val="0"/>
              </w:rPr>
              <w:t>间接费依据项目经费总额</w:t>
            </w:r>
            <w:r>
              <w:rPr>
                <w:rFonts w:eastAsia="仿宋_GB2312"/>
                <w:color w:val="000000"/>
                <w:kern w:val="0"/>
              </w:rPr>
              <w:t>12%</w:t>
            </w:r>
            <w:r>
              <w:rPr>
                <w:rFonts w:hint="eastAsia" w:eastAsia="仿宋_GB2312"/>
                <w:color w:val="000000"/>
                <w:kern w:val="0"/>
              </w:rPr>
              <w:t>计算，估算约</w:t>
            </w:r>
            <w:r>
              <w:rPr>
                <w:rFonts w:eastAsia="仿宋_GB2312"/>
                <w:color w:val="000000"/>
                <w:kern w:val="0"/>
              </w:rPr>
              <w:t>25</w:t>
            </w:r>
            <w:r>
              <w:rPr>
                <w:rFonts w:hint="eastAsia" w:eastAsia="仿宋_GB2312"/>
                <w:color w:val="000000"/>
                <w:kern w:val="0"/>
              </w:rPr>
              <w:t>万元。</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b/>
                <w:bCs/>
                <w:color w:val="000000"/>
                <w:kern w:val="0"/>
                <w:szCs w:val="21"/>
              </w:rPr>
            </w:pPr>
            <w:r>
              <w:rPr>
                <w:rFonts w:hint="eastAsia" w:ascii="仿宋_GB2312" w:hAnsi="宋体" w:eastAsia="仿宋_GB2312" w:cs="宋体"/>
                <w:b/>
                <w:bCs/>
                <w:color w:val="000000"/>
                <w:kern w:val="0"/>
                <w:szCs w:val="21"/>
              </w:rPr>
              <w:t>（三）外委支出费</w:t>
            </w:r>
          </w:p>
        </w:tc>
        <w:tc>
          <w:tcPr>
            <w:tcW w:w="1276" w:type="dxa"/>
            <w:tcBorders>
              <w:top w:val="nil"/>
              <w:left w:val="nil"/>
              <w:bottom w:val="single" w:color="auto" w:sz="4" w:space="0"/>
              <w:right w:val="single" w:color="auto" w:sz="4" w:space="0"/>
            </w:tcBorders>
            <w:vAlign w:val="center"/>
          </w:tcPr>
          <w:p>
            <w:pPr>
              <w:widowControl/>
              <w:jc w:val="center"/>
              <w:rPr>
                <w:b/>
                <w:kern w:val="0"/>
                <w:szCs w:val="21"/>
              </w:rPr>
            </w:pPr>
            <w:r>
              <w:rPr>
                <w:b/>
                <w:bCs/>
                <w:color w:val="000000"/>
                <w:kern w:val="0"/>
                <w:szCs w:val="21"/>
              </w:rPr>
              <w:t>10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1.外委研究支出费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2.仪器设备租赁费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0</w:t>
            </w:r>
          </w:p>
        </w:tc>
        <w:tc>
          <w:tcPr>
            <w:tcW w:w="4210" w:type="dxa"/>
            <w:tcBorders>
              <w:top w:val="nil"/>
              <w:left w:val="nil"/>
              <w:bottom w:val="single" w:color="auto" w:sz="4" w:space="0"/>
              <w:right w:val="single" w:color="auto" w:sz="4" w:space="0"/>
            </w:tcBorders>
            <w:vAlign w:val="center"/>
          </w:tcPr>
          <w:p>
            <w:pPr>
              <w:widowControl/>
              <w:jc w:val="left"/>
              <w:rPr>
                <w:rFonts w:eastAsia="仿宋_GB2312"/>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color w:val="000000"/>
                <w:kern w:val="0"/>
                <w:szCs w:val="21"/>
              </w:rPr>
            </w:pPr>
            <w:r>
              <w:rPr>
                <w:rFonts w:hint="eastAsia" w:ascii="仿宋_GB2312" w:hAnsi="宋体" w:eastAsia="仿宋_GB2312" w:cs="宋体"/>
                <w:color w:val="000000"/>
                <w:kern w:val="0"/>
                <w:szCs w:val="21"/>
              </w:rPr>
              <w:t>3.外协测试试验与加工费</w:t>
            </w:r>
          </w:p>
        </w:tc>
        <w:tc>
          <w:tcPr>
            <w:tcW w:w="1276" w:type="dxa"/>
            <w:tcBorders>
              <w:top w:val="nil"/>
              <w:left w:val="nil"/>
              <w:bottom w:val="single" w:color="auto" w:sz="4" w:space="0"/>
              <w:right w:val="single" w:color="auto" w:sz="4" w:space="0"/>
            </w:tcBorders>
            <w:vAlign w:val="center"/>
          </w:tcPr>
          <w:p>
            <w:pPr>
              <w:widowControl/>
              <w:jc w:val="center"/>
              <w:rPr>
                <w:kern w:val="0"/>
                <w:szCs w:val="21"/>
              </w:rPr>
            </w:pPr>
            <w:r>
              <w:rPr>
                <w:kern w:val="0"/>
                <w:szCs w:val="21"/>
              </w:rPr>
              <w:t>10</w:t>
            </w:r>
          </w:p>
        </w:tc>
        <w:tc>
          <w:tcPr>
            <w:tcW w:w="4210" w:type="dxa"/>
            <w:tcBorders>
              <w:top w:val="nil"/>
              <w:left w:val="nil"/>
              <w:bottom w:val="single" w:color="auto" w:sz="4" w:space="0"/>
              <w:right w:val="single" w:color="auto" w:sz="4" w:space="0"/>
            </w:tcBorders>
            <w:vAlign w:val="center"/>
          </w:tcPr>
          <w:p>
            <w:pPr>
              <w:widowControl/>
              <w:jc w:val="left"/>
              <w:rPr>
                <w:rFonts w:eastAsia="仿宋_GB2312"/>
                <w:b/>
                <w:bCs/>
                <w:color w:val="000000"/>
                <w:kern w:val="0"/>
                <w:szCs w:val="21"/>
              </w:rPr>
            </w:pP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center"/>
          </w:tcPr>
          <w:p>
            <w:pPr>
              <w:widowControl/>
              <w:jc w:val="left"/>
              <w:rPr>
                <w:rFonts w:ascii="仿宋_GB2312" w:hAnsi="宋体" w:eastAsia="仿宋_GB2312" w:cs="宋体"/>
                <w:b/>
                <w:bCs/>
                <w:color w:val="000000"/>
                <w:kern w:val="0"/>
                <w:szCs w:val="21"/>
              </w:rPr>
            </w:pPr>
            <w:r>
              <w:rPr>
                <w:rFonts w:hint="eastAsia" w:ascii="仿宋_GB2312" w:hAnsi="宋体" w:eastAsia="仿宋_GB2312" w:cs="宋体"/>
                <w:b/>
                <w:bCs/>
                <w:color w:val="000000"/>
                <w:kern w:val="0"/>
                <w:szCs w:val="21"/>
              </w:rPr>
              <w:t>（四）税金</w:t>
            </w:r>
          </w:p>
        </w:tc>
        <w:tc>
          <w:tcPr>
            <w:tcW w:w="1276" w:type="dxa"/>
            <w:tcBorders>
              <w:top w:val="nil"/>
              <w:left w:val="nil"/>
              <w:bottom w:val="single" w:color="auto" w:sz="4" w:space="0"/>
              <w:right w:val="single" w:color="auto" w:sz="4" w:space="0"/>
            </w:tcBorders>
            <w:vAlign w:val="center"/>
          </w:tcPr>
          <w:p>
            <w:pPr>
              <w:widowControl/>
              <w:jc w:val="center"/>
              <w:rPr>
                <w:b/>
                <w:kern w:val="0"/>
                <w:szCs w:val="21"/>
              </w:rPr>
            </w:pPr>
            <w:r>
              <w:rPr>
                <w:b/>
                <w:kern w:val="0"/>
                <w:szCs w:val="21"/>
              </w:rPr>
              <w:t>16</w:t>
            </w:r>
          </w:p>
        </w:tc>
        <w:tc>
          <w:tcPr>
            <w:tcW w:w="4210" w:type="dxa"/>
            <w:tcBorders>
              <w:top w:val="nil"/>
              <w:left w:val="nil"/>
              <w:bottom w:val="single" w:color="auto" w:sz="4" w:space="0"/>
              <w:right w:val="single" w:color="auto" w:sz="4" w:space="0"/>
            </w:tcBorders>
            <w:vAlign w:val="center"/>
          </w:tcPr>
          <w:p>
            <w:pPr>
              <w:widowControl/>
              <w:jc w:val="left"/>
              <w:rPr>
                <w:rFonts w:eastAsia="仿宋_GB2312"/>
                <w:b/>
                <w:bCs/>
                <w:color w:val="000000"/>
                <w:kern w:val="0"/>
                <w:szCs w:val="21"/>
              </w:rPr>
            </w:pPr>
            <w:r>
              <w:rPr>
                <w:rFonts w:hint="eastAsia" w:eastAsia="仿宋_GB2312"/>
                <w:color w:val="000000"/>
                <w:kern w:val="0"/>
              </w:rPr>
              <w:t>税金估算约</w:t>
            </w:r>
            <w:r>
              <w:rPr>
                <w:rFonts w:eastAsia="仿宋_GB2312"/>
                <w:color w:val="000000"/>
                <w:kern w:val="0"/>
              </w:rPr>
              <w:t>16</w:t>
            </w:r>
            <w:r>
              <w:rPr>
                <w:rFonts w:hint="eastAsia" w:eastAsia="仿宋_GB2312"/>
                <w:color w:val="000000"/>
                <w:kern w:val="0"/>
              </w:rPr>
              <w:t>万元。</w:t>
            </w:r>
          </w:p>
        </w:tc>
      </w:tr>
      <w:tr>
        <w:tblPrEx>
          <w:tblCellMar>
            <w:top w:w="0" w:type="dxa"/>
            <w:left w:w="108" w:type="dxa"/>
            <w:bottom w:w="0" w:type="dxa"/>
            <w:right w:w="108" w:type="dxa"/>
          </w:tblCellMar>
        </w:tblPrEx>
        <w:trPr>
          <w:trHeight w:val="397" w:hRule="exact"/>
        </w:trPr>
        <w:tc>
          <w:tcPr>
            <w:tcW w:w="3563" w:type="dxa"/>
            <w:tcBorders>
              <w:top w:val="nil"/>
              <w:left w:val="single" w:color="auto" w:sz="4" w:space="0"/>
              <w:bottom w:val="single" w:color="auto" w:sz="4" w:space="0"/>
              <w:right w:val="single" w:color="auto" w:sz="4" w:space="0"/>
            </w:tcBorders>
            <w:vAlign w:val="bottom"/>
          </w:tcPr>
          <w:p>
            <w:pPr>
              <w:widowControl/>
              <w:jc w:val="center"/>
              <w:rPr>
                <w:rFonts w:ascii="仿宋_GB2312" w:hAnsi="宋体" w:eastAsia="仿宋_GB2312" w:cs="宋体"/>
                <w:b/>
                <w:bCs/>
                <w:kern w:val="0"/>
                <w:szCs w:val="21"/>
              </w:rPr>
            </w:pPr>
            <w:r>
              <w:rPr>
                <w:rFonts w:hint="eastAsia" w:ascii="仿宋_GB2312" w:hAnsi="宋体" w:eastAsia="仿宋_GB2312" w:cs="宋体"/>
                <w:b/>
                <w:bCs/>
                <w:kern w:val="0"/>
                <w:szCs w:val="21"/>
              </w:rPr>
              <w:t>合计</w:t>
            </w:r>
          </w:p>
        </w:tc>
        <w:tc>
          <w:tcPr>
            <w:tcW w:w="1276" w:type="dxa"/>
            <w:tcBorders>
              <w:top w:val="nil"/>
              <w:left w:val="nil"/>
              <w:bottom w:val="single" w:color="auto" w:sz="4" w:space="0"/>
              <w:right w:val="single" w:color="auto" w:sz="4" w:space="0"/>
            </w:tcBorders>
            <w:vAlign w:val="center"/>
          </w:tcPr>
          <w:p>
            <w:pPr>
              <w:widowControl/>
              <w:jc w:val="center"/>
              <w:rPr>
                <w:b/>
                <w:bCs/>
                <w:color w:val="000000"/>
                <w:kern w:val="0"/>
                <w:szCs w:val="21"/>
              </w:rPr>
            </w:pPr>
            <w:r>
              <w:rPr>
                <w:b/>
                <w:bCs/>
                <w:color w:val="000000"/>
                <w:kern w:val="0"/>
                <w:szCs w:val="21"/>
              </w:rPr>
              <w:t>200</w:t>
            </w:r>
          </w:p>
        </w:tc>
        <w:tc>
          <w:tcPr>
            <w:tcW w:w="4210" w:type="dxa"/>
            <w:tcBorders>
              <w:top w:val="nil"/>
              <w:left w:val="nil"/>
              <w:bottom w:val="single" w:color="auto" w:sz="4" w:space="0"/>
              <w:right w:val="single" w:color="auto" w:sz="4" w:space="0"/>
            </w:tcBorders>
            <w:vAlign w:val="center"/>
          </w:tcPr>
          <w:p>
            <w:pPr>
              <w:widowControl/>
              <w:jc w:val="center"/>
              <w:rPr>
                <w:b/>
                <w:bCs/>
                <w:kern w:val="0"/>
                <w:szCs w:val="21"/>
              </w:rPr>
            </w:pPr>
          </w:p>
        </w:tc>
      </w:tr>
    </w:tbl>
    <w:p>
      <w:pPr>
        <w:pStyle w:val="23"/>
        <w:spacing w:after="156"/>
        <w:ind w:firstLine="0" w:firstLineChars="0"/>
        <w:jc w:val="center"/>
        <w:rPr>
          <w:rFonts w:ascii="仿宋_GB2312" w:hAnsi="仿宋_GB2312" w:eastAsia="仿宋_GB2312"/>
          <w:b/>
          <w:sz w:val="32"/>
          <w:szCs w:val="32"/>
        </w:rPr>
      </w:pPr>
    </w:p>
    <w:p>
      <w:pPr>
        <w:pStyle w:val="23"/>
        <w:numPr>
          <w:ilvl w:val="0"/>
          <w:numId w:val="12"/>
        </w:numPr>
        <w:adjustRightInd w:val="0"/>
        <w:snapToGrid w:val="0"/>
        <w:spacing w:before="156" w:beforeLines="50" w:after="156"/>
        <w:ind w:firstLineChars="0"/>
        <w:rPr>
          <w:rFonts w:ascii="仿宋_GB2312" w:hAnsi="仿宋_GB2312" w:eastAsia="仿宋_GB2312"/>
          <w:b/>
          <w:sz w:val="32"/>
          <w:szCs w:val="32"/>
        </w:rPr>
      </w:pPr>
      <w:r>
        <w:rPr>
          <w:rFonts w:hint="eastAsia" w:ascii="仿宋_GB2312" w:hAnsi="仿宋_GB2312" w:eastAsia="仿宋_GB2312"/>
          <w:b/>
          <w:sz w:val="32"/>
          <w:szCs w:val="32"/>
        </w:rPr>
        <w:t>任务及经费分解方案</w:t>
      </w:r>
    </w:p>
    <w:p>
      <w:pPr>
        <w:spacing w:line="360" w:lineRule="auto"/>
        <w:ind w:firstLine="560" w:firstLineChars="200"/>
        <w:rPr>
          <w:rFonts w:ascii="仿宋_GB2312" w:hAnsi="仿宋_GB2312" w:eastAsia="仿宋_GB2312"/>
          <w:sz w:val="28"/>
          <w:szCs w:val="28"/>
        </w:rPr>
      </w:pPr>
      <w:r>
        <w:rPr>
          <w:rFonts w:hint="eastAsia" w:ascii="仿宋_GB2312" w:hAnsi="仿宋_GB2312" w:eastAsia="仿宋_GB2312"/>
          <w:sz w:val="28"/>
          <w:szCs w:val="28"/>
        </w:rPr>
        <w:t>根据项目研究内容或需求提出的技术问题，结合申报确定的研究方案及技术路线，对研究任务进行分解，明确申报团队任务分工，填写表2。</w:t>
      </w:r>
    </w:p>
    <w:p>
      <w:pPr>
        <w:spacing w:line="360" w:lineRule="auto"/>
        <w:jc w:val="center"/>
        <w:rPr>
          <w:rFonts w:ascii="仿宋_GB2312" w:hAnsi="仿宋_GB2312" w:eastAsia="仿宋_GB2312"/>
          <w:b/>
          <w:sz w:val="24"/>
        </w:rPr>
      </w:pPr>
      <w:r>
        <w:rPr>
          <w:rFonts w:hint="eastAsia" w:ascii="仿宋_GB2312" w:hAnsi="仿宋_GB2312" w:eastAsia="仿宋_GB2312"/>
          <w:b/>
          <w:sz w:val="24"/>
        </w:rPr>
        <w:t>表2：项目任务及经费分解表</w:t>
      </w:r>
    </w:p>
    <w:tbl>
      <w:tblPr>
        <w:tblStyle w:val="16"/>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6"/>
        <w:gridCol w:w="3261"/>
        <w:gridCol w:w="20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6" w:hRule="atLeast"/>
        </w:trPr>
        <w:tc>
          <w:tcPr>
            <w:tcW w:w="3226" w:type="dxa"/>
            <w:tcBorders>
              <w:top w:val="single" w:color="000000" w:sz="4" w:space="0"/>
              <w:left w:val="single" w:color="000000" w:sz="4" w:space="0"/>
              <w:bottom w:val="single" w:color="000000" w:sz="4" w:space="0"/>
              <w:right w:val="single" w:color="000000" w:sz="4" w:space="0"/>
            </w:tcBorders>
            <w:vAlign w:val="center"/>
          </w:tcPr>
          <w:p>
            <w:pPr>
              <w:jc w:val="center"/>
              <w:rPr>
                <w:rFonts w:ascii="仿宋_GB2312" w:hAnsi="仿宋_GB2312" w:eastAsia="仿宋_GB2312"/>
                <w:b/>
                <w:sz w:val="24"/>
              </w:rPr>
            </w:pPr>
            <w:r>
              <w:rPr>
                <w:rFonts w:hint="eastAsia" w:ascii="仿宋_GB2312" w:hAnsi="仿宋_GB2312" w:eastAsia="仿宋_GB2312"/>
                <w:b/>
                <w:sz w:val="24"/>
              </w:rPr>
              <w:t>研究任务</w:t>
            </w:r>
          </w:p>
        </w:tc>
        <w:tc>
          <w:tcPr>
            <w:tcW w:w="3261" w:type="dxa"/>
            <w:tcBorders>
              <w:top w:val="single" w:color="000000" w:sz="4" w:space="0"/>
              <w:left w:val="single" w:color="000000" w:sz="4" w:space="0"/>
              <w:bottom w:val="single" w:color="000000" w:sz="4" w:space="0"/>
              <w:right w:val="single" w:color="000000" w:sz="4" w:space="0"/>
            </w:tcBorders>
            <w:vAlign w:val="center"/>
          </w:tcPr>
          <w:p>
            <w:pPr>
              <w:jc w:val="center"/>
              <w:rPr>
                <w:rFonts w:ascii="仿宋_GB2312" w:hAnsi="仿宋_GB2312" w:eastAsia="仿宋_GB2312"/>
                <w:b/>
                <w:sz w:val="24"/>
              </w:rPr>
            </w:pPr>
            <w:r>
              <w:rPr>
                <w:rFonts w:hint="eastAsia" w:ascii="仿宋_GB2312" w:hAnsi="仿宋_GB2312" w:eastAsia="仿宋_GB2312"/>
                <w:b/>
                <w:sz w:val="24"/>
              </w:rPr>
              <w:t>承担单位</w:t>
            </w:r>
          </w:p>
        </w:tc>
        <w:tc>
          <w:tcPr>
            <w:tcW w:w="2035" w:type="dxa"/>
            <w:tcBorders>
              <w:top w:val="single" w:color="000000" w:sz="4" w:space="0"/>
              <w:left w:val="single" w:color="000000" w:sz="4" w:space="0"/>
              <w:bottom w:val="single" w:color="000000" w:sz="4" w:space="0"/>
              <w:right w:val="single" w:color="000000" w:sz="4" w:space="0"/>
            </w:tcBorders>
            <w:vAlign w:val="center"/>
          </w:tcPr>
          <w:p>
            <w:pPr>
              <w:jc w:val="center"/>
              <w:rPr>
                <w:rFonts w:ascii="仿宋_GB2312" w:hAnsi="仿宋_GB2312" w:eastAsia="仿宋_GB2312"/>
                <w:b/>
                <w:sz w:val="24"/>
              </w:rPr>
            </w:pPr>
            <w:r>
              <w:rPr>
                <w:rFonts w:hint="eastAsia" w:ascii="仿宋_GB2312" w:hAnsi="仿宋_GB2312" w:eastAsia="仿宋_GB2312"/>
                <w:b/>
                <w:sz w:val="24"/>
              </w:rPr>
              <w:t>研究经费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6" w:type="dxa"/>
            <w:tcBorders>
              <w:top w:val="single" w:color="000000" w:sz="4" w:space="0"/>
              <w:left w:val="single" w:color="000000" w:sz="4" w:space="0"/>
              <w:bottom w:val="single" w:color="000000" w:sz="4" w:space="0"/>
              <w:right w:val="single" w:color="000000" w:sz="4" w:space="0"/>
            </w:tcBorders>
            <w:vAlign w:val="center"/>
          </w:tcPr>
          <w:p>
            <w:pPr>
              <w:rPr>
                <w:rFonts w:ascii="仿宋_GB2312" w:hAnsi="仿宋_GB2312" w:eastAsia="仿宋_GB2312"/>
                <w:sz w:val="24"/>
              </w:rPr>
            </w:pPr>
            <w:r>
              <w:rPr>
                <w:rFonts w:hint="eastAsia" w:ascii="仿宋_GB2312" w:hAnsi="仿宋_GB2312" w:eastAsia="仿宋_GB2312"/>
                <w:sz w:val="24"/>
              </w:rPr>
              <w:t>基于国产SoC芯片适配的配电网设备即插即用与数据协作技术研究</w:t>
            </w:r>
          </w:p>
        </w:tc>
        <w:tc>
          <w:tcPr>
            <w:tcW w:w="3261" w:type="dxa"/>
            <w:tcBorders>
              <w:top w:val="single" w:color="000000" w:sz="4" w:space="0"/>
              <w:left w:val="single" w:color="000000" w:sz="4" w:space="0"/>
              <w:bottom w:val="single" w:color="000000" w:sz="4" w:space="0"/>
              <w:right w:val="single" w:color="000000" w:sz="4" w:space="0"/>
            </w:tcBorders>
            <w:vAlign w:val="center"/>
          </w:tcPr>
          <w:p>
            <w:pPr>
              <w:jc w:val="center"/>
              <w:rPr>
                <w:rFonts w:ascii="仿宋_GB2312" w:hAnsi="仿宋_GB2312" w:eastAsia="仿宋_GB2312"/>
                <w:sz w:val="24"/>
              </w:rPr>
            </w:pPr>
            <w:r>
              <w:rPr>
                <w:rFonts w:hint="eastAsia" w:ascii="仿宋_GB2312" w:hAnsi="仿宋_GB2312" w:eastAsia="仿宋_GB2312"/>
                <w:sz w:val="24"/>
              </w:rPr>
              <w:t>国网江苏省电力有限公司南京供电分公司</w:t>
            </w:r>
          </w:p>
        </w:tc>
        <w:tc>
          <w:tcPr>
            <w:tcW w:w="2035" w:type="dxa"/>
            <w:tcBorders>
              <w:top w:val="single" w:color="000000" w:sz="4" w:space="0"/>
              <w:left w:val="single" w:color="000000" w:sz="4" w:space="0"/>
              <w:bottom w:val="single" w:color="000000" w:sz="4" w:space="0"/>
              <w:right w:val="single" w:color="000000" w:sz="4" w:space="0"/>
            </w:tcBorders>
            <w:vAlign w:val="center"/>
          </w:tcPr>
          <w:p>
            <w:pPr>
              <w:jc w:val="center"/>
              <w:rPr>
                <w:rFonts w:ascii="仿宋_GB2312" w:hAnsi="仿宋_GB2312" w:eastAsia="仿宋_GB2312"/>
                <w:sz w:val="24"/>
              </w:rPr>
            </w:pPr>
            <w:r>
              <w:rPr>
                <w:rFonts w:hint="eastAsia" w:ascii="仿宋_GB2312" w:hAnsi="仿宋_GB2312" w:eastAsia="仿宋_GB2312"/>
                <w:sz w:val="24"/>
              </w:rPr>
              <w:t>200万元</w:t>
            </w:r>
          </w:p>
        </w:tc>
      </w:tr>
    </w:tbl>
    <w:p>
      <w:pPr>
        <w:rPr>
          <w:rFonts w:eastAsia="仿宋_GB2312"/>
          <w:b/>
          <w:sz w:val="32"/>
          <w:szCs w:val="32"/>
        </w:rPr>
      </w:pPr>
    </w:p>
    <w:p>
      <w:pPr>
        <w:rPr>
          <w:rFonts w:eastAsia="仿宋_GB2312"/>
          <w:b/>
          <w:sz w:val="32"/>
          <w:szCs w:val="32"/>
        </w:rPr>
      </w:pPr>
      <w:r>
        <w:rPr>
          <w:rFonts w:hint="eastAsia" w:eastAsia="仿宋_GB2312"/>
          <w:b/>
          <w:sz w:val="32"/>
          <w:szCs w:val="32"/>
        </w:rPr>
        <w:t>三</w:t>
      </w:r>
      <w:r>
        <w:rPr>
          <w:rFonts w:eastAsia="仿宋_GB2312"/>
          <w:b/>
          <w:sz w:val="32"/>
          <w:szCs w:val="32"/>
        </w:rPr>
        <w:t>、</w:t>
      </w:r>
      <w:r>
        <w:rPr>
          <w:rFonts w:hint="eastAsia" w:eastAsia="仿宋_GB2312"/>
          <w:b/>
          <w:sz w:val="32"/>
          <w:szCs w:val="32"/>
        </w:rPr>
        <w:t>示范应用情况</w:t>
      </w:r>
    </w:p>
    <w:p>
      <w:pPr>
        <w:spacing w:line="360" w:lineRule="auto"/>
        <w:ind w:firstLine="560" w:firstLineChars="200"/>
        <w:rPr>
          <w:rFonts w:ascii="仿宋_GB2312" w:eastAsia="仿宋_GB2312"/>
          <w:kern w:val="0"/>
          <w:sz w:val="28"/>
          <w:szCs w:val="28"/>
        </w:rPr>
      </w:pPr>
      <w:r>
        <w:rPr>
          <w:rFonts w:hint="eastAsia" w:ascii="仿宋_GB2312" w:eastAsia="仿宋_GB2312"/>
          <w:kern w:val="0"/>
          <w:sz w:val="28"/>
          <w:szCs w:val="28"/>
        </w:rPr>
        <w:t>南京江北新区、溧水区等地目前正在重点开展能源互联网示范建设，同时江北新区也是国网公司全业务物联网七个示范区之一。通过部署感知元件和边缘智能终端、升级无线通信网络、建设云化主站平台，推动智慧配电运检模式变革，实现主动检修、主动消缺，提升配电网供电可靠性。同时，推进全覆盖配电物联网建设，也是江北新区智慧能源互联网示范区建设的重要环节，将为南京公司在江北新区打造智慧能源物联网示范区打下坚实的基础。</w:t>
      </w:r>
    </w:p>
    <w:p>
      <w:pPr>
        <w:spacing w:line="360" w:lineRule="auto"/>
        <w:ind w:firstLine="560" w:firstLineChars="200"/>
        <w:rPr>
          <w:rFonts w:ascii="仿宋_GB2312" w:eastAsia="仿宋_GB2312"/>
          <w:kern w:val="0"/>
          <w:sz w:val="28"/>
          <w:szCs w:val="28"/>
        </w:rPr>
      </w:pPr>
      <w:r>
        <w:rPr>
          <w:rFonts w:hint="eastAsia" w:ascii="仿宋_GB2312" w:eastAsia="仿宋_GB2312"/>
          <w:kern w:val="0"/>
          <w:sz w:val="28"/>
          <w:szCs w:val="28"/>
        </w:rPr>
        <w:t>江北示范区区位图</w:t>
      </w:r>
      <w:r>
        <w:rPr>
          <w:rFonts w:ascii="仿宋_GB2312" w:eastAsia="仿宋_GB2312"/>
          <w:kern w:val="0"/>
          <w:sz w:val="28"/>
          <w:szCs w:val="28"/>
        </w:rPr>
        <w:t>如下图1所示：</w:t>
      </w:r>
    </w:p>
    <w:p>
      <w:pPr>
        <w:jc w:val="center"/>
        <w:rPr>
          <w:szCs w:val="21"/>
        </w:rPr>
      </w:pPr>
      <w:r>
        <w:drawing>
          <wp:inline distT="0" distB="0" distL="0" distR="0">
            <wp:extent cx="50196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19675" cy="4333875"/>
                    </a:xfrm>
                    <a:prstGeom prst="rect">
                      <a:avLst/>
                    </a:prstGeom>
                    <a:noFill/>
                    <a:ln>
                      <a:noFill/>
                    </a:ln>
                  </pic:spPr>
                </pic:pic>
              </a:graphicData>
            </a:graphic>
          </wp:inline>
        </w:drawing>
      </w:r>
    </w:p>
    <w:p>
      <w:pPr>
        <w:spacing w:line="360" w:lineRule="auto"/>
        <w:ind w:firstLine="420" w:firstLineChars="200"/>
        <w:jc w:val="center"/>
        <w:rPr>
          <w:rFonts w:eastAsia="仿宋_GB2312"/>
          <w:kern w:val="0"/>
          <w:szCs w:val="21"/>
        </w:rPr>
      </w:pPr>
      <w:r>
        <w:rPr>
          <w:rFonts w:eastAsia="仿宋_GB2312"/>
          <w:kern w:val="0"/>
          <w:szCs w:val="21"/>
        </w:rPr>
        <w:t>图1 江北新区示范区域</w:t>
      </w:r>
    </w:p>
    <w:p>
      <w:pPr>
        <w:spacing w:line="360" w:lineRule="auto"/>
        <w:ind w:firstLine="560" w:firstLineChars="200"/>
        <w:rPr>
          <w:rFonts w:ascii="仿宋_GB2312" w:hAnsi="仿宋_GB2312" w:eastAsia="仿宋_GB2312" w:cs="仿宋_GB2312"/>
          <w:kern w:val="0"/>
          <w:sz w:val="28"/>
          <w:szCs w:val="28"/>
        </w:rPr>
      </w:pPr>
      <w:r>
        <w:rPr>
          <w:rFonts w:hint="eastAsia" w:ascii="仿宋_GB2312" w:hAnsi="仿宋_GB2312" w:eastAsia="仿宋_GB2312" w:cs="仿宋_GB2312"/>
          <w:kern w:val="0"/>
          <w:sz w:val="28"/>
          <w:szCs w:val="28"/>
        </w:rPr>
        <w:t>南京江北新区智慧能源物联网示范区位于国家级江北新区的核心区域，辐射自贸区及周边区域，共计56平方公里。区域内共有220千伏变电站3座（城南河变、高旺变、山江变），110千伏变电站6座（开发区变、北门变、顶山变、江圩变、虎桥变、团结变），在建变电站3座（定向变、农场变、复兴变），10千伏线路89条，高压用户176户，低压用户7万户。一期建设项目的配电部分涉及8条10kV线路，包含 60台DTU、92台TTU。</w:t>
      </w:r>
    </w:p>
    <w:p>
      <w:pPr>
        <w:spacing w:line="560" w:lineRule="exact"/>
        <w:ind w:firstLine="420"/>
        <w:rPr>
          <w:rFonts w:ascii="仿宋_GB2312" w:hAnsi="仿宋_GB2312" w:eastAsia="仿宋_GB2312" w:cs="仿宋_GB2312"/>
          <w:kern w:val="0"/>
          <w:sz w:val="28"/>
          <w:szCs w:val="28"/>
        </w:rPr>
      </w:pPr>
      <w:r>
        <w:rPr>
          <w:rFonts w:hint="eastAsia" w:ascii="仿宋_GB2312" w:hAnsi="仿宋_GB2312" w:eastAsia="仿宋_GB2312" w:cs="仿宋_GB2312"/>
          <w:kern w:val="0"/>
          <w:sz w:val="28"/>
          <w:szCs w:val="28"/>
        </w:rPr>
        <w:t>2020年计划实现89条试点中压线路的重要电源、负荷、联络等节点的配电终端（包含DTU、TTU等）物联化升级改造。在环境感知、电气感知、安全监测等感知元件部署基础上，规模化改造智能配变终端、DTU等。2020-2022年，在现有示范区配电物联网初具规模的基础上，本项目将研究面向配电网设备互操作与即插即用的国产定制化芯片关键技术。</w:t>
      </w:r>
    </w:p>
    <w:p>
      <w:pPr>
        <w:spacing w:line="560" w:lineRule="exact"/>
        <w:ind w:firstLine="420"/>
        <w:rPr>
          <w:rFonts w:ascii="仿宋_GB2312" w:hAnsi="仿宋_GB2312" w:eastAsia="仿宋_GB2312" w:cs="仿宋_GB2312"/>
          <w:kern w:val="0"/>
          <w:sz w:val="28"/>
          <w:szCs w:val="28"/>
        </w:rPr>
      </w:pPr>
      <w:r>
        <w:rPr>
          <w:rFonts w:hint="eastAsia" w:ascii="仿宋_GB2312" w:hAnsi="仿宋_GB2312" w:eastAsia="仿宋_GB2312" w:cs="仿宋_GB2312"/>
          <w:kern w:val="0"/>
          <w:sz w:val="28"/>
          <w:szCs w:val="28"/>
        </w:rPr>
        <w:t>本项目拟利用基于国产定制化S</w:t>
      </w:r>
      <w:r>
        <w:rPr>
          <w:rFonts w:ascii="仿宋_GB2312" w:hAnsi="仿宋_GB2312" w:eastAsia="仿宋_GB2312" w:cs="仿宋_GB2312"/>
          <w:kern w:val="0"/>
          <w:sz w:val="28"/>
          <w:szCs w:val="28"/>
        </w:rPr>
        <w:t>oc</w:t>
      </w:r>
      <w:r>
        <w:rPr>
          <w:rFonts w:hint="eastAsia" w:ascii="仿宋_GB2312" w:hAnsi="仿宋_GB2312" w:eastAsia="仿宋_GB2312" w:cs="仿宋_GB2312"/>
          <w:kern w:val="0"/>
          <w:sz w:val="28"/>
          <w:szCs w:val="28"/>
        </w:rPr>
        <w:t>芯片的配电网智能分布式FA系统方案，开展配网数字化、网络化、智能化能力的灵活定制，实现芯片层面支持设备能力自描述与互操作；集成具有分布协作能力和物端边缘智能的物联网控制器，实现对设备即插即用与自组网的支持；利用国产定制化芯片具备的电气、环境、力学等感知数据的边缘侧轻量级智能处理功能，适应配电馈线网络动态变化场景，实现配电终端自动配置，并进行适应区域配电网高可靠运行场景的云边协同自适应配置技术研究，实现配电终端的自适应快速接入配置。进一步推进实现配电终端的物联化升级改造工程的示范建设。</w:t>
      </w:r>
    </w:p>
    <w:p>
      <w:pPr>
        <w:rPr>
          <w:rFonts w:ascii="仿宋_GB2312" w:hAnsi="仿宋_GB2312" w:eastAsia="仿宋_GB2312" w:cs="仿宋_GB2312"/>
          <w:b/>
          <w:sz w:val="32"/>
          <w:szCs w:val="32"/>
        </w:rPr>
      </w:pPr>
      <w:r>
        <w:rPr>
          <w:rFonts w:hint="eastAsia" w:ascii="仿宋_GB2312" w:hAnsi="仿宋_GB2312" w:eastAsia="仿宋_GB2312" w:cs="仿宋_GB2312"/>
          <w:b/>
          <w:sz w:val="32"/>
          <w:szCs w:val="32"/>
        </w:rPr>
        <w:t>四、申报合作协议</w:t>
      </w:r>
    </w:p>
    <w:p>
      <w:pPr>
        <w:ind w:firstLine="640" w:firstLineChars="200"/>
        <w:rPr>
          <w:rFonts w:ascii="仿宋_GB2312" w:hAnsi="仿宋_GB2312" w:eastAsia="仿宋_GB2312" w:cs="仿宋_GB2312"/>
          <w:sz w:val="32"/>
          <w:szCs w:val="32"/>
        </w:rPr>
      </w:pPr>
      <w:r>
        <w:rPr>
          <w:rFonts w:hint="eastAsia" w:ascii="仿宋_GB2312" w:hAnsi="仿宋_GB2312" w:eastAsia="仿宋_GB2312" w:cs="仿宋_GB2312"/>
          <w:sz w:val="32"/>
          <w:szCs w:val="32"/>
        </w:rPr>
        <w:t>无</w:t>
      </w:r>
    </w:p>
    <w:p>
      <w:pPr>
        <w:rPr>
          <w:rFonts w:ascii="仿宋_GB2312" w:hAnsi="仿宋_GB2312" w:eastAsia="仿宋_GB2312" w:cs="仿宋_GB2312"/>
          <w:b/>
          <w:sz w:val="32"/>
          <w:szCs w:val="32"/>
        </w:rPr>
      </w:pPr>
      <w:r>
        <w:rPr>
          <w:rFonts w:hint="eastAsia" w:ascii="仿宋_GB2312" w:hAnsi="仿宋_GB2312" w:eastAsia="仿宋_GB2312" w:cs="仿宋_GB2312"/>
          <w:b/>
          <w:sz w:val="32"/>
          <w:szCs w:val="32"/>
        </w:rPr>
        <w:t>五、组织管理方式</w:t>
      </w:r>
    </w:p>
    <w:p>
      <w:pPr>
        <w:spacing w:line="360" w:lineRule="auto"/>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项目组织机构拟设立专家组、研究课题组和管理联络组三个层级。专家组由各子课题研究专家构成，负责本项目的总体技术指导、资源协调以及定期组织研究交流推进会议，听取项目阶段性研究成果，全面掌控研究进程。每个子课题分别成立其研究课题组，研究课题组由该子课题的相关技术研究人员构成；研究课题组主要负责相关子课题管理、理论研究、实例验证、装置研发、示范工程实施等工作开展。管理联络组主要则是负责监控并规避项目实施过程中的技术和经济风险，统一设计、规划项目研究进度，协调各子课题关系，安排及管理研究工作，监督各子课题实施与进展以及文件、成果汇总和存档。</w:t>
      </w:r>
    </w:p>
    <w:p>
      <w:pPr>
        <w:rPr>
          <w:rFonts w:ascii="仿宋_GB2312" w:hAnsi="仿宋_GB2312" w:eastAsia="仿宋_GB2312" w:cs="仿宋_GB2312"/>
          <w:b/>
          <w:sz w:val="32"/>
          <w:szCs w:val="32"/>
        </w:rPr>
      </w:pPr>
      <w:r>
        <w:rPr>
          <w:rFonts w:hint="eastAsia" w:ascii="仿宋_GB2312" w:hAnsi="仿宋_GB2312" w:eastAsia="仿宋_GB2312" w:cs="仿宋_GB2312"/>
          <w:b/>
          <w:sz w:val="32"/>
          <w:szCs w:val="32"/>
        </w:rPr>
        <w:t>六、其它需要说明的事项</w:t>
      </w:r>
    </w:p>
    <w:p>
      <w:pPr>
        <w:pStyle w:val="23"/>
        <w:adjustRightInd w:val="0"/>
        <w:snapToGrid w:val="0"/>
        <w:spacing w:before="312" w:beforeLines="100" w:after="156" w:afterLines="50"/>
        <w:ind w:left="720" w:firstLine="0" w:firstLineChars="0"/>
        <w:rPr>
          <w:rFonts w:ascii="仿宋_GB2312" w:hAnsi="仿宋_GB2312" w:eastAsia="仿宋_GB2312" w:cs="仿宋_GB2312"/>
          <w:b/>
          <w:sz w:val="32"/>
          <w:szCs w:val="32"/>
        </w:rPr>
      </w:pPr>
      <w:r>
        <w:rPr>
          <w:rFonts w:hint="eastAsia" w:ascii="仿宋_GB2312" w:hAnsi="仿宋_GB2312" w:eastAsia="仿宋_GB2312" w:cs="仿宋_GB2312"/>
          <w:b/>
          <w:sz w:val="32"/>
          <w:szCs w:val="32"/>
        </w:rPr>
        <w:t>无</w:t>
      </w:r>
    </w:p>
    <w:p>
      <w:pPr>
        <w:spacing w:line="560" w:lineRule="exact"/>
        <w:ind w:firstLine="420"/>
        <w:rPr>
          <w:rFonts w:eastAsia="仿宋_GB2312"/>
          <w:kern w:val="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2459123"/>
    </w:sdtPr>
    <w:sdtContent>
      <w:p>
        <w:pPr>
          <w:pStyle w:val="12"/>
          <w:jc w:val="center"/>
        </w:pP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7514572"/>
    </w:sdtPr>
    <w:sdtContent>
      <w:p>
        <w:pPr>
          <w:pStyle w:val="12"/>
          <w:jc w:val="center"/>
        </w:pPr>
        <w:r>
          <w:fldChar w:fldCharType="begin"/>
        </w:r>
        <w:r>
          <w:instrText xml:space="preserve"> PAGE   \* MERGEFORMAT </w:instrText>
        </w:r>
        <w:r>
          <w:fldChar w:fldCharType="separate"/>
        </w:r>
        <w:r>
          <w:rPr>
            <w:lang w:val="zh-CN"/>
          </w:rPr>
          <w:t>17</w:t>
        </w:r>
        <w:r>
          <w:rPr>
            <w:lang w:val="zh-CN"/>
          </w:rP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B58CC"/>
    <w:multiLevelType w:val="multilevel"/>
    <w:tmpl w:val="142B58C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182A3BC9"/>
    <w:multiLevelType w:val="multilevel"/>
    <w:tmpl w:val="182A3BC9"/>
    <w:lvl w:ilvl="0" w:tentative="0">
      <w:start w:val="1"/>
      <w:numFmt w:val="decimal"/>
      <w:lvlText w:val="（%1）"/>
      <w:lvlJc w:val="left"/>
      <w:pPr>
        <w:ind w:left="900" w:hanging="420"/>
      </w:pPr>
      <w:rPr>
        <w:rFonts w:hint="default"/>
        <w:color w:val="auto"/>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B467E31"/>
    <w:multiLevelType w:val="multilevel"/>
    <w:tmpl w:val="1B467E3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CA7565A"/>
    <w:multiLevelType w:val="multilevel"/>
    <w:tmpl w:val="1CA7565A"/>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41F00E2"/>
    <w:multiLevelType w:val="multilevel"/>
    <w:tmpl w:val="241F00E2"/>
    <w:lvl w:ilvl="0" w:tentative="0">
      <w:start w:val="1"/>
      <w:numFmt w:val="decimal"/>
      <w:lvlText w:val="（%1）"/>
      <w:lvlJc w:val="left"/>
      <w:pPr>
        <w:ind w:left="900" w:hanging="420"/>
      </w:pPr>
      <w:rPr>
        <w:rFonts w:hint="default"/>
        <w:color w:val="auto"/>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9CF15F9"/>
    <w:multiLevelType w:val="multilevel"/>
    <w:tmpl w:val="29CF15F9"/>
    <w:lvl w:ilvl="0" w:tentative="0">
      <w:start w:val="1"/>
      <w:numFmt w:val="decimal"/>
      <w:lvlText w:val="（%1）"/>
      <w:lvlJc w:val="left"/>
      <w:pPr>
        <w:ind w:left="900" w:hanging="420"/>
      </w:pPr>
      <w:rPr>
        <w:rFonts w:hint="default"/>
        <w:color w:val="auto"/>
      </w:rPr>
    </w:lvl>
    <w:lvl w:ilvl="1" w:tentative="0">
      <w:start w:val="8"/>
      <w:numFmt w:val="japaneseCounting"/>
      <w:lvlText w:val="%2、"/>
      <w:lvlJc w:val="left"/>
      <w:pPr>
        <w:ind w:left="1620" w:hanging="7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1E96965"/>
    <w:multiLevelType w:val="multilevel"/>
    <w:tmpl w:val="31E969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9661246"/>
    <w:multiLevelType w:val="multilevel"/>
    <w:tmpl w:val="496612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8FC7391"/>
    <w:multiLevelType w:val="multilevel"/>
    <w:tmpl w:val="58FC7391"/>
    <w:lvl w:ilvl="0" w:tentative="0">
      <w:start w:val="1"/>
      <w:numFmt w:val="decimal"/>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5B1E5460"/>
    <w:multiLevelType w:val="multilevel"/>
    <w:tmpl w:val="5B1E5460"/>
    <w:lvl w:ilvl="0" w:tentative="0">
      <w:start w:val="1"/>
      <w:numFmt w:val="decimal"/>
      <w:lvlText w:val="（%1）"/>
      <w:lvlJc w:val="left"/>
      <w:pPr>
        <w:ind w:left="900" w:hanging="420"/>
      </w:pPr>
      <w:rPr>
        <w:rFonts w:hint="default"/>
        <w:color w:val="auto"/>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6F491455"/>
    <w:multiLevelType w:val="multilevel"/>
    <w:tmpl w:val="6F491455"/>
    <w:lvl w:ilvl="0" w:tentative="0">
      <w:start w:val="1"/>
      <w:numFmt w:val="decimal"/>
      <w:lvlText w:val="（%1）"/>
      <w:lvlJc w:val="left"/>
      <w:pPr>
        <w:ind w:left="900" w:hanging="420"/>
      </w:pPr>
      <w:rPr>
        <w:rFonts w:hint="default"/>
        <w:color w:val="auto"/>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70C46AA4"/>
    <w:multiLevelType w:val="multilevel"/>
    <w:tmpl w:val="70C46AA4"/>
    <w:lvl w:ilvl="0" w:tentative="0">
      <w:start w:val="1"/>
      <w:numFmt w:val="japaneseCounting"/>
      <w:lvlText w:val="%1、"/>
      <w:lvlJc w:val="left"/>
      <w:pPr>
        <w:tabs>
          <w:tab w:val="left" w:pos="480"/>
        </w:tabs>
        <w:ind w:left="480" w:hanging="48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0"/>
  </w:num>
  <w:num w:numId="3">
    <w:abstractNumId w:val="8"/>
  </w:num>
  <w:num w:numId="4">
    <w:abstractNumId w:val="6"/>
  </w:num>
  <w:num w:numId="5">
    <w:abstractNumId w:val="7"/>
  </w:num>
  <w:num w:numId="6">
    <w:abstractNumId w:val="9"/>
  </w:num>
  <w:num w:numId="7">
    <w:abstractNumId w:val="1"/>
  </w:num>
  <w:num w:numId="8">
    <w:abstractNumId w:val="4"/>
  </w:num>
  <w:num w:numId="9">
    <w:abstractNumId w:val="10"/>
  </w:num>
  <w:num w:numId="10">
    <w:abstractNumId w:val="5"/>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逆旅行人">
    <w15:presenceInfo w15:providerId="WPS Office" w15:userId="8149477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hideSpellingErrors/>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B0D3C"/>
    <w:rsid w:val="00000897"/>
    <w:rsid w:val="00002286"/>
    <w:rsid w:val="000026B8"/>
    <w:rsid w:val="00003EF1"/>
    <w:rsid w:val="0000483A"/>
    <w:rsid w:val="00010378"/>
    <w:rsid w:val="00011C63"/>
    <w:rsid w:val="00012A93"/>
    <w:rsid w:val="000153A3"/>
    <w:rsid w:val="00022F68"/>
    <w:rsid w:val="00032183"/>
    <w:rsid w:val="0003492C"/>
    <w:rsid w:val="000379B2"/>
    <w:rsid w:val="00044BA9"/>
    <w:rsid w:val="000463F2"/>
    <w:rsid w:val="00050146"/>
    <w:rsid w:val="000522B1"/>
    <w:rsid w:val="00052575"/>
    <w:rsid w:val="000543D5"/>
    <w:rsid w:val="0005604E"/>
    <w:rsid w:val="000624AB"/>
    <w:rsid w:val="00063C56"/>
    <w:rsid w:val="0006473F"/>
    <w:rsid w:val="00064DEA"/>
    <w:rsid w:val="00066C92"/>
    <w:rsid w:val="00070B6A"/>
    <w:rsid w:val="000712B3"/>
    <w:rsid w:val="000729EE"/>
    <w:rsid w:val="00072BE4"/>
    <w:rsid w:val="00073108"/>
    <w:rsid w:val="00073E89"/>
    <w:rsid w:val="00074368"/>
    <w:rsid w:val="00075AE5"/>
    <w:rsid w:val="00075EF5"/>
    <w:rsid w:val="00077010"/>
    <w:rsid w:val="00077456"/>
    <w:rsid w:val="00080C94"/>
    <w:rsid w:val="00082A3B"/>
    <w:rsid w:val="00082FC6"/>
    <w:rsid w:val="00087EDD"/>
    <w:rsid w:val="00091FA3"/>
    <w:rsid w:val="00093002"/>
    <w:rsid w:val="00095715"/>
    <w:rsid w:val="00095947"/>
    <w:rsid w:val="00097F0E"/>
    <w:rsid w:val="000A1B80"/>
    <w:rsid w:val="000A2019"/>
    <w:rsid w:val="000A2AD9"/>
    <w:rsid w:val="000A6BE0"/>
    <w:rsid w:val="000A6E1A"/>
    <w:rsid w:val="000A775C"/>
    <w:rsid w:val="000A7C64"/>
    <w:rsid w:val="000B046F"/>
    <w:rsid w:val="000B169F"/>
    <w:rsid w:val="000B1BC7"/>
    <w:rsid w:val="000B28AA"/>
    <w:rsid w:val="000B517D"/>
    <w:rsid w:val="000C067F"/>
    <w:rsid w:val="000C3258"/>
    <w:rsid w:val="000C46C7"/>
    <w:rsid w:val="000C534D"/>
    <w:rsid w:val="000C6DF4"/>
    <w:rsid w:val="000C6EBE"/>
    <w:rsid w:val="000C72CA"/>
    <w:rsid w:val="000D22F3"/>
    <w:rsid w:val="000D2A14"/>
    <w:rsid w:val="000D343A"/>
    <w:rsid w:val="000D4895"/>
    <w:rsid w:val="000D5184"/>
    <w:rsid w:val="000D74A6"/>
    <w:rsid w:val="000E017E"/>
    <w:rsid w:val="000E12F1"/>
    <w:rsid w:val="000E2CA5"/>
    <w:rsid w:val="000E3D74"/>
    <w:rsid w:val="000E4787"/>
    <w:rsid w:val="000F053B"/>
    <w:rsid w:val="000F0AF6"/>
    <w:rsid w:val="000F0B2D"/>
    <w:rsid w:val="000F4691"/>
    <w:rsid w:val="000F6818"/>
    <w:rsid w:val="000F799F"/>
    <w:rsid w:val="0010712A"/>
    <w:rsid w:val="00111770"/>
    <w:rsid w:val="001145A9"/>
    <w:rsid w:val="001148D0"/>
    <w:rsid w:val="00114DDC"/>
    <w:rsid w:val="00116274"/>
    <w:rsid w:val="00116E78"/>
    <w:rsid w:val="001203B4"/>
    <w:rsid w:val="0012154B"/>
    <w:rsid w:val="00122E1C"/>
    <w:rsid w:val="00124E73"/>
    <w:rsid w:val="0012634F"/>
    <w:rsid w:val="00126958"/>
    <w:rsid w:val="00127BD9"/>
    <w:rsid w:val="00127C24"/>
    <w:rsid w:val="001362B9"/>
    <w:rsid w:val="001379C6"/>
    <w:rsid w:val="00137A64"/>
    <w:rsid w:val="00140BDA"/>
    <w:rsid w:val="00141506"/>
    <w:rsid w:val="00142613"/>
    <w:rsid w:val="00142AE5"/>
    <w:rsid w:val="00142FCD"/>
    <w:rsid w:val="001464CD"/>
    <w:rsid w:val="00151B68"/>
    <w:rsid w:val="00153A17"/>
    <w:rsid w:val="0015507B"/>
    <w:rsid w:val="00156857"/>
    <w:rsid w:val="00161CD7"/>
    <w:rsid w:val="001623B5"/>
    <w:rsid w:val="00165B77"/>
    <w:rsid w:val="00165D70"/>
    <w:rsid w:val="0016627A"/>
    <w:rsid w:val="00170D1A"/>
    <w:rsid w:val="0017108E"/>
    <w:rsid w:val="0017204A"/>
    <w:rsid w:val="00173B47"/>
    <w:rsid w:val="00173C6E"/>
    <w:rsid w:val="0017535A"/>
    <w:rsid w:val="001809CD"/>
    <w:rsid w:val="00180AEF"/>
    <w:rsid w:val="00181312"/>
    <w:rsid w:val="001827A6"/>
    <w:rsid w:val="001828D4"/>
    <w:rsid w:val="00182E4E"/>
    <w:rsid w:val="001946D1"/>
    <w:rsid w:val="001949B1"/>
    <w:rsid w:val="0019698A"/>
    <w:rsid w:val="001A0930"/>
    <w:rsid w:val="001A33B8"/>
    <w:rsid w:val="001A372D"/>
    <w:rsid w:val="001A607F"/>
    <w:rsid w:val="001A617D"/>
    <w:rsid w:val="001A6767"/>
    <w:rsid w:val="001A70AC"/>
    <w:rsid w:val="001A7494"/>
    <w:rsid w:val="001A7F1F"/>
    <w:rsid w:val="001B0988"/>
    <w:rsid w:val="001B10CA"/>
    <w:rsid w:val="001B4A93"/>
    <w:rsid w:val="001B6C7D"/>
    <w:rsid w:val="001B7608"/>
    <w:rsid w:val="001C1676"/>
    <w:rsid w:val="001C242F"/>
    <w:rsid w:val="001C4536"/>
    <w:rsid w:val="001C56AA"/>
    <w:rsid w:val="001C77DA"/>
    <w:rsid w:val="001C781D"/>
    <w:rsid w:val="001D46C5"/>
    <w:rsid w:val="001D48AD"/>
    <w:rsid w:val="001D4CB7"/>
    <w:rsid w:val="001D74A1"/>
    <w:rsid w:val="001D7CC8"/>
    <w:rsid w:val="001E15F6"/>
    <w:rsid w:val="001E28B8"/>
    <w:rsid w:val="001E2D53"/>
    <w:rsid w:val="001E2DC2"/>
    <w:rsid w:val="001E5CC5"/>
    <w:rsid w:val="001E689D"/>
    <w:rsid w:val="001E6C9B"/>
    <w:rsid w:val="001E6E1F"/>
    <w:rsid w:val="001F0365"/>
    <w:rsid w:val="001F1E44"/>
    <w:rsid w:val="001F2059"/>
    <w:rsid w:val="001F2ACC"/>
    <w:rsid w:val="001F2D70"/>
    <w:rsid w:val="001F47FA"/>
    <w:rsid w:val="001F574A"/>
    <w:rsid w:val="001F61C1"/>
    <w:rsid w:val="001F6AB6"/>
    <w:rsid w:val="001F756E"/>
    <w:rsid w:val="001F7C46"/>
    <w:rsid w:val="00204537"/>
    <w:rsid w:val="00206984"/>
    <w:rsid w:val="00206B21"/>
    <w:rsid w:val="00206D99"/>
    <w:rsid w:val="00215175"/>
    <w:rsid w:val="00216456"/>
    <w:rsid w:val="0022195D"/>
    <w:rsid w:val="00223D25"/>
    <w:rsid w:val="00226B93"/>
    <w:rsid w:val="00227823"/>
    <w:rsid w:val="00227F0E"/>
    <w:rsid w:val="002313E1"/>
    <w:rsid w:val="0023266E"/>
    <w:rsid w:val="00233B46"/>
    <w:rsid w:val="00235F0F"/>
    <w:rsid w:val="0024065D"/>
    <w:rsid w:val="00244058"/>
    <w:rsid w:val="002470AB"/>
    <w:rsid w:val="002533C2"/>
    <w:rsid w:val="00254801"/>
    <w:rsid w:val="002577A2"/>
    <w:rsid w:val="00257D48"/>
    <w:rsid w:val="0026291E"/>
    <w:rsid w:val="002635E8"/>
    <w:rsid w:val="00264E81"/>
    <w:rsid w:val="0026792C"/>
    <w:rsid w:val="0027122D"/>
    <w:rsid w:val="0027154E"/>
    <w:rsid w:val="0027157D"/>
    <w:rsid w:val="00271707"/>
    <w:rsid w:val="002722E0"/>
    <w:rsid w:val="00273F07"/>
    <w:rsid w:val="00275358"/>
    <w:rsid w:val="0027541C"/>
    <w:rsid w:val="00280976"/>
    <w:rsid w:val="00287D55"/>
    <w:rsid w:val="00290380"/>
    <w:rsid w:val="00290A63"/>
    <w:rsid w:val="00292446"/>
    <w:rsid w:val="00292EEA"/>
    <w:rsid w:val="00294873"/>
    <w:rsid w:val="002A00E5"/>
    <w:rsid w:val="002A143D"/>
    <w:rsid w:val="002A6225"/>
    <w:rsid w:val="002A64B1"/>
    <w:rsid w:val="002A7243"/>
    <w:rsid w:val="002B0517"/>
    <w:rsid w:val="002B0A39"/>
    <w:rsid w:val="002B0D3C"/>
    <w:rsid w:val="002B18F0"/>
    <w:rsid w:val="002B200B"/>
    <w:rsid w:val="002B4029"/>
    <w:rsid w:val="002B414F"/>
    <w:rsid w:val="002B4171"/>
    <w:rsid w:val="002B560F"/>
    <w:rsid w:val="002C1063"/>
    <w:rsid w:val="002C20AD"/>
    <w:rsid w:val="002C4215"/>
    <w:rsid w:val="002C58E3"/>
    <w:rsid w:val="002C7155"/>
    <w:rsid w:val="002C717E"/>
    <w:rsid w:val="002C7A13"/>
    <w:rsid w:val="002D0FA6"/>
    <w:rsid w:val="002D1404"/>
    <w:rsid w:val="002D1568"/>
    <w:rsid w:val="002D1B08"/>
    <w:rsid w:val="002D3D99"/>
    <w:rsid w:val="002D4164"/>
    <w:rsid w:val="002D50EC"/>
    <w:rsid w:val="002D72C1"/>
    <w:rsid w:val="002E02E6"/>
    <w:rsid w:val="002E26A4"/>
    <w:rsid w:val="002E2D1E"/>
    <w:rsid w:val="002E44BD"/>
    <w:rsid w:val="002E4974"/>
    <w:rsid w:val="002E6751"/>
    <w:rsid w:val="002E79B3"/>
    <w:rsid w:val="002E7BF8"/>
    <w:rsid w:val="002F3003"/>
    <w:rsid w:val="002F328B"/>
    <w:rsid w:val="002F38B8"/>
    <w:rsid w:val="003021C8"/>
    <w:rsid w:val="00302EE8"/>
    <w:rsid w:val="00305D9C"/>
    <w:rsid w:val="00305E92"/>
    <w:rsid w:val="00306A86"/>
    <w:rsid w:val="003101DC"/>
    <w:rsid w:val="00310478"/>
    <w:rsid w:val="003138E9"/>
    <w:rsid w:val="00317D8A"/>
    <w:rsid w:val="003265F6"/>
    <w:rsid w:val="003272E7"/>
    <w:rsid w:val="00331172"/>
    <w:rsid w:val="00331A15"/>
    <w:rsid w:val="0033391B"/>
    <w:rsid w:val="00334E32"/>
    <w:rsid w:val="0033579B"/>
    <w:rsid w:val="00336814"/>
    <w:rsid w:val="00336928"/>
    <w:rsid w:val="003400F3"/>
    <w:rsid w:val="00341201"/>
    <w:rsid w:val="00342586"/>
    <w:rsid w:val="00346CF5"/>
    <w:rsid w:val="00350E8A"/>
    <w:rsid w:val="00352882"/>
    <w:rsid w:val="00352BF7"/>
    <w:rsid w:val="00354657"/>
    <w:rsid w:val="003552FC"/>
    <w:rsid w:val="003578BA"/>
    <w:rsid w:val="0036017D"/>
    <w:rsid w:val="00360F2E"/>
    <w:rsid w:val="0036147C"/>
    <w:rsid w:val="003615FC"/>
    <w:rsid w:val="00361DD1"/>
    <w:rsid w:val="00361DE0"/>
    <w:rsid w:val="00363F98"/>
    <w:rsid w:val="00367B67"/>
    <w:rsid w:val="003730A4"/>
    <w:rsid w:val="003730A7"/>
    <w:rsid w:val="003759C2"/>
    <w:rsid w:val="0038222A"/>
    <w:rsid w:val="003833EF"/>
    <w:rsid w:val="003855AB"/>
    <w:rsid w:val="00387DB6"/>
    <w:rsid w:val="0039073A"/>
    <w:rsid w:val="0039081E"/>
    <w:rsid w:val="00391199"/>
    <w:rsid w:val="00392D3F"/>
    <w:rsid w:val="003954A2"/>
    <w:rsid w:val="003958C3"/>
    <w:rsid w:val="00395BB4"/>
    <w:rsid w:val="003A0CF0"/>
    <w:rsid w:val="003A1550"/>
    <w:rsid w:val="003A18D1"/>
    <w:rsid w:val="003B1210"/>
    <w:rsid w:val="003B2803"/>
    <w:rsid w:val="003B5E54"/>
    <w:rsid w:val="003B631E"/>
    <w:rsid w:val="003B7C82"/>
    <w:rsid w:val="003C0B2F"/>
    <w:rsid w:val="003D26FC"/>
    <w:rsid w:val="003E087D"/>
    <w:rsid w:val="003E0CD2"/>
    <w:rsid w:val="003E0F1B"/>
    <w:rsid w:val="003E32AC"/>
    <w:rsid w:val="003E55CE"/>
    <w:rsid w:val="003E615A"/>
    <w:rsid w:val="003E6DDB"/>
    <w:rsid w:val="003F13A4"/>
    <w:rsid w:val="003F6789"/>
    <w:rsid w:val="004000D9"/>
    <w:rsid w:val="00400273"/>
    <w:rsid w:val="00411545"/>
    <w:rsid w:val="0041250C"/>
    <w:rsid w:val="00412CAA"/>
    <w:rsid w:val="0041456E"/>
    <w:rsid w:val="00415166"/>
    <w:rsid w:val="00416CAE"/>
    <w:rsid w:val="00417178"/>
    <w:rsid w:val="00424BA4"/>
    <w:rsid w:val="00425363"/>
    <w:rsid w:val="00431B13"/>
    <w:rsid w:val="00436041"/>
    <w:rsid w:val="004365FE"/>
    <w:rsid w:val="00436FE6"/>
    <w:rsid w:val="004377BA"/>
    <w:rsid w:val="00442233"/>
    <w:rsid w:val="00442EE6"/>
    <w:rsid w:val="004437E2"/>
    <w:rsid w:val="00444366"/>
    <w:rsid w:val="004456F9"/>
    <w:rsid w:val="0044654B"/>
    <w:rsid w:val="00447068"/>
    <w:rsid w:val="00450494"/>
    <w:rsid w:val="0045292F"/>
    <w:rsid w:val="004529E9"/>
    <w:rsid w:val="004542FF"/>
    <w:rsid w:val="0045556E"/>
    <w:rsid w:val="00455B72"/>
    <w:rsid w:val="0045712B"/>
    <w:rsid w:val="00467886"/>
    <w:rsid w:val="00467D0D"/>
    <w:rsid w:val="00467F53"/>
    <w:rsid w:val="004725A7"/>
    <w:rsid w:val="004726C4"/>
    <w:rsid w:val="00473830"/>
    <w:rsid w:val="00475F76"/>
    <w:rsid w:val="00476161"/>
    <w:rsid w:val="0047666A"/>
    <w:rsid w:val="004809E0"/>
    <w:rsid w:val="00481C4F"/>
    <w:rsid w:val="00481F41"/>
    <w:rsid w:val="00482546"/>
    <w:rsid w:val="00483BAD"/>
    <w:rsid w:val="00492B0B"/>
    <w:rsid w:val="004956CA"/>
    <w:rsid w:val="00495FC3"/>
    <w:rsid w:val="004A30CA"/>
    <w:rsid w:val="004A63B6"/>
    <w:rsid w:val="004A6C76"/>
    <w:rsid w:val="004A7A93"/>
    <w:rsid w:val="004B265D"/>
    <w:rsid w:val="004B34D8"/>
    <w:rsid w:val="004B4528"/>
    <w:rsid w:val="004C080F"/>
    <w:rsid w:val="004C174E"/>
    <w:rsid w:val="004C3B50"/>
    <w:rsid w:val="004C44A8"/>
    <w:rsid w:val="004C4DBB"/>
    <w:rsid w:val="004C5CAE"/>
    <w:rsid w:val="004D0192"/>
    <w:rsid w:val="004D2BD4"/>
    <w:rsid w:val="004D492E"/>
    <w:rsid w:val="004D50AA"/>
    <w:rsid w:val="004D5F5D"/>
    <w:rsid w:val="004D6A70"/>
    <w:rsid w:val="004D724B"/>
    <w:rsid w:val="004E16BF"/>
    <w:rsid w:val="004E38AF"/>
    <w:rsid w:val="004E65DF"/>
    <w:rsid w:val="004F5380"/>
    <w:rsid w:val="004F6102"/>
    <w:rsid w:val="004F7070"/>
    <w:rsid w:val="004F7518"/>
    <w:rsid w:val="00500C73"/>
    <w:rsid w:val="00503432"/>
    <w:rsid w:val="005035A3"/>
    <w:rsid w:val="00503D46"/>
    <w:rsid w:val="00506BE0"/>
    <w:rsid w:val="00511A44"/>
    <w:rsid w:val="00512BAE"/>
    <w:rsid w:val="005134BF"/>
    <w:rsid w:val="00513BD7"/>
    <w:rsid w:val="00514193"/>
    <w:rsid w:val="00514A0B"/>
    <w:rsid w:val="00515B59"/>
    <w:rsid w:val="00515B6F"/>
    <w:rsid w:val="00515F87"/>
    <w:rsid w:val="00516E09"/>
    <w:rsid w:val="00517245"/>
    <w:rsid w:val="00522345"/>
    <w:rsid w:val="00524683"/>
    <w:rsid w:val="00524702"/>
    <w:rsid w:val="005258BC"/>
    <w:rsid w:val="0053006A"/>
    <w:rsid w:val="00533D56"/>
    <w:rsid w:val="00540816"/>
    <w:rsid w:val="005420A9"/>
    <w:rsid w:val="00542A2E"/>
    <w:rsid w:val="00543131"/>
    <w:rsid w:val="00543257"/>
    <w:rsid w:val="005436AC"/>
    <w:rsid w:val="0054643A"/>
    <w:rsid w:val="00546EC3"/>
    <w:rsid w:val="005477BF"/>
    <w:rsid w:val="00547D81"/>
    <w:rsid w:val="00550A37"/>
    <w:rsid w:val="00551006"/>
    <w:rsid w:val="00552BD0"/>
    <w:rsid w:val="005547EE"/>
    <w:rsid w:val="00554D91"/>
    <w:rsid w:val="00555117"/>
    <w:rsid w:val="00557040"/>
    <w:rsid w:val="005574F8"/>
    <w:rsid w:val="00560323"/>
    <w:rsid w:val="00563598"/>
    <w:rsid w:val="00565C76"/>
    <w:rsid w:val="00566BCE"/>
    <w:rsid w:val="00567C3C"/>
    <w:rsid w:val="0057158C"/>
    <w:rsid w:val="00572E72"/>
    <w:rsid w:val="00573E1A"/>
    <w:rsid w:val="00575030"/>
    <w:rsid w:val="00577D6F"/>
    <w:rsid w:val="00581118"/>
    <w:rsid w:val="005824CA"/>
    <w:rsid w:val="00582588"/>
    <w:rsid w:val="00585359"/>
    <w:rsid w:val="005915CA"/>
    <w:rsid w:val="00591FB2"/>
    <w:rsid w:val="0059227F"/>
    <w:rsid w:val="00593935"/>
    <w:rsid w:val="00593F6D"/>
    <w:rsid w:val="005A04CD"/>
    <w:rsid w:val="005A0533"/>
    <w:rsid w:val="005A0683"/>
    <w:rsid w:val="005A0D8C"/>
    <w:rsid w:val="005A1DCF"/>
    <w:rsid w:val="005A3441"/>
    <w:rsid w:val="005A6427"/>
    <w:rsid w:val="005A7DDE"/>
    <w:rsid w:val="005B0CE9"/>
    <w:rsid w:val="005B215F"/>
    <w:rsid w:val="005B5A40"/>
    <w:rsid w:val="005B5A91"/>
    <w:rsid w:val="005C2A74"/>
    <w:rsid w:val="005C777A"/>
    <w:rsid w:val="005D1340"/>
    <w:rsid w:val="005D4692"/>
    <w:rsid w:val="005D5797"/>
    <w:rsid w:val="005D5DA5"/>
    <w:rsid w:val="005D60C0"/>
    <w:rsid w:val="005D77A2"/>
    <w:rsid w:val="005D79B3"/>
    <w:rsid w:val="005E0385"/>
    <w:rsid w:val="005E122A"/>
    <w:rsid w:val="005E1F4C"/>
    <w:rsid w:val="005E3C81"/>
    <w:rsid w:val="005E4383"/>
    <w:rsid w:val="005E631B"/>
    <w:rsid w:val="005E6D23"/>
    <w:rsid w:val="005E76E4"/>
    <w:rsid w:val="005E7DF5"/>
    <w:rsid w:val="005F0BD3"/>
    <w:rsid w:val="005F2D68"/>
    <w:rsid w:val="0060044B"/>
    <w:rsid w:val="006030FE"/>
    <w:rsid w:val="00603458"/>
    <w:rsid w:val="00606D38"/>
    <w:rsid w:val="006107D1"/>
    <w:rsid w:val="0061423C"/>
    <w:rsid w:val="006142E9"/>
    <w:rsid w:val="006209B9"/>
    <w:rsid w:val="00620B5A"/>
    <w:rsid w:val="00621558"/>
    <w:rsid w:val="0062314E"/>
    <w:rsid w:val="00625D30"/>
    <w:rsid w:val="00625E55"/>
    <w:rsid w:val="006327BA"/>
    <w:rsid w:val="00634B2B"/>
    <w:rsid w:val="006379E7"/>
    <w:rsid w:val="00637A94"/>
    <w:rsid w:val="006437B1"/>
    <w:rsid w:val="0064491A"/>
    <w:rsid w:val="00645820"/>
    <w:rsid w:val="00646015"/>
    <w:rsid w:val="00646B79"/>
    <w:rsid w:val="00650220"/>
    <w:rsid w:val="00654933"/>
    <w:rsid w:val="00656E9C"/>
    <w:rsid w:val="006577F8"/>
    <w:rsid w:val="00666AB2"/>
    <w:rsid w:val="00673ACF"/>
    <w:rsid w:val="00674189"/>
    <w:rsid w:val="0067485F"/>
    <w:rsid w:val="0067560A"/>
    <w:rsid w:val="00676006"/>
    <w:rsid w:val="006771ED"/>
    <w:rsid w:val="00677D01"/>
    <w:rsid w:val="006839ED"/>
    <w:rsid w:val="00683FE7"/>
    <w:rsid w:val="00684B86"/>
    <w:rsid w:val="00684C55"/>
    <w:rsid w:val="00684F2E"/>
    <w:rsid w:val="006858A8"/>
    <w:rsid w:val="0068591D"/>
    <w:rsid w:val="00685B93"/>
    <w:rsid w:val="0069198E"/>
    <w:rsid w:val="006926EF"/>
    <w:rsid w:val="00694C8B"/>
    <w:rsid w:val="0069568A"/>
    <w:rsid w:val="00696330"/>
    <w:rsid w:val="00697251"/>
    <w:rsid w:val="006A2921"/>
    <w:rsid w:val="006A3D83"/>
    <w:rsid w:val="006A580D"/>
    <w:rsid w:val="006A5A58"/>
    <w:rsid w:val="006A7702"/>
    <w:rsid w:val="006B1506"/>
    <w:rsid w:val="006B21A7"/>
    <w:rsid w:val="006B247F"/>
    <w:rsid w:val="006B27AB"/>
    <w:rsid w:val="006B50AC"/>
    <w:rsid w:val="006B7E58"/>
    <w:rsid w:val="006C2FA7"/>
    <w:rsid w:val="006C4E01"/>
    <w:rsid w:val="006C6A14"/>
    <w:rsid w:val="006D6640"/>
    <w:rsid w:val="006D6FDE"/>
    <w:rsid w:val="006D7B87"/>
    <w:rsid w:val="006E0134"/>
    <w:rsid w:val="006E1188"/>
    <w:rsid w:val="006E2BC6"/>
    <w:rsid w:val="006E39E8"/>
    <w:rsid w:val="006E3BFF"/>
    <w:rsid w:val="006E4B2A"/>
    <w:rsid w:val="006E55A4"/>
    <w:rsid w:val="006E658F"/>
    <w:rsid w:val="006E6AC7"/>
    <w:rsid w:val="006E7115"/>
    <w:rsid w:val="006F240D"/>
    <w:rsid w:val="006F276E"/>
    <w:rsid w:val="006F29A6"/>
    <w:rsid w:val="006F5164"/>
    <w:rsid w:val="006F59CA"/>
    <w:rsid w:val="006F6AB1"/>
    <w:rsid w:val="006F70B6"/>
    <w:rsid w:val="006F7738"/>
    <w:rsid w:val="00700B75"/>
    <w:rsid w:val="007010AC"/>
    <w:rsid w:val="007105D3"/>
    <w:rsid w:val="00710603"/>
    <w:rsid w:val="007155BE"/>
    <w:rsid w:val="00716DDF"/>
    <w:rsid w:val="00717D63"/>
    <w:rsid w:val="00720A9F"/>
    <w:rsid w:val="00723686"/>
    <w:rsid w:val="0072516E"/>
    <w:rsid w:val="00726388"/>
    <w:rsid w:val="00727C0D"/>
    <w:rsid w:val="00730E92"/>
    <w:rsid w:val="00734940"/>
    <w:rsid w:val="007358D7"/>
    <w:rsid w:val="00736EDB"/>
    <w:rsid w:val="007403C2"/>
    <w:rsid w:val="00740712"/>
    <w:rsid w:val="0075059E"/>
    <w:rsid w:val="00750F04"/>
    <w:rsid w:val="0076048A"/>
    <w:rsid w:val="00764712"/>
    <w:rsid w:val="00765382"/>
    <w:rsid w:val="00766BF2"/>
    <w:rsid w:val="007715B2"/>
    <w:rsid w:val="0077170B"/>
    <w:rsid w:val="007724EC"/>
    <w:rsid w:val="0077564D"/>
    <w:rsid w:val="00775ACD"/>
    <w:rsid w:val="00775EE3"/>
    <w:rsid w:val="007774D2"/>
    <w:rsid w:val="007817F4"/>
    <w:rsid w:val="00782281"/>
    <w:rsid w:val="00782E4A"/>
    <w:rsid w:val="0078355C"/>
    <w:rsid w:val="00786636"/>
    <w:rsid w:val="00787A6D"/>
    <w:rsid w:val="00790F86"/>
    <w:rsid w:val="00792358"/>
    <w:rsid w:val="0079360C"/>
    <w:rsid w:val="00796492"/>
    <w:rsid w:val="007A1B07"/>
    <w:rsid w:val="007A3755"/>
    <w:rsid w:val="007A661C"/>
    <w:rsid w:val="007A72E9"/>
    <w:rsid w:val="007A7620"/>
    <w:rsid w:val="007B1C7F"/>
    <w:rsid w:val="007B2522"/>
    <w:rsid w:val="007B54C9"/>
    <w:rsid w:val="007B6C0C"/>
    <w:rsid w:val="007C1EA0"/>
    <w:rsid w:val="007C3244"/>
    <w:rsid w:val="007C3A4E"/>
    <w:rsid w:val="007C4441"/>
    <w:rsid w:val="007C6FD4"/>
    <w:rsid w:val="007D1425"/>
    <w:rsid w:val="007D1B22"/>
    <w:rsid w:val="007D204F"/>
    <w:rsid w:val="007D3E23"/>
    <w:rsid w:val="007D5162"/>
    <w:rsid w:val="007E177E"/>
    <w:rsid w:val="007E4260"/>
    <w:rsid w:val="007E46F1"/>
    <w:rsid w:val="007F11AC"/>
    <w:rsid w:val="007F134B"/>
    <w:rsid w:val="007F18AD"/>
    <w:rsid w:val="007F2A52"/>
    <w:rsid w:val="007F2A63"/>
    <w:rsid w:val="007F4777"/>
    <w:rsid w:val="00800967"/>
    <w:rsid w:val="00803239"/>
    <w:rsid w:val="00804C14"/>
    <w:rsid w:val="00807406"/>
    <w:rsid w:val="00813542"/>
    <w:rsid w:val="00813DF4"/>
    <w:rsid w:val="0081780F"/>
    <w:rsid w:val="008219BA"/>
    <w:rsid w:val="00824F5F"/>
    <w:rsid w:val="008253FA"/>
    <w:rsid w:val="008277A7"/>
    <w:rsid w:val="008277CA"/>
    <w:rsid w:val="00827EE6"/>
    <w:rsid w:val="00832F49"/>
    <w:rsid w:val="00835164"/>
    <w:rsid w:val="0084045B"/>
    <w:rsid w:val="00840E70"/>
    <w:rsid w:val="00843643"/>
    <w:rsid w:val="00843E27"/>
    <w:rsid w:val="008447A1"/>
    <w:rsid w:val="008472B0"/>
    <w:rsid w:val="00851B59"/>
    <w:rsid w:val="0085330A"/>
    <w:rsid w:val="008535F8"/>
    <w:rsid w:val="008546A8"/>
    <w:rsid w:val="00856982"/>
    <w:rsid w:val="008613D4"/>
    <w:rsid w:val="00863422"/>
    <w:rsid w:val="008651F4"/>
    <w:rsid w:val="0086587F"/>
    <w:rsid w:val="00870A9A"/>
    <w:rsid w:val="00876A77"/>
    <w:rsid w:val="00880236"/>
    <w:rsid w:val="0088123E"/>
    <w:rsid w:val="00883F40"/>
    <w:rsid w:val="00885263"/>
    <w:rsid w:val="00886F1D"/>
    <w:rsid w:val="008879BD"/>
    <w:rsid w:val="008910EB"/>
    <w:rsid w:val="00891EEF"/>
    <w:rsid w:val="0089446D"/>
    <w:rsid w:val="0089492D"/>
    <w:rsid w:val="008968FC"/>
    <w:rsid w:val="008A1654"/>
    <w:rsid w:val="008A2B5E"/>
    <w:rsid w:val="008A3A35"/>
    <w:rsid w:val="008A3E4F"/>
    <w:rsid w:val="008A68E5"/>
    <w:rsid w:val="008B09EA"/>
    <w:rsid w:val="008B21DD"/>
    <w:rsid w:val="008B2F90"/>
    <w:rsid w:val="008B2FE0"/>
    <w:rsid w:val="008B523F"/>
    <w:rsid w:val="008B730E"/>
    <w:rsid w:val="008C08FA"/>
    <w:rsid w:val="008C23C4"/>
    <w:rsid w:val="008C3501"/>
    <w:rsid w:val="008C4A4A"/>
    <w:rsid w:val="008C51BD"/>
    <w:rsid w:val="008C630C"/>
    <w:rsid w:val="008C70DD"/>
    <w:rsid w:val="008D0BF5"/>
    <w:rsid w:val="008D1852"/>
    <w:rsid w:val="008D29F7"/>
    <w:rsid w:val="008D38C0"/>
    <w:rsid w:val="008D72BC"/>
    <w:rsid w:val="008D7BBD"/>
    <w:rsid w:val="008D7D0B"/>
    <w:rsid w:val="008E318D"/>
    <w:rsid w:val="008E346B"/>
    <w:rsid w:val="008E5CAC"/>
    <w:rsid w:val="008E5E31"/>
    <w:rsid w:val="008E767B"/>
    <w:rsid w:val="008F2552"/>
    <w:rsid w:val="008F295D"/>
    <w:rsid w:val="008F2AB2"/>
    <w:rsid w:val="008F2B22"/>
    <w:rsid w:val="008F438C"/>
    <w:rsid w:val="008F51BA"/>
    <w:rsid w:val="008F5A12"/>
    <w:rsid w:val="008F69BC"/>
    <w:rsid w:val="00902401"/>
    <w:rsid w:val="00902708"/>
    <w:rsid w:val="00903718"/>
    <w:rsid w:val="009039DC"/>
    <w:rsid w:val="009040A5"/>
    <w:rsid w:val="0090412B"/>
    <w:rsid w:val="00904C37"/>
    <w:rsid w:val="00905654"/>
    <w:rsid w:val="0090614C"/>
    <w:rsid w:val="00907A24"/>
    <w:rsid w:val="00907E88"/>
    <w:rsid w:val="00911055"/>
    <w:rsid w:val="0091178A"/>
    <w:rsid w:val="00911CEA"/>
    <w:rsid w:val="00913E3A"/>
    <w:rsid w:val="0092073A"/>
    <w:rsid w:val="0092122E"/>
    <w:rsid w:val="0092174F"/>
    <w:rsid w:val="00921B1C"/>
    <w:rsid w:val="0092486A"/>
    <w:rsid w:val="00926AFB"/>
    <w:rsid w:val="00931218"/>
    <w:rsid w:val="00934EBA"/>
    <w:rsid w:val="009362CD"/>
    <w:rsid w:val="00936828"/>
    <w:rsid w:val="00940FB1"/>
    <w:rsid w:val="00942160"/>
    <w:rsid w:val="00942ED2"/>
    <w:rsid w:val="00943972"/>
    <w:rsid w:val="0094772E"/>
    <w:rsid w:val="009506AA"/>
    <w:rsid w:val="00950C99"/>
    <w:rsid w:val="00951003"/>
    <w:rsid w:val="009510BF"/>
    <w:rsid w:val="009512CC"/>
    <w:rsid w:val="00955D97"/>
    <w:rsid w:val="00960EEF"/>
    <w:rsid w:val="009612E6"/>
    <w:rsid w:val="00961DDB"/>
    <w:rsid w:val="0096258E"/>
    <w:rsid w:val="00962757"/>
    <w:rsid w:val="009629ED"/>
    <w:rsid w:val="00966550"/>
    <w:rsid w:val="00966CE2"/>
    <w:rsid w:val="009677BC"/>
    <w:rsid w:val="0097024E"/>
    <w:rsid w:val="009714F7"/>
    <w:rsid w:val="009720B7"/>
    <w:rsid w:val="009731BA"/>
    <w:rsid w:val="0097363F"/>
    <w:rsid w:val="0097416E"/>
    <w:rsid w:val="009742B2"/>
    <w:rsid w:val="00975868"/>
    <w:rsid w:val="00976216"/>
    <w:rsid w:val="00976E8F"/>
    <w:rsid w:val="00981577"/>
    <w:rsid w:val="00983F82"/>
    <w:rsid w:val="009840F2"/>
    <w:rsid w:val="00985599"/>
    <w:rsid w:val="009860D2"/>
    <w:rsid w:val="009907F7"/>
    <w:rsid w:val="00990EB3"/>
    <w:rsid w:val="00992533"/>
    <w:rsid w:val="00992C32"/>
    <w:rsid w:val="00993A27"/>
    <w:rsid w:val="009948A3"/>
    <w:rsid w:val="009A1C1D"/>
    <w:rsid w:val="009A3752"/>
    <w:rsid w:val="009A3EF3"/>
    <w:rsid w:val="009A4F07"/>
    <w:rsid w:val="009A558D"/>
    <w:rsid w:val="009A63A8"/>
    <w:rsid w:val="009B068D"/>
    <w:rsid w:val="009B6A26"/>
    <w:rsid w:val="009B765A"/>
    <w:rsid w:val="009B7B84"/>
    <w:rsid w:val="009C00EB"/>
    <w:rsid w:val="009C013D"/>
    <w:rsid w:val="009C232D"/>
    <w:rsid w:val="009C38BF"/>
    <w:rsid w:val="009C46EB"/>
    <w:rsid w:val="009C76EB"/>
    <w:rsid w:val="009D1BE5"/>
    <w:rsid w:val="009D6226"/>
    <w:rsid w:val="009D680C"/>
    <w:rsid w:val="009E05C5"/>
    <w:rsid w:val="009E2F13"/>
    <w:rsid w:val="009E3D3A"/>
    <w:rsid w:val="009E4C20"/>
    <w:rsid w:val="009E5526"/>
    <w:rsid w:val="009E588B"/>
    <w:rsid w:val="009E6707"/>
    <w:rsid w:val="009E7CEA"/>
    <w:rsid w:val="009F078B"/>
    <w:rsid w:val="009F0CD7"/>
    <w:rsid w:val="009F1DD9"/>
    <w:rsid w:val="009F3455"/>
    <w:rsid w:val="009F3B67"/>
    <w:rsid w:val="009F5B9D"/>
    <w:rsid w:val="009F5BEB"/>
    <w:rsid w:val="009F5FB0"/>
    <w:rsid w:val="009F668B"/>
    <w:rsid w:val="00A00F7E"/>
    <w:rsid w:val="00A0506B"/>
    <w:rsid w:val="00A06083"/>
    <w:rsid w:val="00A0626F"/>
    <w:rsid w:val="00A06AEE"/>
    <w:rsid w:val="00A06CBB"/>
    <w:rsid w:val="00A10A0D"/>
    <w:rsid w:val="00A110C4"/>
    <w:rsid w:val="00A11E50"/>
    <w:rsid w:val="00A22406"/>
    <w:rsid w:val="00A24B92"/>
    <w:rsid w:val="00A32169"/>
    <w:rsid w:val="00A32D4F"/>
    <w:rsid w:val="00A37C10"/>
    <w:rsid w:val="00A40716"/>
    <w:rsid w:val="00A4304A"/>
    <w:rsid w:val="00A43629"/>
    <w:rsid w:val="00A443FB"/>
    <w:rsid w:val="00A46C0F"/>
    <w:rsid w:val="00A47970"/>
    <w:rsid w:val="00A50659"/>
    <w:rsid w:val="00A50E3F"/>
    <w:rsid w:val="00A5198E"/>
    <w:rsid w:val="00A51CB1"/>
    <w:rsid w:val="00A53132"/>
    <w:rsid w:val="00A53271"/>
    <w:rsid w:val="00A53C70"/>
    <w:rsid w:val="00A53E57"/>
    <w:rsid w:val="00A54329"/>
    <w:rsid w:val="00A551B7"/>
    <w:rsid w:val="00A601B6"/>
    <w:rsid w:val="00A61C01"/>
    <w:rsid w:val="00A635CE"/>
    <w:rsid w:val="00A63928"/>
    <w:rsid w:val="00A664B7"/>
    <w:rsid w:val="00A66D35"/>
    <w:rsid w:val="00A70303"/>
    <w:rsid w:val="00A7095F"/>
    <w:rsid w:val="00A72328"/>
    <w:rsid w:val="00A73CF3"/>
    <w:rsid w:val="00A73D00"/>
    <w:rsid w:val="00A74FBE"/>
    <w:rsid w:val="00A753E8"/>
    <w:rsid w:val="00A77120"/>
    <w:rsid w:val="00A808DD"/>
    <w:rsid w:val="00A81A13"/>
    <w:rsid w:val="00A83C2A"/>
    <w:rsid w:val="00A84967"/>
    <w:rsid w:val="00A87497"/>
    <w:rsid w:val="00A9091D"/>
    <w:rsid w:val="00A91494"/>
    <w:rsid w:val="00A91ABB"/>
    <w:rsid w:val="00A92669"/>
    <w:rsid w:val="00A92948"/>
    <w:rsid w:val="00A974EE"/>
    <w:rsid w:val="00AA32FD"/>
    <w:rsid w:val="00AA401A"/>
    <w:rsid w:val="00AA484B"/>
    <w:rsid w:val="00AA6110"/>
    <w:rsid w:val="00AA6AB7"/>
    <w:rsid w:val="00AB23AC"/>
    <w:rsid w:val="00AB692C"/>
    <w:rsid w:val="00AC1423"/>
    <w:rsid w:val="00AC1DA5"/>
    <w:rsid w:val="00AC7A84"/>
    <w:rsid w:val="00AD02AD"/>
    <w:rsid w:val="00AD0F13"/>
    <w:rsid w:val="00AD6743"/>
    <w:rsid w:val="00AE1F47"/>
    <w:rsid w:val="00AE2D8C"/>
    <w:rsid w:val="00AE31A7"/>
    <w:rsid w:val="00AE3EF1"/>
    <w:rsid w:val="00AE63EE"/>
    <w:rsid w:val="00AE7025"/>
    <w:rsid w:val="00AE71AF"/>
    <w:rsid w:val="00AE7285"/>
    <w:rsid w:val="00AE7C9A"/>
    <w:rsid w:val="00AF3012"/>
    <w:rsid w:val="00AF73DE"/>
    <w:rsid w:val="00B00768"/>
    <w:rsid w:val="00B00A78"/>
    <w:rsid w:val="00B01059"/>
    <w:rsid w:val="00B0212B"/>
    <w:rsid w:val="00B10B1E"/>
    <w:rsid w:val="00B10B38"/>
    <w:rsid w:val="00B13354"/>
    <w:rsid w:val="00B14418"/>
    <w:rsid w:val="00B16298"/>
    <w:rsid w:val="00B17F1C"/>
    <w:rsid w:val="00B22935"/>
    <w:rsid w:val="00B230FC"/>
    <w:rsid w:val="00B270BA"/>
    <w:rsid w:val="00B35447"/>
    <w:rsid w:val="00B375CC"/>
    <w:rsid w:val="00B379C3"/>
    <w:rsid w:val="00B4098E"/>
    <w:rsid w:val="00B40B18"/>
    <w:rsid w:val="00B42F40"/>
    <w:rsid w:val="00B4701E"/>
    <w:rsid w:val="00B47879"/>
    <w:rsid w:val="00B50798"/>
    <w:rsid w:val="00B50B77"/>
    <w:rsid w:val="00B50F68"/>
    <w:rsid w:val="00B51BB6"/>
    <w:rsid w:val="00B51FF5"/>
    <w:rsid w:val="00B55AC2"/>
    <w:rsid w:val="00B56A54"/>
    <w:rsid w:val="00B62EF7"/>
    <w:rsid w:val="00B657EC"/>
    <w:rsid w:val="00B65EF5"/>
    <w:rsid w:val="00B6787E"/>
    <w:rsid w:val="00B67DE5"/>
    <w:rsid w:val="00B71511"/>
    <w:rsid w:val="00B71DB7"/>
    <w:rsid w:val="00B76F5A"/>
    <w:rsid w:val="00B80DAB"/>
    <w:rsid w:val="00B81E65"/>
    <w:rsid w:val="00B83BC0"/>
    <w:rsid w:val="00B83CC1"/>
    <w:rsid w:val="00B84CD8"/>
    <w:rsid w:val="00B871F2"/>
    <w:rsid w:val="00B903C4"/>
    <w:rsid w:val="00B9446F"/>
    <w:rsid w:val="00B94520"/>
    <w:rsid w:val="00B95BF7"/>
    <w:rsid w:val="00B95D80"/>
    <w:rsid w:val="00B95EEC"/>
    <w:rsid w:val="00BA1356"/>
    <w:rsid w:val="00BA22CE"/>
    <w:rsid w:val="00BA2CFF"/>
    <w:rsid w:val="00BA53CA"/>
    <w:rsid w:val="00BB215B"/>
    <w:rsid w:val="00BB2348"/>
    <w:rsid w:val="00BB374F"/>
    <w:rsid w:val="00BC213B"/>
    <w:rsid w:val="00BC46A1"/>
    <w:rsid w:val="00BC5395"/>
    <w:rsid w:val="00BC6219"/>
    <w:rsid w:val="00BC6AE7"/>
    <w:rsid w:val="00BD03C5"/>
    <w:rsid w:val="00BD1CC3"/>
    <w:rsid w:val="00BD62CA"/>
    <w:rsid w:val="00BD71DC"/>
    <w:rsid w:val="00BE0EC4"/>
    <w:rsid w:val="00BE1297"/>
    <w:rsid w:val="00BE44CC"/>
    <w:rsid w:val="00BE6302"/>
    <w:rsid w:val="00BE6803"/>
    <w:rsid w:val="00BF1C5C"/>
    <w:rsid w:val="00BF2520"/>
    <w:rsid w:val="00BF302E"/>
    <w:rsid w:val="00BF44F2"/>
    <w:rsid w:val="00C00746"/>
    <w:rsid w:val="00C01B02"/>
    <w:rsid w:val="00C06BA7"/>
    <w:rsid w:val="00C072E6"/>
    <w:rsid w:val="00C07C34"/>
    <w:rsid w:val="00C1093D"/>
    <w:rsid w:val="00C1106E"/>
    <w:rsid w:val="00C1362A"/>
    <w:rsid w:val="00C139DB"/>
    <w:rsid w:val="00C1589D"/>
    <w:rsid w:val="00C2007C"/>
    <w:rsid w:val="00C23B4A"/>
    <w:rsid w:val="00C25895"/>
    <w:rsid w:val="00C258FB"/>
    <w:rsid w:val="00C26B9A"/>
    <w:rsid w:val="00C323B0"/>
    <w:rsid w:val="00C32D7B"/>
    <w:rsid w:val="00C32F0D"/>
    <w:rsid w:val="00C35449"/>
    <w:rsid w:val="00C357E2"/>
    <w:rsid w:val="00C35882"/>
    <w:rsid w:val="00C36BE6"/>
    <w:rsid w:val="00C36FB7"/>
    <w:rsid w:val="00C37AF2"/>
    <w:rsid w:val="00C37DDD"/>
    <w:rsid w:val="00C442A7"/>
    <w:rsid w:val="00C45288"/>
    <w:rsid w:val="00C47CBE"/>
    <w:rsid w:val="00C519BF"/>
    <w:rsid w:val="00C52614"/>
    <w:rsid w:val="00C552B0"/>
    <w:rsid w:val="00C57372"/>
    <w:rsid w:val="00C57C96"/>
    <w:rsid w:val="00C61FAC"/>
    <w:rsid w:val="00C620F1"/>
    <w:rsid w:val="00C62AD5"/>
    <w:rsid w:val="00C633DF"/>
    <w:rsid w:val="00C6499F"/>
    <w:rsid w:val="00C666C9"/>
    <w:rsid w:val="00C67393"/>
    <w:rsid w:val="00C673A8"/>
    <w:rsid w:val="00C7004D"/>
    <w:rsid w:val="00C70379"/>
    <w:rsid w:val="00C7179A"/>
    <w:rsid w:val="00C8089B"/>
    <w:rsid w:val="00C81CE2"/>
    <w:rsid w:val="00C8411D"/>
    <w:rsid w:val="00C844F2"/>
    <w:rsid w:val="00C85F2A"/>
    <w:rsid w:val="00C91BE1"/>
    <w:rsid w:val="00C91E8B"/>
    <w:rsid w:val="00C92266"/>
    <w:rsid w:val="00C95D26"/>
    <w:rsid w:val="00C96954"/>
    <w:rsid w:val="00C96CC6"/>
    <w:rsid w:val="00CA0212"/>
    <w:rsid w:val="00CA043B"/>
    <w:rsid w:val="00CA313E"/>
    <w:rsid w:val="00CA31D3"/>
    <w:rsid w:val="00CA4803"/>
    <w:rsid w:val="00CA5353"/>
    <w:rsid w:val="00CB3DFD"/>
    <w:rsid w:val="00CB454C"/>
    <w:rsid w:val="00CB5DC0"/>
    <w:rsid w:val="00CB6FF3"/>
    <w:rsid w:val="00CC03F4"/>
    <w:rsid w:val="00CD235D"/>
    <w:rsid w:val="00CD243E"/>
    <w:rsid w:val="00CD7045"/>
    <w:rsid w:val="00CE14D5"/>
    <w:rsid w:val="00CE3234"/>
    <w:rsid w:val="00CE4726"/>
    <w:rsid w:val="00CE51A9"/>
    <w:rsid w:val="00CE5467"/>
    <w:rsid w:val="00CE5B6B"/>
    <w:rsid w:val="00CF1722"/>
    <w:rsid w:val="00CF2277"/>
    <w:rsid w:val="00CF7946"/>
    <w:rsid w:val="00D00B47"/>
    <w:rsid w:val="00D02913"/>
    <w:rsid w:val="00D0400B"/>
    <w:rsid w:val="00D0495B"/>
    <w:rsid w:val="00D05313"/>
    <w:rsid w:val="00D067A3"/>
    <w:rsid w:val="00D06E5F"/>
    <w:rsid w:val="00D12136"/>
    <w:rsid w:val="00D157E5"/>
    <w:rsid w:val="00D15E3A"/>
    <w:rsid w:val="00D21E0A"/>
    <w:rsid w:val="00D23B01"/>
    <w:rsid w:val="00D23CF9"/>
    <w:rsid w:val="00D27E7E"/>
    <w:rsid w:val="00D30CEF"/>
    <w:rsid w:val="00D3308A"/>
    <w:rsid w:val="00D331AB"/>
    <w:rsid w:val="00D3420D"/>
    <w:rsid w:val="00D35678"/>
    <w:rsid w:val="00D4044D"/>
    <w:rsid w:val="00D40673"/>
    <w:rsid w:val="00D40914"/>
    <w:rsid w:val="00D41778"/>
    <w:rsid w:val="00D4660C"/>
    <w:rsid w:val="00D47FC1"/>
    <w:rsid w:val="00D50700"/>
    <w:rsid w:val="00D5115C"/>
    <w:rsid w:val="00D52A95"/>
    <w:rsid w:val="00D55AED"/>
    <w:rsid w:val="00D57241"/>
    <w:rsid w:val="00D578E4"/>
    <w:rsid w:val="00D60ED9"/>
    <w:rsid w:val="00D6309D"/>
    <w:rsid w:val="00D635FC"/>
    <w:rsid w:val="00D64745"/>
    <w:rsid w:val="00D657A2"/>
    <w:rsid w:val="00D65F70"/>
    <w:rsid w:val="00D719D7"/>
    <w:rsid w:val="00D724E2"/>
    <w:rsid w:val="00D73226"/>
    <w:rsid w:val="00D739D9"/>
    <w:rsid w:val="00D75F45"/>
    <w:rsid w:val="00D77DCC"/>
    <w:rsid w:val="00D77E12"/>
    <w:rsid w:val="00D802DA"/>
    <w:rsid w:val="00D80A18"/>
    <w:rsid w:val="00D82700"/>
    <w:rsid w:val="00D85DC3"/>
    <w:rsid w:val="00D8736F"/>
    <w:rsid w:val="00D87EB0"/>
    <w:rsid w:val="00D90217"/>
    <w:rsid w:val="00D90DB6"/>
    <w:rsid w:val="00D9335C"/>
    <w:rsid w:val="00D96195"/>
    <w:rsid w:val="00D96969"/>
    <w:rsid w:val="00DA126A"/>
    <w:rsid w:val="00DA5AA2"/>
    <w:rsid w:val="00DA5C27"/>
    <w:rsid w:val="00DB0443"/>
    <w:rsid w:val="00DB27D2"/>
    <w:rsid w:val="00DB37C0"/>
    <w:rsid w:val="00DB3ABC"/>
    <w:rsid w:val="00DB4528"/>
    <w:rsid w:val="00DB549A"/>
    <w:rsid w:val="00DB5CFE"/>
    <w:rsid w:val="00DC03BB"/>
    <w:rsid w:val="00DC2231"/>
    <w:rsid w:val="00DC7F67"/>
    <w:rsid w:val="00DD13AA"/>
    <w:rsid w:val="00DD242A"/>
    <w:rsid w:val="00DD2DAB"/>
    <w:rsid w:val="00DD305A"/>
    <w:rsid w:val="00DD3804"/>
    <w:rsid w:val="00DD6B06"/>
    <w:rsid w:val="00DD6DBE"/>
    <w:rsid w:val="00DE068B"/>
    <w:rsid w:val="00DE28FF"/>
    <w:rsid w:val="00DE3EE3"/>
    <w:rsid w:val="00DE6929"/>
    <w:rsid w:val="00DE6B7C"/>
    <w:rsid w:val="00DF0BFE"/>
    <w:rsid w:val="00DF0E8E"/>
    <w:rsid w:val="00DF16F7"/>
    <w:rsid w:val="00DF2B18"/>
    <w:rsid w:val="00DF31D3"/>
    <w:rsid w:val="00DF4778"/>
    <w:rsid w:val="00DF49AB"/>
    <w:rsid w:val="00DF4EE3"/>
    <w:rsid w:val="00DF4F9F"/>
    <w:rsid w:val="00E00B45"/>
    <w:rsid w:val="00E015C1"/>
    <w:rsid w:val="00E01933"/>
    <w:rsid w:val="00E03417"/>
    <w:rsid w:val="00E035F0"/>
    <w:rsid w:val="00E07FC6"/>
    <w:rsid w:val="00E14A1F"/>
    <w:rsid w:val="00E204E7"/>
    <w:rsid w:val="00E21296"/>
    <w:rsid w:val="00E2190C"/>
    <w:rsid w:val="00E2372C"/>
    <w:rsid w:val="00E302BA"/>
    <w:rsid w:val="00E30983"/>
    <w:rsid w:val="00E37D7F"/>
    <w:rsid w:val="00E4132B"/>
    <w:rsid w:val="00E421DC"/>
    <w:rsid w:val="00E42BF0"/>
    <w:rsid w:val="00E44080"/>
    <w:rsid w:val="00E440EF"/>
    <w:rsid w:val="00E44B39"/>
    <w:rsid w:val="00E46B21"/>
    <w:rsid w:val="00E515B9"/>
    <w:rsid w:val="00E55944"/>
    <w:rsid w:val="00E55F3C"/>
    <w:rsid w:val="00E56ACF"/>
    <w:rsid w:val="00E56C4C"/>
    <w:rsid w:val="00E57B20"/>
    <w:rsid w:val="00E57B42"/>
    <w:rsid w:val="00E647A5"/>
    <w:rsid w:val="00E6664E"/>
    <w:rsid w:val="00E6772E"/>
    <w:rsid w:val="00E70F15"/>
    <w:rsid w:val="00E71EC2"/>
    <w:rsid w:val="00E721A3"/>
    <w:rsid w:val="00E76B0C"/>
    <w:rsid w:val="00E8062C"/>
    <w:rsid w:val="00E8116A"/>
    <w:rsid w:val="00E83B6C"/>
    <w:rsid w:val="00E878B1"/>
    <w:rsid w:val="00E921DE"/>
    <w:rsid w:val="00E93C21"/>
    <w:rsid w:val="00E955BF"/>
    <w:rsid w:val="00E95DE1"/>
    <w:rsid w:val="00E97F50"/>
    <w:rsid w:val="00EA0A33"/>
    <w:rsid w:val="00EA2072"/>
    <w:rsid w:val="00EA2CB9"/>
    <w:rsid w:val="00EA5BC0"/>
    <w:rsid w:val="00EA6365"/>
    <w:rsid w:val="00EB4FA0"/>
    <w:rsid w:val="00EB7B31"/>
    <w:rsid w:val="00EB7CB3"/>
    <w:rsid w:val="00EB7E5D"/>
    <w:rsid w:val="00EC10C4"/>
    <w:rsid w:val="00EC34D2"/>
    <w:rsid w:val="00EC35B9"/>
    <w:rsid w:val="00EC4281"/>
    <w:rsid w:val="00EC6DC6"/>
    <w:rsid w:val="00ED43D5"/>
    <w:rsid w:val="00ED4CDC"/>
    <w:rsid w:val="00ED4EDD"/>
    <w:rsid w:val="00ED5AE1"/>
    <w:rsid w:val="00EE0D0D"/>
    <w:rsid w:val="00EE3859"/>
    <w:rsid w:val="00EE4481"/>
    <w:rsid w:val="00EE4F10"/>
    <w:rsid w:val="00EE7AC6"/>
    <w:rsid w:val="00EE7C5C"/>
    <w:rsid w:val="00EF1D3E"/>
    <w:rsid w:val="00EF274F"/>
    <w:rsid w:val="00EF3DB3"/>
    <w:rsid w:val="00EF50B6"/>
    <w:rsid w:val="00EF50B9"/>
    <w:rsid w:val="00EF5FF6"/>
    <w:rsid w:val="00EF602C"/>
    <w:rsid w:val="00F0071E"/>
    <w:rsid w:val="00F00BF0"/>
    <w:rsid w:val="00F026EC"/>
    <w:rsid w:val="00F05D59"/>
    <w:rsid w:val="00F06720"/>
    <w:rsid w:val="00F0696D"/>
    <w:rsid w:val="00F108CB"/>
    <w:rsid w:val="00F13C96"/>
    <w:rsid w:val="00F17437"/>
    <w:rsid w:val="00F17CDF"/>
    <w:rsid w:val="00F2158C"/>
    <w:rsid w:val="00F21D64"/>
    <w:rsid w:val="00F21F4C"/>
    <w:rsid w:val="00F23FD5"/>
    <w:rsid w:val="00F25A82"/>
    <w:rsid w:val="00F270D8"/>
    <w:rsid w:val="00F32DE2"/>
    <w:rsid w:val="00F33AB3"/>
    <w:rsid w:val="00F36298"/>
    <w:rsid w:val="00F3675C"/>
    <w:rsid w:val="00F3751B"/>
    <w:rsid w:val="00F40616"/>
    <w:rsid w:val="00F41371"/>
    <w:rsid w:val="00F425C7"/>
    <w:rsid w:val="00F438D0"/>
    <w:rsid w:val="00F4584D"/>
    <w:rsid w:val="00F46436"/>
    <w:rsid w:val="00F472E4"/>
    <w:rsid w:val="00F47403"/>
    <w:rsid w:val="00F534F7"/>
    <w:rsid w:val="00F5760E"/>
    <w:rsid w:val="00F6072D"/>
    <w:rsid w:val="00F60C12"/>
    <w:rsid w:val="00F65A1C"/>
    <w:rsid w:val="00F712A7"/>
    <w:rsid w:val="00F71EDF"/>
    <w:rsid w:val="00F72E9D"/>
    <w:rsid w:val="00F756F1"/>
    <w:rsid w:val="00F7672E"/>
    <w:rsid w:val="00F76BEB"/>
    <w:rsid w:val="00F8195E"/>
    <w:rsid w:val="00F83202"/>
    <w:rsid w:val="00F84BCD"/>
    <w:rsid w:val="00F90EC6"/>
    <w:rsid w:val="00F910E9"/>
    <w:rsid w:val="00F9219E"/>
    <w:rsid w:val="00F9252B"/>
    <w:rsid w:val="00F94DE7"/>
    <w:rsid w:val="00F97B6E"/>
    <w:rsid w:val="00F97F49"/>
    <w:rsid w:val="00FA1C0E"/>
    <w:rsid w:val="00FA2798"/>
    <w:rsid w:val="00FA2F28"/>
    <w:rsid w:val="00FA4B57"/>
    <w:rsid w:val="00FA66F6"/>
    <w:rsid w:val="00FB0638"/>
    <w:rsid w:val="00FB0B43"/>
    <w:rsid w:val="00FB1148"/>
    <w:rsid w:val="00FB1700"/>
    <w:rsid w:val="00FB18E4"/>
    <w:rsid w:val="00FB1A47"/>
    <w:rsid w:val="00FB2E0E"/>
    <w:rsid w:val="00FB3269"/>
    <w:rsid w:val="00FB4F92"/>
    <w:rsid w:val="00FB6CC8"/>
    <w:rsid w:val="00FB717F"/>
    <w:rsid w:val="00FC2DE5"/>
    <w:rsid w:val="00FD0385"/>
    <w:rsid w:val="00FD07A4"/>
    <w:rsid w:val="00FD1E80"/>
    <w:rsid w:val="00FD39B3"/>
    <w:rsid w:val="00FD5062"/>
    <w:rsid w:val="00FD5961"/>
    <w:rsid w:val="00FE7849"/>
    <w:rsid w:val="00FF4A15"/>
    <w:rsid w:val="01567956"/>
    <w:rsid w:val="04044FE4"/>
    <w:rsid w:val="043B1FC9"/>
    <w:rsid w:val="056A2FA2"/>
    <w:rsid w:val="058345B2"/>
    <w:rsid w:val="07490807"/>
    <w:rsid w:val="08A14EAB"/>
    <w:rsid w:val="09E10885"/>
    <w:rsid w:val="0ACD1C09"/>
    <w:rsid w:val="0AD705B0"/>
    <w:rsid w:val="0AE90FCE"/>
    <w:rsid w:val="0AF74ABC"/>
    <w:rsid w:val="0BE37E38"/>
    <w:rsid w:val="0CAA5047"/>
    <w:rsid w:val="0DB37B4D"/>
    <w:rsid w:val="0E0F0733"/>
    <w:rsid w:val="0E0F0F3C"/>
    <w:rsid w:val="0EAD0C84"/>
    <w:rsid w:val="0F607810"/>
    <w:rsid w:val="11EC740D"/>
    <w:rsid w:val="158C66BA"/>
    <w:rsid w:val="165D18E7"/>
    <w:rsid w:val="17FA7B08"/>
    <w:rsid w:val="19866056"/>
    <w:rsid w:val="198F5C17"/>
    <w:rsid w:val="1A973103"/>
    <w:rsid w:val="1C136205"/>
    <w:rsid w:val="1C510BB6"/>
    <w:rsid w:val="1D801D0F"/>
    <w:rsid w:val="1E333B3B"/>
    <w:rsid w:val="1F5F225E"/>
    <w:rsid w:val="1FA32861"/>
    <w:rsid w:val="204578DE"/>
    <w:rsid w:val="20A6791E"/>
    <w:rsid w:val="218E6153"/>
    <w:rsid w:val="22494774"/>
    <w:rsid w:val="26B61B6A"/>
    <w:rsid w:val="26D0346A"/>
    <w:rsid w:val="271F3473"/>
    <w:rsid w:val="27801C33"/>
    <w:rsid w:val="27EF3E2B"/>
    <w:rsid w:val="28D821DA"/>
    <w:rsid w:val="2940160C"/>
    <w:rsid w:val="29646CC8"/>
    <w:rsid w:val="2A4F57D6"/>
    <w:rsid w:val="2A885E63"/>
    <w:rsid w:val="2CB86623"/>
    <w:rsid w:val="2DCB0C43"/>
    <w:rsid w:val="2EEC1B2E"/>
    <w:rsid w:val="2FFD10A0"/>
    <w:rsid w:val="30E854AE"/>
    <w:rsid w:val="31284F93"/>
    <w:rsid w:val="31AB058C"/>
    <w:rsid w:val="373925AC"/>
    <w:rsid w:val="38246511"/>
    <w:rsid w:val="391B60E3"/>
    <w:rsid w:val="40B43508"/>
    <w:rsid w:val="40C257AE"/>
    <w:rsid w:val="41132A39"/>
    <w:rsid w:val="41B658DD"/>
    <w:rsid w:val="447B2574"/>
    <w:rsid w:val="44A7379D"/>
    <w:rsid w:val="45754825"/>
    <w:rsid w:val="46EC75C4"/>
    <w:rsid w:val="47E92320"/>
    <w:rsid w:val="48C66EAE"/>
    <w:rsid w:val="49B96F3B"/>
    <w:rsid w:val="4AFA4698"/>
    <w:rsid w:val="4BB82307"/>
    <w:rsid w:val="4DEE5E07"/>
    <w:rsid w:val="4E3E4ECA"/>
    <w:rsid w:val="4F985617"/>
    <w:rsid w:val="4FAC4FC7"/>
    <w:rsid w:val="51C1423E"/>
    <w:rsid w:val="526D3DF8"/>
    <w:rsid w:val="52F43B45"/>
    <w:rsid w:val="534620F0"/>
    <w:rsid w:val="53BA38F7"/>
    <w:rsid w:val="56F502FA"/>
    <w:rsid w:val="57250992"/>
    <w:rsid w:val="586F1FBD"/>
    <w:rsid w:val="58773AE4"/>
    <w:rsid w:val="5A1174F7"/>
    <w:rsid w:val="5C060AE0"/>
    <w:rsid w:val="5D3554B1"/>
    <w:rsid w:val="5DC548D7"/>
    <w:rsid w:val="5EEE2388"/>
    <w:rsid w:val="60642223"/>
    <w:rsid w:val="624F5A92"/>
    <w:rsid w:val="63CD7964"/>
    <w:rsid w:val="64D2489A"/>
    <w:rsid w:val="657A1B6B"/>
    <w:rsid w:val="666B559B"/>
    <w:rsid w:val="67F3048F"/>
    <w:rsid w:val="67F43ABA"/>
    <w:rsid w:val="68881478"/>
    <w:rsid w:val="6B10452E"/>
    <w:rsid w:val="6C82056A"/>
    <w:rsid w:val="6CCC2902"/>
    <w:rsid w:val="6D9A054C"/>
    <w:rsid w:val="6E297901"/>
    <w:rsid w:val="6F4E5BAB"/>
    <w:rsid w:val="6FC668E5"/>
    <w:rsid w:val="7153330C"/>
    <w:rsid w:val="71BE27BA"/>
    <w:rsid w:val="72746289"/>
    <w:rsid w:val="74BF5C70"/>
    <w:rsid w:val="75EA0980"/>
    <w:rsid w:val="76114257"/>
    <w:rsid w:val="76252066"/>
    <w:rsid w:val="763B003C"/>
    <w:rsid w:val="76724A84"/>
    <w:rsid w:val="77C77B22"/>
    <w:rsid w:val="795E6C14"/>
    <w:rsid w:val="79D14840"/>
    <w:rsid w:val="7A8C17FC"/>
    <w:rsid w:val="7B2D48CB"/>
    <w:rsid w:val="7B9234DA"/>
    <w:rsid w:val="7BF50512"/>
    <w:rsid w:val="7D2611F7"/>
    <w:rsid w:val="7ED40C4E"/>
    <w:rsid w:val="7F0A7A6D"/>
    <w:rsid w:val="7F40182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99"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9"/>
    <w:pPr>
      <w:widowControl/>
      <w:spacing w:before="100" w:beforeAutospacing="1" w:after="100" w:afterAutospacing="1"/>
      <w:jc w:val="left"/>
      <w:outlineLvl w:val="0"/>
    </w:pPr>
    <w:rPr>
      <w:rFonts w:ascii="黑体" w:eastAsia="黑体"/>
      <w:b/>
      <w:kern w:val="44"/>
      <w:sz w:val="28"/>
      <w:szCs w:val="20"/>
    </w:rPr>
  </w:style>
  <w:style w:type="paragraph" w:styleId="3">
    <w:name w:val="heading 2"/>
    <w:basedOn w:val="1"/>
    <w:next w:val="1"/>
    <w:link w:val="41"/>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unhideWhenUsed/>
    <w:qFormat/>
    <w:uiPriority w:val="9"/>
    <w:pPr>
      <w:keepNext/>
      <w:keepLines/>
      <w:spacing w:before="260" w:after="260" w:line="416" w:lineRule="auto"/>
      <w:outlineLvl w:val="2"/>
    </w:pPr>
    <w:rPr>
      <w:rFonts w:asciiTheme="minorHAnsi" w:hAnsiTheme="minorHAnsi" w:eastAsiaTheme="minorEastAsia" w:cstheme="minorBidi"/>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link w:val="29"/>
    <w:unhideWhenUsed/>
    <w:qFormat/>
    <w:uiPriority w:val="99"/>
    <w:pPr>
      <w:spacing w:afterLines="50"/>
      <w:jc w:val="center"/>
    </w:pPr>
    <w:rPr>
      <w:rFonts w:ascii="Cambria" w:hAnsi="Cambria" w:eastAsia="黑体"/>
      <w:szCs w:val="21"/>
    </w:rPr>
  </w:style>
  <w:style w:type="paragraph" w:styleId="8">
    <w:name w:val="Document Map"/>
    <w:basedOn w:val="1"/>
    <w:semiHidden/>
    <w:qFormat/>
    <w:uiPriority w:val="0"/>
    <w:pPr>
      <w:shd w:val="clear" w:color="auto" w:fill="000080"/>
    </w:pPr>
  </w:style>
  <w:style w:type="paragraph" w:styleId="9">
    <w:name w:val="annotation text"/>
    <w:basedOn w:val="1"/>
    <w:link w:val="26"/>
    <w:qFormat/>
    <w:uiPriority w:val="0"/>
    <w:pPr>
      <w:jc w:val="left"/>
    </w:pPr>
  </w:style>
  <w:style w:type="paragraph" w:styleId="10">
    <w:name w:val="Date"/>
    <w:basedOn w:val="1"/>
    <w:next w:val="1"/>
    <w:link w:val="24"/>
    <w:qFormat/>
    <w:uiPriority w:val="0"/>
    <w:pPr>
      <w:ind w:left="100" w:leftChars="2500"/>
    </w:pPr>
  </w:style>
  <w:style w:type="paragraph" w:styleId="11">
    <w:name w:val="Balloon Text"/>
    <w:basedOn w:val="1"/>
    <w:link w:val="25"/>
    <w:semiHidden/>
    <w:unhideWhenUsed/>
    <w:qFormat/>
    <w:uiPriority w:val="0"/>
    <w:rPr>
      <w:sz w:val="18"/>
      <w:szCs w:val="18"/>
    </w:rPr>
  </w:style>
  <w:style w:type="paragraph" w:styleId="12">
    <w:name w:val="footer"/>
    <w:basedOn w:val="1"/>
    <w:link w:val="22"/>
    <w:qFormat/>
    <w:uiPriority w:val="99"/>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20"/>
    </w:rPr>
  </w:style>
  <w:style w:type="paragraph" w:styleId="14">
    <w:name w:val="Normal (Web)"/>
    <w:basedOn w:val="1"/>
    <w:qFormat/>
    <w:uiPriority w:val="99"/>
    <w:pPr>
      <w:spacing w:beforeAutospacing="1" w:afterAutospacing="1"/>
      <w:jc w:val="left"/>
    </w:pPr>
    <w:rPr>
      <w:kern w:val="0"/>
      <w:sz w:val="24"/>
      <w:szCs w:val="20"/>
    </w:rPr>
  </w:style>
  <w:style w:type="paragraph" w:styleId="15">
    <w:name w:val="annotation subject"/>
    <w:basedOn w:val="9"/>
    <w:next w:val="9"/>
    <w:link w:val="32"/>
    <w:semiHidden/>
    <w:unhideWhenUsed/>
    <w:qFormat/>
    <w:uiPriority w:val="0"/>
    <w:rPr>
      <w:b/>
      <w:bCs/>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semiHidden/>
    <w:unhideWhenUsed/>
    <w:qFormat/>
    <w:uiPriority w:val="99"/>
    <w:rPr>
      <w:color w:val="0000FF"/>
      <w:u w:val="single"/>
    </w:rPr>
  </w:style>
  <w:style w:type="character" w:styleId="20">
    <w:name w:val="annotation reference"/>
    <w:basedOn w:val="18"/>
    <w:qFormat/>
    <w:uiPriority w:val="0"/>
    <w:rPr>
      <w:sz w:val="21"/>
      <w:szCs w:val="21"/>
    </w:rPr>
  </w:style>
  <w:style w:type="character" w:customStyle="1" w:styleId="21">
    <w:name w:val="标题 1 字符"/>
    <w:basedOn w:val="18"/>
    <w:link w:val="2"/>
    <w:qFormat/>
    <w:uiPriority w:val="9"/>
    <w:rPr>
      <w:rFonts w:ascii="黑体" w:eastAsia="黑体"/>
      <w:b/>
      <w:kern w:val="44"/>
      <w:sz w:val="28"/>
      <w:lang w:val="en-US" w:eastAsia="zh-CN" w:bidi="ar-SA"/>
    </w:rPr>
  </w:style>
  <w:style w:type="character" w:customStyle="1" w:styleId="22">
    <w:name w:val="页脚 字符"/>
    <w:basedOn w:val="18"/>
    <w:link w:val="12"/>
    <w:qFormat/>
    <w:uiPriority w:val="99"/>
    <w:rPr>
      <w:kern w:val="2"/>
      <w:sz w:val="18"/>
      <w:szCs w:val="18"/>
    </w:rPr>
  </w:style>
  <w:style w:type="paragraph" w:styleId="23">
    <w:name w:val="List Paragraph"/>
    <w:basedOn w:val="1"/>
    <w:link w:val="30"/>
    <w:qFormat/>
    <w:uiPriority w:val="34"/>
    <w:pPr>
      <w:ind w:firstLine="420" w:firstLineChars="200"/>
    </w:pPr>
    <w:rPr>
      <w:rFonts w:ascii="Calibri" w:hAnsi="Calibri"/>
      <w:szCs w:val="22"/>
    </w:rPr>
  </w:style>
  <w:style w:type="character" w:customStyle="1" w:styleId="24">
    <w:name w:val="日期 字符"/>
    <w:basedOn w:val="18"/>
    <w:link w:val="10"/>
    <w:qFormat/>
    <w:uiPriority w:val="0"/>
    <w:rPr>
      <w:kern w:val="2"/>
      <w:sz w:val="21"/>
      <w:szCs w:val="24"/>
    </w:rPr>
  </w:style>
  <w:style w:type="character" w:customStyle="1" w:styleId="25">
    <w:name w:val="批注框文本 字符"/>
    <w:basedOn w:val="18"/>
    <w:link w:val="11"/>
    <w:semiHidden/>
    <w:qFormat/>
    <w:uiPriority w:val="0"/>
    <w:rPr>
      <w:kern w:val="2"/>
      <w:sz w:val="18"/>
      <w:szCs w:val="18"/>
    </w:rPr>
  </w:style>
  <w:style w:type="character" w:customStyle="1" w:styleId="26">
    <w:name w:val="批注文字 字符"/>
    <w:basedOn w:val="18"/>
    <w:link w:val="9"/>
    <w:qFormat/>
    <w:uiPriority w:val="0"/>
    <w:rPr>
      <w:kern w:val="2"/>
      <w:sz w:val="21"/>
      <w:szCs w:val="24"/>
    </w:rPr>
  </w:style>
  <w:style w:type="paragraph" w:customStyle="1" w:styleId="27">
    <w:name w:val="表格"/>
    <w:basedOn w:val="1"/>
    <w:link w:val="28"/>
    <w:qFormat/>
    <w:uiPriority w:val="0"/>
    <w:pPr>
      <w:spacing w:line="312" w:lineRule="auto"/>
      <w:jc w:val="center"/>
    </w:pPr>
    <w:rPr>
      <w:rFonts w:ascii="仿宋" w:hAnsi="仿宋" w:eastAsia="仿宋"/>
      <w:szCs w:val="21"/>
    </w:rPr>
  </w:style>
  <w:style w:type="character" w:customStyle="1" w:styleId="28">
    <w:name w:val="表格 Char"/>
    <w:link w:val="27"/>
    <w:qFormat/>
    <w:uiPriority w:val="0"/>
    <w:rPr>
      <w:rFonts w:ascii="仿宋" w:hAnsi="仿宋" w:eastAsia="仿宋"/>
      <w:kern w:val="2"/>
      <w:sz w:val="21"/>
      <w:szCs w:val="21"/>
    </w:rPr>
  </w:style>
  <w:style w:type="character" w:customStyle="1" w:styleId="29">
    <w:name w:val="题注 字符"/>
    <w:link w:val="7"/>
    <w:qFormat/>
    <w:locked/>
    <w:uiPriority w:val="0"/>
    <w:rPr>
      <w:rFonts w:ascii="Cambria" w:hAnsi="Cambria" w:eastAsia="黑体"/>
      <w:kern w:val="2"/>
      <w:sz w:val="21"/>
      <w:szCs w:val="21"/>
    </w:rPr>
  </w:style>
  <w:style w:type="character" w:customStyle="1" w:styleId="30">
    <w:name w:val="列出段落 字符"/>
    <w:basedOn w:val="18"/>
    <w:link w:val="23"/>
    <w:qFormat/>
    <w:uiPriority w:val="34"/>
    <w:rPr>
      <w:rFonts w:ascii="Calibri" w:hAnsi="Calibri"/>
      <w:kern w:val="2"/>
      <w:sz w:val="21"/>
      <w:szCs w:val="22"/>
    </w:rPr>
  </w:style>
  <w:style w:type="paragraph" w:customStyle="1" w:styleId="31">
    <w:name w:val="p0"/>
    <w:basedOn w:val="1"/>
    <w:qFormat/>
    <w:uiPriority w:val="0"/>
    <w:pPr>
      <w:widowControl/>
      <w:spacing w:before="100" w:beforeAutospacing="1" w:after="100" w:afterAutospacing="1" w:line="360" w:lineRule="auto"/>
      <w:jc w:val="left"/>
    </w:pPr>
    <w:rPr>
      <w:rFonts w:ascii="宋体" w:hAnsi="宋体" w:eastAsia="仿宋_GB2312" w:cs="宋体"/>
      <w:kern w:val="0"/>
      <w:sz w:val="24"/>
    </w:rPr>
  </w:style>
  <w:style w:type="character" w:customStyle="1" w:styleId="32">
    <w:name w:val="批注主题 字符"/>
    <w:basedOn w:val="26"/>
    <w:link w:val="15"/>
    <w:semiHidden/>
    <w:qFormat/>
    <w:uiPriority w:val="0"/>
    <w:rPr>
      <w:b/>
      <w:bCs/>
      <w:kern w:val="2"/>
      <w:sz w:val="21"/>
      <w:szCs w:val="24"/>
    </w:rPr>
  </w:style>
  <w:style w:type="character" w:customStyle="1" w:styleId="33">
    <w:name w:val="标题 1 Char1"/>
    <w:basedOn w:val="18"/>
    <w:qFormat/>
    <w:uiPriority w:val="0"/>
    <w:rPr>
      <w:b/>
      <w:bCs/>
      <w:kern w:val="44"/>
      <w:sz w:val="44"/>
      <w:szCs w:val="44"/>
    </w:rPr>
  </w:style>
  <w:style w:type="character" w:customStyle="1" w:styleId="34">
    <w:name w:val="apple-converted-space"/>
    <w:basedOn w:val="18"/>
    <w:qFormat/>
    <w:uiPriority w:val="0"/>
  </w:style>
  <w:style w:type="paragraph" w:customStyle="1" w:styleId="35">
    <w:name w:val="图题"/>
    <w:basedOn w:val="1"/>
    <w:qFormat/>
    <w:uiPriority w:val="0"/>
    <w:pPr>
      <w:widowControl/>
      <w:overflowPunct w:val="0"/>
      <w:autoSpaceDE w:val="0"/>
      <w:autoSpaceDN w:val="0"/>
      <w:adjustRightInd w:val="0"/>
      <w:spacing w:before="120" w:after="240" w:line="380" w:lineRule="exact"/>
      <w:ind w:left="567" w:right="567"/>
      <w:textAlignment w:val="baseline"/>
    </w:pPr>
    <w:rPr>
      <w:spacing w:val="6"/>
      <w:kern w:val="0"/>
      <w:sz w:val="22"/>
      <w:szCs w:val="20"/>
    </w:rPr>
  </w:style>
  <w:style w:type="character" w:customStyle="1" w:styleId="36">
    <w:name w:val="标题 4 字符"/>
    <w:basedOn w:val="18"/>
    <w:link w:val="5"/>
    <w:qFormat/>
    <w:uiPriority w:val="9"/>
    <w:rPr>
      <w:rFonts w:asciiTheme="majorHAnsi" w:hAnsiTheme="majorHAnsi" w:eastAsiaTheme="majorEastAsia" w:cstheme="majorBidi"/>
      <w:b/>
      <w:bCs/>
      <w:kern w:val="2"/>
      <w:sz w:val="28"/>
      <w:szCs w:val="28"/>
    </w:rPr>
  </w:style>
  <w:style w:type="character" w:customStyle="1" w:styleId="37">
    <w:name w:val="标题 3 字符"/>
    <w:basedOn w:val="18"/>
    <w:link w:val="4"/>
    <w:qFormat/>
    <w:uiPriority w:val="9"/>
    <w:rPr>
      <w:rFonts w:asciiTheme="minorHAnsi" w:hAnsiTheme="minorHAnsi" w:eastAsiaTheme="minorEastAsia" w:cstheme="minorBidi"/>
      <w:b/>
      <w:bCs/>
      <w:kern w:val="2"/>
      <w:sz w:val="32"/>
      <w:szCs w:val="32"/>
    </w:rPr>
  </w:style>
  <w:style w:type="paragraph" w:customStyle="1" w:styleId="38">
    <w:name w:val="列表段落1"/>
    <w:basedOn w:val="1"/>
    <w:qFormat/>
    <w:uiPriority w:val="0"/>
    <w:pPr>
      <w:ind w:firstLine="420" w:firstLineChars="200"/>
    </w:pPr>
    <w:rPr>
      <w:rFonts w:ascii="Calibri" w:hAnsi="Calibri"/>
      <w:szCs w:val="21"/>
    </w:rPr>
  </w:style>
  <w:style w:type="paragraph" w:customStyle="1" w:styleId="39">
    <w:name w:val="标题2"/>
    <w:basedOn w:val="3"/>
    <w:next w:val="1"/>
    <w:link w:val="40"/>
    <w:qFormat/>
    <w:uiPriority w:val="0"/>
    <w:pPr>
      <w:spacing w:before="0" w:after="0" w:line="360" w:lineRule="auto"/>
    </w:pPr>
    <w:rPr>
      <w:rFonts w:ascii="Times New Roman" w:hAnsi="Times New Roman" w:eastAsia="仿宋"/>
      <w:sz w:val="28"/>
    </w:rPr>
  </w:style>
  <w:style w:type="character" w:customStyle="1" w:styleId="40">
    <w:name w:val="标题2 Char"/>
    <w:basedOn w:val="18"/>
    <w:link w:val="39"/>
    <w:qFormat/>
    <w:uiPriority w:val="0"/>
    <w:rPr>
      <w:rFonts w:eastAsia="仿宋" w:cstheme="majorBidi"/>
      <w:b/>
      <w:bCs/>
      <w:kern w:val="2"/>
      <w:sz w:val="28"/>
      <w:szCs w:val="32"/>
    </w:rPr>
  </w:style>
  <w:style w:type="character" w:customStyle="1" w:styleId="41">
    <w:name w:val="标题 2 字符"/>
    <w:basedOn w:val="18"/>
    <w:link w:val="3"/>
    <w:semiHidden/>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emf"/><Relationship Id="rId15" Type="http://schemas.openxmlformats.org/officeDocument/2006/relationships/oleObject" Target="embeddings/oleObject1.bin"/><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6975E0-5FD0-4E1A-9DEA-2AE8312DEA7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58</Pages>
  <Words>6138</Words>
  <Characters>34992</Characters>
  <Lines>291</Lines>
  <Paragraphs>82</Paragraphs>
  <TotalTime>10</TotalTime>
  <ScaleCrop>false</ScaleCrop>
  <LinksUpToDate>false</LinksUpToDate>
  <CharactersWithSpaces>41048</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2020-07-27T01:31:00Z</dcterms:created>
  <dc:creator>赵永生</dc:creator>
  <cp:lastModifiedBy>逆旅行人</cp:lastModifiedBy>
  <cp:lastPrinted>2015-11-05T05:04:00Z</cp:lastPrinted>
  <dcterms:modified xsi:type="dcterms:W3CDTF">2020-09-11T04:07:21Z</dcterms:modified>
  <dc:title>总部科技项目可行性研究报告及附录模板（2013版）</dc:title>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