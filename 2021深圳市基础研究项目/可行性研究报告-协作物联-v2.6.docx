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56"/>
          <w:szCs w:val="56"/>
        </w:rPr>
      </w:pPr>
    </w:p>
    <w:p>
      <w:pPr>
        <w:jc w:val="center"/>
        <w:rPr>
          <w:rFonts w:eastAsia="黑体"/>
          <w:b/>
          <w:sz w:val="56"/>
          <w:szCs w:val="56"/>
        </w:rPr>
      </w:pPr>
    </w:p>
    <w:p>
      <w:pPr>
        <w:jc w:val="center"/>
        <w:rPr>
          <w:rFonts w:eastAsia="黑体"/>
          <w:b/>
          <w:sz w:val="56"/>
          <w:szCs w:val="56"/>
        </w:rPr>
      </w:pPr>
    </w:p>
    <w:p>
      <w:pPr>
        <w:jc w:val="center"/>
        <w:rPr>
          <w:rFonts w:eastAsia="黑体"/>
          <w:b/>
          <w:sz w:val="56"/>
          <w:szCs w:val="56"/>
        </w:rPr>
      </w:pPr>
    </w:p>
    <w:p>
      <w:pPr>
        <w:jc w:val="center"/>
        <w:rPr>
          <w:rFonts w:eastAsia="黑体"/>
          <w:b/>
          <w:sz w:val="56"/>
          <w:szCs w:val="56"/>
        </w:rPr>
      </w:pPr>
      <w:r>
        <w:rPr>
          <w:rFonts w:eastAsia="黑体"/>
          <w:b/>
          <w:sz w:val="56"/>
          <w:szCs w:val="56"/>
        </w:rPr>
        <w:t>深圳市自然科学基金</w:t>
      </w:r>
    </w:p>
    <w:p>
      <w:pPr>
        <w:jc w:val="center"/>
        <w:rPr>
          <w:rFonts w:eastAsia="黑体"/>
          <w:b/>
          <w:sz w:val="40"/>
          <w:szCs w:val="40"/>
        </w:rPr>
      </w:pPr>
      <w:r>
        <w:rPr>
          <w:rFonts w:eastAsia="黑体"/>
          <w:b/>
          <w:sz w:val="40"/>
          <w:szCs w:val="40"/>
        </w:rPr>
        <w:t>基础研究项目可行性研究报告</w:t>
      </w:r>
    </w:p>
    <w:p>
      <w:pPr>
        <w:jc w:val="center"/>
        <w:rPr>
          <w:rFonts w:eastAsia="黑体"/>
          <w:b/>
          <w:sz w:val="56"/>
          <w:szCs w:val="56"/>
        </w:rPr>
      </w:pPr>
    </w:p>
    <w:p>
      <w:pPr>
        <w:jc w:val="center"/>
        <w:rPr>
          <w:rFonts w:eastAsia="黑体"/>
          <w:sz w:val="24"/>
          <w:szCs w:val="24"/>
        </w:rPr>
      </w:pPr>
    </w:p>
    <w:tbl>
      <w:tblPr>
        <w:tblStyle w:val="14"/>
        <w:tblW w:w="0" w:type="auto"/>
        <w:tblInd w:w="2" w:type="dxa"/>
        <w:tblLayout w:type="fixed"/>
        <w:tblCellMar>
          <w:top w:w="0" w:type="dxa"/>
          <w:left w:w="108" w:type="dxa"/>
          <w:bottom w:w="0" w:type="dxa"/>
          <w:right w:w="108" w:type="dxa"/>
        </w:tblCellMar>
      </w:tblPr>
      <w:tblGrid>
        <w:gridCol w:w="2335"/>
        <w:gridCol w:w="3158"/>
        <w:gridCol w:w="1345"/>
        <w:gridCol w:w="2234"/>
      </w:tblGrid>
      <w:tr>
        <w:trPr>
          <w:trHeight w:val="567" w:hRule="atLeast"/>
        </w:trPr>
        <w:tc>
          <w:tcPr>
            <w:tcW w:w="2335" w:type="dxa"/>
            <w:vAlign w:val="bottom"/>
          </w:tcPr>
          <w:p>
            <w:r>
              <w:rPr>
                <w:rFonts w:eastAsia="黑体"/>
                <w:b/>
                <w:sz w:val="24"/>
                <w:szCs w:val="24"/>
              </w:rPr>
              <w:t>项目名称：</w:t>
            </w:r>
          </w:p>
        </w:tc>
        <w:tc>
          <w:tcPr>
            <w:tcW w:w="6737" w:type="dxa"/>
            <w:gridSpan w:val="3"/>
            <w:tcBorders>
              <w:bottom w:val="single" w:color="auto" w:sz="4" w:space="0"/>
            </w:tcBorders>
            <w:vAlign w:val="bottom"/>
          </w:tcPr>
          <w:p>
            <w:pPr>
              <w:ind w:firstLine="600" w:firstLineChars="250"/>
              <w:rPr>
                <w:sz w:val="24"/>
                <w:szCs w:val="24"/>
              </w:rPr>
            </w:pPr>
            <w:r>
              <w:rPr>
                <w:sz w:val="24"/>
                <w:szCs w:val="24"/>
              </w:rPr>
              <w:t>开放物联的设备群体智能与语义关键技术研究</w:t>
            </w:r>
          </w:p>
        </w:tc>
      </w:tr>
      <w:tr>
        <w:trPr>
          <w:trHeight w:val="567" w:hRule="atLeast"/>
        </w:trPr>
        <w:tc>
          <w:tcPr>
            <w:tcW w:w="2335" w:type="dxa"/>
            <w:vAlign w:val="bottom"/>
          </w:tcPr>
          <w:p>
            <w:r>
              <w:rPr>
                <w:rFonts w:eastAsia="黑体"/>
                <w:b/>
                <w:sz w:val="24"/>
                <w:szCs w:val="24"/>
              </w:rPr>
              <w:t>依托单位：</w:t>
            </w:r>
          </w:p>
        </w:tc>
        <w:tc>
          <w:tcPr>
            <w:tcW w:w="6737" w:type="dxa"/>
            <w:gridSpan w:val="3"/>
            <w:tcBorders>
              <w:top w:val="single" w:color="auto" w:sz="4" w:space="0"/>
              <w:bottom w:val="single" w:color="auto" w:sz="4" w:space="0"/>
            </w:tcBorders>
            <w:vAlign w:val="bottom"/>
          </w:tcPr>
          <w:p>
            <w:pPr>
              <w:rPr>
                <w:sz w:val="24"/>
                <w:szCs w:val="24"/>
              </w:rPr>
            </w:pPr>
            <w:r>
              <w:rPr>
                <w:sz w:val="24"/>
                <w:szCs w:val="24"/>
              </w:rPr>
              <w:t xml:space="preserve">            清华大学深圳国际研究生院</w:t>
            </w:r>
          </w:p>
        </w:tc>
      </w:tr>
      <w:tr>
        <w:trPr>
          <w:trHeight w:val="567" w:hRule="atLeast"/>
        </w:trPr>
        <w:tc>
          <w:tcPr>
            <w:tcW w:w="2335" w:type="dxa"/>
            <w:vAlign w:val="bottom"/>
          </w:tcPr>
          <w:p>
            <w:pPr>
              <w:rPr>
                <w:sz w:val="24"/>
              </w:rPr>
            </w:pPr>
            <w:r>
              <w:rPr>
                <w:rFonts w:eastAsia="黑体"/>
                <w:b/>
                <w:sz w:val="24"/>
                <w:szCs w:val="24"/>
              </w:rPr>
              <w:t>项目负责人：</w:t>
            </w:r>
          </w:p>
        </w:tc>
        <w:tc>
          <w:tcPr>
            <w:tcW w:w="3158" w:type="dxa"/>
            <w:tcBorders>
              <w:top w:val="single" w:color="auto" w:sz="4" w:space="0"/>
              <w:bottom w:val="single" w:color="auto" w:sz="4" w:space="0"/>
            </w:tcBorders>
            <w:vAlign w:val="bottom"/>
          </w:tcPr>
          <w:p>
            <w:pPr>
              <w:ind w:firstLine="960" w:firstLineChars="400"/>
              <w:rPr>
                <w:sz w:val="24"/>
                <w:szCs w:val="24"/>
              </w:rPr>
            </w:pPr>
            <w:r>
              <w:rPr>
                <w:sz w:val="24"/>
                <w:szCs w:val="24"/>
              </w:rPr>
              <w:t>张   盛</w:t>
            </w:r>
          </w:p>
        </w:tc>
        <w:tc>
          <w:tcPr>
            <w:tcW w:w="1345" w:type="dxa"/>
            <w:vAlign w:val="bottom"/>
          </w:tcPr>
          <w:p>
            <w:pPr>
              <w:rPr>
                <w:sz w:val="24"/>
                <w:u w:val="single"/>
              </w:rPr>
            </w:pPr>
            <w:r>
              <w:rPr>
                <w:rFonts w:eastAsia="黑体"/>
                <w:b/>
                <w:sz w:val="24"/>
                <w:szCs w:val="24"/>
              </w:rPr>
              <w:t>移动电话：</w:t>
            </w:r>
          </w:p>
        </w:tc>
        <w:tc>
          <w:tcPr>
            <w:tcW w:w="2234" w:type="dxa"/>
            <w:tcBorders>
              <w:top w:val="single" w:color="auto" w:sz="4" w:space="0"/>
              <w:bottom w:val="single" w:color="auto" w:sz="4" w:space="0"/>
            </w:tcBorders>
            <w:vAlign w:val="bottom"/>
          </w:tcPr>
          <w:p>
            <w:pPr>
              <w:jc w:val="center"/>
              <w:rPr>
                <w:sz w:val="24"/>
                <w:szCs w:val="24"/>
              </w:rPr>
            </w:pPr>
            <w:r>
              <w:rPr>
                <w:sz w:val="24"/>
                <w:szCs w:val="24"/>
              </w:rPr>
              <w:t>13632683550</w:t>
            </w:r>
          </w:p>
        </w:tc>
      </w:tr>
      <w:tr>
        <w:trPr>
          <w:trHeight w:val="567" w:hRule="atLeast"/>
        </w:trPr>
        <w:tc>
          <w:tcPr>
            <w:tcW w:w="2335" w:type="dxa"/>
            <w:vAlign w:val="bottom"/>
          </w:tcPr>
          <w:p>
            <w:pPr>
              <w:rPr>
                <w:rFonts w:eastAsia="黑体"/>
                <w:b/>
                <w:sz w:val="24"/>
                <w:szCs w:val="24"/>
              </w:rPr>
            </w:pPr>
            <w:r>
              <w:rPr>
                <w:rFonts w:eastAsia="黑体"/>
                <w:b/>
                <w:sz w:val="24"/>
                <w:szCs w:val="24"/>
              </w:rPr>
              <w:t>电子邮箱：</w:t>
            </w:r>
          </w:p>
        </w:tc>
        <w:tc>
          <w:tcPr>
            <w:tcW w:w="3158" w:type="dxa"/>
            <w:tcBorders>
              <w:top w:val="single" w:color="auto" w:sz="4" w:space="0"/>
              <w:bottom w:val="single" w:color="auto" w:sz="4" w:space="0"/>
            </w:tcBorders>
            <w:vAlign w:val="bottom"/>
          </w:tcPr>
          <w:p>
            <w:pPr>
              <w:ind w:firstLine="120" w:firstLineChars="50"/>
              <w:rPr>
                <w:sz w:val="24"/>
                <w:szCs w:val="24"/>
              </w:rPr>
            </w:pPr>
            <w:r>
              <w:rPr>
                <w:sz w:val="24"/>
                <w:szCs w:val="24"/>
              </w:rPr>
              <w:t>zhangsh@sz.tinghua.edu.cn</w:t>
            </w:r>
          </w:p>
        </w:tc>
        <w:tc>
          <w:tcPr>
            <w:tcW w:w="1345" w:type="dxa"/>
            <w:vAlign w:val="bottom"/>
          </w:tcPr>
          <w:p>
            <w:pPr>
              <w:rPr>
                <w:rFonts w:eastAsia="黑体"/>
                <w:b/>
                <w:sz w:val="24"/>
                <w:szCs w:val="24"/>
              </w:rPr>
            </w:pPr>
            <w:r>
              <w:rPr>
                <w:rFonts w:eastAsia="黑体"/>
                <w:b/>
                <w:sz w:val="24"/>
                <w:szCs w:val="24"/>
              </w:rPr>
              <w:t>传    真：</w:t>
            </w:r>
          </w:p>
        </w:tc>
        <w:tc>
          <w:tcPr>
            <w:tcW w:w="2234" w:type="dxa"/>
            <w:tcBorders>
              <w:top w:val="single" w:color="auto" w:sz="4" w:space="0"/>
              <w:bottom w:val="single" w:color="auto" w:sz="4" w:space="0"/>
            </w:tcBorders>
            <w:vAlign w:val="bottom"/>
          </w:tcPr>
          <w:p>
            <w:pPr>
              <w:ind w:firstLine="480" w:firstLineChars="200"/>
              <w:rPr>
                <w:sz w:val="24"/>
                <w:szCs w:val="24"/>
              </w:rPr>
            </w:pPr>
            <w:r>
              <w:rPr>
                <w:sz w:val="24"/>
                <w:szCs w:val="24"/>
              </w:rPr>
              <w:t>26036411</w:t>
            </w:r>
          </w:p>
        </w:tc>
      </w:tr>
    </w:tbl>
    <w:p>
      <w:pPr>
        <w:pStyle w:val="2"/>
        <w:spacing w:before="240" w:after="0" w:line="360" w:lineRule="auto"/>
      </w:pPr>
      <w:r>
        <w:rPr>
          <w:sz w:val="24"/>
          <w:szCs w:val="24"/>
        </w:rPr>
        <w:br w:type="page"/>
      </w:r>
      <w:r>
        <w:rPr>
          <w:rFonts w:eastAsia="黑体"/>
          <w:sz w:val="30"/>
          <w:szCs w:val="30"/>
        </w:rPr>
        <w:t>一、立项依据</w:t>
      </w:r>
    </w:p>
    <w:p>
      <w:pPr>
        <w:snapToGrid w:val="0"/>
        <w:spacing w:line="360" w:lineRule="auto"/>
        <w:ind w:firstLine="480" w:firstLineChars="200"/>
        <w:rPr>
          <w:color w:val="000000"/>
          <w:sz w:val="24"/>
          <w:szCs w:val="24"/>
        </w:rPr>
      </w:pPr>
      <w:r>
        <w:rPr>
          <w:color w:val="000000"/>
          <w:sz w:val="24"/>
          <w:szCs w:val="24"/>
        </w:rPr>
        <w:t>物联网在早些时候还仅仅被定义为简单的物物相连，其自动化和智能化程度还非常有限。近些年来，随着通信和人工智能技术的发展，智能化感知领域取得重大突破，赋予了物联网设备实现群体智能的可能性。互联互通是开放物联中智能设备相互通信的基础，在此基础上，依托通信协作、人工智能的群体智能技术，成为开放物联中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w:t>
      </w:r>
    </w:p>
    <w:p>
      <w:pPr>
        <w:snapToGrid w:val="0"/>
        <w:spacing w:line="360" w:lineRule="auto"/>
        <w:ind w:firstLine="480" w:firstLineChars="200"/>
        <w:rPr>
          <w:color w:val="000000"/>
          <w:sz w:val="24"/>
          <w:szCs w:val="24"/>
        </w:rPr>
      </w:pPr>
      <w:r>
        <w:rPr>
          <w:color w:val="000000"/>
          <w:sz w:val="24"/>
          <w:szCs w:val="24"/>
        </w:rPr>
        <w:t>信息时代下，城市的智慧化能够提升城市资源的利用效率，优化城市的管理水平。融合了城镇化、工业化、信息化的智慧城市顺应了城市发展的方向。基于群体智能感知、互联互通的开放物联能够很好地为城市智慧化提供底层技术支撑，在公共服务、政务综合管理、资源利用、城市交通等领域都能提供可以借鉴的思路。</w:t>
      </w:r>
    </w:p>
    <w:p>
      <w:pPr>
        <w:snapToGrid w:val="0"/>
        <w:spacing w:line="360" w:lineRule="auto"/>
        <w:ind w:firstLine="480" w:firstLineChars="200"/>
        <w:rPr>
          <w:color w:val="000000"/>
          <w:sz w:val="24"/>
          <w:szCs w:val="24"/>
        </w:rPr>
      </w:pPr>
      <w:r>
        <w:rPr>
          <w:color w:val="000000"/>
          <w:sz w:val="24"/>
          <w:szCs w:val="24"/>
        </w:rPr>
        <w:t>物联网中非同源设备的互联互通一直以来是一个重要的问题，目前全球智能物联网设备正向跨平台互联互通的方向发展，开放标准的逐步研究标志着兼容性的提升，各类项目旨在构建跨设备的开放标准，但目前难以获得公认的有效开放标准。为了解决产业界中物联网协同工作的问题，国际上成立了一个致力于打破行业壁垒、实现设备互联互通的物联网行业标准联盟：Allseen以及物联网国际标准组织oneM2M。</w:t>
      </w:r>
    </w:p>
    <w:p>
      <w:pPr>
        <w:snapToGrid w:val="0"/>
        <w:spacing w:line="360" w:lineRule="auto"/>
        <w:ind w:firstLine="480" w:firstLineChars="200"/>
        <w:rPr>
          <w:color w:val="000000"/>
          <w:sz w:val="24"/>
          <w:szCs w:val="24"/>
        </w:rPr>
      </w:pPr>
      <w:r>
        <w:rPr>
          <w:color w:val="000000"/>
          <w:sz w:val="24"/>
          <w:szCs w:val="24"/>
        </w:rPr>
        <w:t>而在2020年12月1日，由倪光南院士带头，针对国内物联网行业高度碎片化的问题，成立了开放智联联盟（OLA），以致力于打造国内统一的物联网行业标准，结束“山头林立”的局面，这将成为中国物联网产业的一个里程碑。OLA联盟目前的工作主要集中在物联网设备的发现配网、接入认证、控制和物模型上，未来将会实现整个应用层接入连接协议的打通，这样一来，开放物联所需要的全场景适配就有可能实现。OLA联盟成立以后，国内物联网行业开始从企业级物联网生态迈向产业级物联网生态，所以未来针对开放物联的群体智能和语义建模技术具有广阔的发挥空间。</w:t>
      </w:r>
    </w:p>
    <w:p>
      <w:pPr>
        <w:snapToGrid w:val="0"/>
        <w:spacing w:line="360" w:lineRule="auto"/>
        <w:ind w:firstLine="480" w:firstLineChars="200"/>
        <w:rPr>
          <w:color w:val="000000"/>
          <w:sz w:val="24"/>
          <w:szCs w:val="24"/>
        </w:rPr>
      </w:pPr>
      <w:r>
        <w:rPr>
          <w:rFonts w:hint="eastAsia"/>
          <w:color w:val="000000"/>
          <w:sz w:val="24"/>
          <w:szCs w:val="24"/>
        </w:rPr>
        <w:t>综合来看，对开放物联的设备智能与语义技术的研究，能够优化城市功能，促进经济发展和社会和谐。在科技发展方面，契合当前物联网发展的痛点，为未来开放物联的发展提供一个可参考的方向。因此，本项目具备研究的意义。</w:t>
      </w:r>
    </w:p>
    <w:p>
      <w:pPr>
        <w:pStyle w:val="2"/>
        <w:spacing w:before="240" w:after="0" w:line="360" w:lineRule="auto"/>
        <w:rPr>
          <w:rFonts w:eastAsia="黑体"/>
          <w:sz w:val="30"/>
          <w:szCs w:val="30"/>
        </w:rPr>
      </w:pPr>
      <w:r>
        <w:rPr>
          <w:rFonts w:eastAsia="黑体"/>
          <w:sz w:val="30"/>
          <w:szCs w:val="30"/>
        </w:rPr>
        <w:t>二、国内外研究现状和发展趋势</w:t>
      </w:r>
    </w:p>
    <w:p>
      <w:pPr>
        <w:pStyle w:val="3"/>
        <w:spacing w:before="240" w:after="120" w:line="360" w:lineRule="auto"/>
        <w:rPr>
          <w:rFonts w:ascii="Times New Roman" w:hAnsi="Times New Roman" w:eastAsia="黑体"/>
          <w:sz w:val="28"/>
        </w:rPr>
      </w:pPr>
      <w:r>
        <w:rPr>
          <w:rFonts w:ascii="Times New Roman" w:hAnsi="Times New Roman" w:eastAsia="黑体"/>
          <w:sz w:val="28"/>
        </w:rPr>
        <w:t>2.1 物联网技术的研究现状和发展趋势</w:t>
      </w:r>
    </w:p>
    <w:p>
      <w:pPr>
        <w:snapToGrid w:val="0"/>
        <w:spacing w:line="360" w:lineRule="auto"/>
        <w:ind w:firstLine="480" w:firstLineChars="200"/>
        <w:rPr>
          <w:color w:val="000000"/>
          <w:sz w:val="24"/>
          <w:szCs w:val="24"/>
        </w:rPr>
      </w:pPr>
      <w:r>
        <w:rPr>
          <w:color w:val="000000"/>
          <w:sz w:val="24"/>
          <w:szCs w:val="24"/>
        </w:rPr>
        <w:t>物联网（Internet of Things, IoT）的概念最早由美国麻省理工学院Auto-ID中心的Kevin Ashton于1999年提出[1]。在这一概念提出之前，部分企业或研究机构上已开发出与物联网概念相契合的产品。随着信息技术的快速发展，基于物联网概念的各类消费电子产品经历了多次升级换代，功能也日趋多元化。“物联网”这一概念对于不同行业背景的学者和工程师来说对于有着不同的理解，因此其定义存在着多种阐述，比较著名的是Michael Chui等人给出的表述，即：将嵌入在物理实体的传感器和执行器利用有线或者无线网络的形式进行连接，通常情况下使用和互联网终端一致的IP协议[2]。</w:t>
      </w:r>
    </w:p>
    <w:p>
      <w:pPr>
        <w:snapToGrid w:val="0"/>
        <w:spacing w:line="360" w:lineRule="auto"/>
        <w:ind w:firstLine="480" w:firstLineChars="200"/>
        <w:rPr>
          <w:color w:val="000000"/>
          <w:sz w:val="24"/>
          <w:szCs w:val="24"/>
        </w:rPr>
      </w:pPr>
      <w:r>
        <w:rPr>
          <w:color w:val="000000"/>
          <w:sz w:val="24"/>
          <w:szCs w:val="24"/>
        </w:rPr>
        <w:t>物联网技术作为涉及移动通信、微电子、计算机、自动控制等多个工程领域的交叉学科成果，广泛应用于智慧城市[3]、智慧家居[4]、智能制造[5]等领域。通常情况下，物联网架构在地理上呈现分布式的特点，通过大量传感器为日常生活提供无处不在的连接。利用传感器捕获系统运行过程中产生的各类信息，智能化的终端设备对这些信息进行传输和处理后，根据业务场景和需求执行相应动作。</w:t>
      </w:r>
    </w:p>
    <w:p>
      <w:pPr>
        <w:snapToGrid w:val="0"/>
        <w:spacing w:line="360" w:lineRule="auto"/>
        <w:ind w:firstLine="480" w:firstLineChars="200"/>
        <w:rPr>
          <w:color w:val="000000"/>
          <w:sz w:val="24"/>
          <w:szCs w:val="24"/>
        </w:rPr>
      </w:pPr>
      <w:r>
        <w:rPr>
          <w:color w:val="000000"/>
          <w:sz w:val="24"/>
          <w:szCs w:val="24"/>
        </w:rPr>
        <w:t>作为物联网的重要组成部分，数据采集系统往往在人们无意识的状态下完成各类信息的获取，大多数人既不了解这些数据采集行为背后目的和用途，也不知道数据隐私的巨大价值以及被泄露的危害。现代社会中，物联网产业规模的发展壮大应当首先保障物联网用户的利益，在满足其安全和隐私要求的前提下进行。全面而彻底的物联网安全保障是人们能够信任开放的物联网世界的基础[6]。建立完善物联网行业相关的法律和行业规范是至关重要的，只有充分获取了用户的信任，物联网产业提供的服务才是有价值的，整个物联网产业才能健康、平稳而有秩序的发展。</w:t>
      </w:r>
    </w:p>
    <w:p>
      <w:pPr>
        <w:snapToGrid w:val="0"/>
        <w:spacing w:line="360" w:lineRule="auto"/>
        <w:ind w:firstLine="480" w:firstLineChars="200"/>
        <w:rPr>
          <w:color w:val="000000"/>
          <w:sz w:val="24"/>
          <w:szCs w:val="24"/>
        </w:rPr>
      </w:pPr>
      <w:r>
        <w:rPr>
          <w:color w:val="000000"/>
          <w:sz w:val="24"/>
          <w:szCs w:val="24"/>
        </w:rPr>
        <w:t>目前，物联网产业的发展仍然处于相对初级的阶段，不具备研发能力的中小企业通常采用开源的通信协议、芯片模组以及成熟的解决方案，产品功能相对初级，科技含量并不高。整个行业缺少有较大影响力及实际应用价值的规范。各类物联网终端生产厂家众多，型号各异，软硬件接口不一致，采用业务数据格式封装标准也不尽相同，实现互通互联难度极大。本文将这些设备称作非同源节点。非同源产品交互困难导致用户选择物联网产品及服务的范围受到较大限制。</w:t>
      </w:r>
    </w:p>
    <w:p>
      <w:pPr>
        <w:snapToGrid w:val="0"/>
        <w:spacing w:line="360" w:lineRule="auto"/>
        <w:ind w:firstLine="480" w:firstLineChars="200"/>
        <w:rPr>
          <w:color w:val="000000"/>
          <w:sz w:val="24"/>
          <w:szCs w:val="24"/>
        </w:rPr>
      </w:pPr>
      <w:r>
        <w:rPr>
          <w:color w:val="000000"/>
          <w:sz w:val="24"/>
          <w:szCs w:val="24"/>
        </w:rPr>
        <w:t>协作物联网的概念则由Behmann F和Wu K在其著作《Collaborative internet of things (C-IoT): For future smart connected life and business》一书中提出[8]，作者从感知、网关与业务三个层次对协作物联网展开层次化阐述，基于实际场景给出了具体的案例，从应用需求、服务平台、软硬件设计及差异化解决方案等方面给出了作者的观点，完成了奠基性的基础工作。除此之外，围绕“物联网协作”、“应用协同”等概念也有一系列的研究成果和工程实践。作为一个崭新且宽泛的概念，协作物联网在Behmann F提出之前已经有相似的表述和做法出现，仅仅是未使用这一术语进行描述。</w:t>
      </w:r>
    </w:p>
    <w:p>
      <w:pPr>
        <w:snapToGrid w:val="0"/>
        <w:spacing w:line="360" w:lineRule="auto"/>
        <w:ind w:firstLine="480" w:firstLineChars="200"/>
        <w:rPr>
          <w:color w:val="000000"/>
          <w:sz w:val="24"/>
          <w:szCs w:val="24"/>
        </w:rPr>
      </w:pPr>
      <w:r>
        <w:rPr>
          <w:color w:val="000000"/>
          <w:sz w:val="24"/>
          <w:szCs w:val="24"/>
        </w:rPr>
        <w:t>针对物联网技术标准的统一化问题，我国分别于于2013年、2015年和2015年出台标准文件《智能家居自动控制设备通用技术要求》[9]、《物联网智能家居—设备描述方法》[10]和《物联系网智能家居-数据和设备编码》[11]文件。</w:t>
      </w:r>
    </w:p>
    <w:p>
      <w:pPr>
        <w:snapToGrid w:val="0"/>
        <w:spacing w:line="360" w:lineRule="auto"/>
        <w:ind w:firstLine="480" w:firstLineChars="200"/>
        <w:rPr>
          <w:color w:val="000000"/>
          <w:sz w:val="24"/>
          <w:szCs w:val="24"/>
        </w:rPr>
      </w:pPr>
      <w:r>
        <w:rPr>
          <w:color w:val="000000"/>
          <w:sz w:val="24"/>
          <w:szCs w:val="24"/>
        </w:rPr>
        <w:t>随着物联网技术的进一步发展，统一化标准、能够实现非同源设备间相互交流与通信、构建统一的物联网环境的“开放物联”概念与技术逐渐出现并得到实践。在国外，2019年，亚马逊、苹果、谷歌等公司基于Zigbee联盟成立了CHIP工作组[12]，用于解决智能家居市场存在的兼容性、安全性和连接性问题，国内则于2020年末由65家头部企业、24位两院院士联合发起成立了开放智联联盟OLA，开启了物联网技术由“企业级生态”向“产业级生态”的迈进[12]。</w:t>
      </w:r>
    </w:p>
    <w:p>
      <w:pPr>
        <w:snapToGrid w:val="0"/>
        <w:spacing w:line="360" w:lineRule="auto"/>
        <w:ind w:firstLine="480" w:firstLineChars="200"/>
        <w:rPr>
          <w:color w:val="000000"/>
          <w:sz w:val="24"/>
          <w:szCs w:val="24"/>
        </w:rPr>
      </w:pPr>
      <w:r>
        <w:rPr>
          <w:color w:val="000000"/>
          <w:sz w:val="24"/>
          <w:szCs w:val="24"/>
        </w:rPr>
        <w:t>在物联网的核心技术上，设备间的通信贯穿了物联网技术应用的整个过程，因此实现机器对机器连接应用和强机器类通信的技术的M2M技术是物联网发展过程中研究的要点[13,14]。ETSI首先提出了以应用域、网络域、M2M设备域为基本框架的集中式M2M体系架构并得以广泛使用[15]，而随着物联网技术的进一步发展，基于D2D架构的M2M系统因其灵活、充分利用带宽等特点逐渐被提出并得以应用[16]。</w:t>
      </w:r>
    </w:p>
    <w:p>
      <w:pPr>
        <w:pStyle w:val="3"/>
        <w:spacing w:before="240" w:after="120" w:line="360" w:lineRule="auto"/>
        <w:rPr>
          <w:rFonts w:ascii="Times New Roman" w:hAnsi="Times New Roman" w:eastAsia="黑体"/>
          <w:sz w:val="28"/>
        </w:rPr>
      </w:pPr>
      <w:r>
        <w:rPr>
          <w:rFonts w:ascii="Times New Roman" w:hAnsi="Times New Roman" w:eastAsia="黑体"/>
          <w:sz w:val="28"/>
        </w:rPr>
        <w:t>2.2 群体智能与语义技术的研究现状和发展趋势</w:t>
      </w:r>
    </w:p>
    <w:p>
      <w:pPr>
        <w:snapToGrid w:val="0"/>
        <w:spacing w:line="360" w:lineRule="auto"/>
        <w:ind w:firstLine="480" w:firstLineChars="200"/>
        <w:rPr>
          <w:color w:val="000000"/>
          <w:sz w:val="24"/>
          <w:szCs w:val="24"/>
        </w:rPr>
      </w:pPr>
      <w:r>
        <w:rPr>
          <w:color w:val="000000"/>
          <w:sz w:val="24"/>
          <w:szCs w:val="24"/>
        </w:rPr>
        <w:t>群体智能是指在集体层面表现的分散的、去中心化的自组织行为。一个群体智能系统由多个功能简单的智能个体（即智能体）构成，系统中每个智能体与其他智能体及外部环境进行信息交互，所有智能体都遵循非常简单的规则。尽管没有中央控制结构，但本地智能体间的直接或间接的通信可以催生复杂的全局系统性行为[17]。</w:t>
      </w:r>
    </w:p>
    <w:p>
      <w:pPr>
        <w:snapToGrid w:val="0"/>
        <w:spacing w:line="360" w:lineRule="auto"/>
        <w:ind w:firstLine="480" w:firstLineChars="200"/>
        <w:rPr>
          <w:color w:val="000000"/>
          <w:sz w:val="24"/>
          <w:szCs w:val="24"/>
        </w:rPr>
      </w:pPr>
      <w:r>
        <w:rPr>
          <w:color w:val="000000"/>
          <w:sz w:val="24"/>
          <w:szCs w:val="24"/>
        </w:rPr>
        <w:t>Hamrioui S等人[18]提出了一种有效的基于蚁群的物联网路由算法。考虑到能量，该算法更加有效，可扩展并且适应网络参数更改。该方法可以降低能耗，端到端时延，延长节点寿命。Elhoseny M等人[19]提出一种用于云IoT健康服务应用程序中虚拟机选择的优化模型，以有效管理和集成工业4.0中的大量数据。该模型可以通过减少涉众的请求执行时间，周转时间和医疗请求（任务）的等待时间来优化数据存储需求，具有较优的整体执行时间和实时数据检索效率。Lin Y.H等人[20]提出了一种基于群体智能的住宅用户中心无创负荷调度方法。它以边缘计算为特征，并驱动互联网边缘和物联网数据源的计算能力来优化云计算技术。该模型基于历史功耗趋势，并使用智能家居环境中的用户满意度数据和粒子群优化加载数据。它不仅考虑了国家电网的负荷分配，还考虑了当地的可再生资源，有利于电网的安全发展。</w:t>
      </w:r>
    </w:p>
    <w:p>
      <w:pPr>
        <w:snapToGrid w:val="0"/>
        <w:spacing w:line="360" w:lineRule="auto"/>
        <w:ind w:firstLine="480" w:firstLineChars="200"/>
        <w:rPr>
          <w:color w:val="000000"/>
          <w:sz w:val="24"/>
          <w:szCs w:val="24"/>
        </w:rPr>
      </w:pPr>
      <w:r>
        <w:rPr>
          <w:color w:val="000000"/>
          <w:sz w:val="24"/>
          <w:szCs w:val="24"/>
        </w:rPr>
        <w:t>万维网之父、HTTP和HTML的发明者Tim Bemers．Lee在1998年首次将语义技术引入互联网领域[21]。早在2003年，Vagan Terziyan[22]就已经提出当前物联网中的用户己经不仅仅局限于人类，智能设备已经作为新的“用户”出现在物联网中，为了实现这些设备之间的互操作，需要为物联网中的数据添加语义信息，以便智能设备能够更加智能地处理和利用这些信息。Konstantinos Kotis[23,24]认为，将语义技术引入到物联网环境中，能够有效地实现语义物联网中数据的集成。并提出通过本体来表示物联网中的信息，从而借助本体在知识融合上的优势，采用本体集成的方法，实现物联网中异构信息的互操作。国内目前对语义物联网的研究工作主要集中在将语义技术引入物联网领域，解决物联网中数据和设备异构的问题，并提出了基于本体的物联网服务框架和相关实现。杨新凯[25]分析了将本体引入物联网领域的必要性，通过本体实现传感设备之间的协同工作，满足物联网中分布式和动态性应用的需求。在物联网环境下，需要对目前的物联网应用进行扩展和深入研究，满足物联网资源描述的服务化，语义化和用户化。贾冰[26]提出了物联网环境中的三层本体架构，基于该架构提出了基于语义的物联网服务平台框架，将传统的注册中心中的服务扩展成普适计算环境中的服务，满足了物联网环境中服务的动态性和普适计算的需求。黄映辉、李冠宇[27]等对物联网的语义、性质、归类和模型等进行分析之后，认为物联网和语义网是相互依存，相互补充的两个互联网发展方向，从而正式提出了“语义物联网”的概念。</w:t>
      </w:r>
    </w:p>
    <w:p>
      <w:pPr>
        <w:snapToGrid w:val="0"/>
        <w:spacing w:line="360" w:lineRule="auto"/>
        <w:ind w:firstLine="480" w:firstLineChars="200"/>
        <w:rPr>
          <w:color w:val="000000"/>
          <w:sz w:val="24"/>
          <w:szCs w:val="24"/>
        </w:rPr>
      </w:pPr>
      <w:r>
        <w:rPr>
          <w:color w:val="000000"/>
          <w:sz w:val="24"/>
          <w:szCs w:val="24"/>
        </w:rPr>
        <w:t>Guigang Zhang等人[28]设计了一种基于物联网传感器的语义医疗监控系统云模型。在该模型中，大量的传感器数据存储在数据库中，其中所有结构化数据都将被当做为数百万个用户或患者设置的数十亿条语义规则的数据条件。D. Park等人[29]设计了一个语义开放的物联网服务平台，该平台可以支持各种物联网设备之间的语义互操作性，并且成功在Android智能手机上开发基于语义的睡眠管理服务的用户应用程序。文献[30]提出一种面向智慧油田的工业物联网语义集成技术，构建覆盖油田勘探、开发、生产、运营等全流程的语义集成平台，实现对智慧油田的实时分析，为油田生产运行参数实时优化调整提供支持。文献[31]构建了一种基于语义互联模型的智能家居服务，可以使用户环境中的智能家居实体、设备在逻辑上进行互联。当用户执行某些行为或提出某些需求时，智能网关将会检测、理解和分析用户行为及需求，并且根据当前用户环境中的实体、设备提供合适的服务，完成用户行为及服务的推荐。</w:t>
      </w:r>
    </w:p>
    <w:p>
      <w:pPr>
        <w:jc w:val="left"/>
        <w:rPr>
          <w:rFonts w:eastAsia="黑体"/>
          <w:color w:val="000000"/>
          <w:sz w:val="24"/>
          <w:szCs w:val="24"/>
        </w:rPr>
      </w:pPr>
    </w:p>
    <w:p>
      <w:pPr>
        <w:jc w:val="left"/>
        <w:rPr>
          <w:rFonts w:eastAsia="黑体"/>
          <w:color w:val="000000"/>
          <w:sz w:val="24"/>
          <w:szCs w:val="24"/>
        </w:rPr>
      </w:pPr>
      <w:r>
        <w:rPr>
          <w:rFonts w:eastAsia="黑体"/>
          <w:color w:val="000000"/>
          <w:sz w:val="24"/>
          <w:szCs w:val="24"/>
        </w:rPr>
        <w:t>参考文献：</w:t>
      </w:r>
    </w:p>
    <w:p>
      <w:pPr>
        <w:adjustRightInd w:val="0"/>
        <w:snapToGrid w:val="0"/>
        <w:spacing w:line="360" w:lineRule="auto"/>
        <w:ind w:firstLine="420" w:firstLineChars="200"/>
        <w:jc w:val="left"/>
        <w:rPr>
          <w:color w:val="000000"/>
          <w:szCs w:val="21"/>
        </w:rPr>
      </w:pPr>
      <w:r>
        <w:rPr>
          <w:color w:val="000000"/>
          <w:szCs w:val="21"/>
        </w:rPr>
        <w:t>[1]Kevin A. That ‘Internet of Things’ Thing. RFID journal, 2009, 22(7): 97-114.</w:t>
      </w:r>
    </w:p>
    <w:p>
      <w:pPr>
        <w:adjustRightInd w:val="0"/>
        <w:snapToGrid w:val="0"/>
        <w:spacing w:line="360" w:lineRule="auto"/>
        <w:ind w:firstLine="420" w:firstLineChars="200"/>
        <w:jc w:val="left"/>
        <w:rPr>
          <w:color w:val="000000"/>
          <w:szCs w:val="21"/>
        </w:rPr>
      </w:pPr>
      <w:r>
        <w:rPr>
          <w:color w:val="000000"/>
          <w:szCs w:val="21"/>
        </w:rPr>
        <w:t>[2]Chui M, Löffler M, Roberts R. The internet of things. McKinsey Quarterly, 2010(2):1-9.</w:t>
      </w:r>
    </w:p>
    <w:p>
      <w:pPr>
        <w:adjustRightInd w:val="0"/>
        <w:snapToGrid w:val="0"/>
        <w:spacing w:line="360" w:lineRule="auto"/>
        <w:ind w:firstLine="420" w:firstLineChars="200"/>
        <w:jc w:val="left"/>
        <w:rPr>
          <w:color w:val="000000"/>
          <w:szCs w:val="21"/>
        </w:rPr>
      </w:pPr>
      <w:r>
        <w:rPr>
          <w:color w:val="000000"/>
          <w:szCs w:val="21"/>
        </w:rPr>
        <w:t>[3]Cocchia A. Smart and digital city: A systematic literature review[M]//Smart city. Springer, Cham, 2014: 13-43.</w:t>
      </w:r>
    </w:p>
    <w:p>
      <w:pPr>
        <w:adjustRightInd w:val="0"/>
        <w:snapToGrid w:val="0"/>
        <w:spacing w:line="360" w:lineRule="auto"/>
        <w:ind w:firstLine="420" w:firstLineChars="200"/>
        <w:jc w:val="left"/>
        <w:rPr>
          <w:color w:val="000000"/>
          <w:szCs w:val="21"/>
        </w:rPr>
      </w:pPr>
      <w:r>
        <w:rPr>
          <w:color w:val="000000"/>
          <w:szCs w:val="21"/>
        </w:rPr>
        <w:t>[4]Robles R J, Kim T. Applications, systems and methods in smart home technology: A[J]. Int. Journal of Advanced Science and Technology, 2010, 15.</w:t>
      </w:r>
    </w:p>
    <w:p>
      <w:pPr>
        <w:adjustRightInd w:val="0"/>
        <w:snapToGrid w:val="0"/>
        <w:spacing w:line="360" w:lineRule="auto"/>
        <w:ind w:firstLine="420" w:firstLineChars="200"/>
        <w:jc w:val="left"/>
        <w:rPr>
          <w:color w:val="000000"/>
          <w:szCs w:val="21"/>
        </w:rPr>
      </w:pPr>
      <w:r>
        <w:rPr>
          <w:color w:val="000000"/>
          <w:szCs w:val="21"/>
        </w:rPr>
        <w:t>[5]谭建荣, 刘达新, 刘振宇, 等. 从数字制造到智能制造的关键技术途径研究[J]. 中国工程科学, 2017, 19(3): 39-44.</w:t>
      </w:r>
    </w:p>
    <w:p>
      <w:pPr>
        <w:adjustRightInd w:val="0"/>
        <w:snapToGrid w:val="0"/>
        <w:spacing w:line="360" w:lineRule="auto"/>
        <w:ind w:firstLine="420" w:firstLineChars="200"/>
        <w:jc w:val="left"/>
        <w:rPr>
          <w:color w:val="000000"/>
          <w:szCs w:val="21"/>
        </w:rPr>
      </w:pPr>
      <w:r>
        <w:rPr>
          <w:color w:val="000000"/>
          <w:szCs w:val="21"/>
        </w:rPr>
        <w:t>[6]沈杰.“六域模型”打造物联网协同生态.网络传播, 2017(5):36-37.</w:t>
      </w:r>
    </w:p>
    <w:p>
      <w:pPr>
        <w:adjustRightInd w:val="0"/>
        <w:snapToGrid w:val="0"/>
        <w:spacing w:line="360" w:lineRule="auto"/>
        <w:ind w:firstLine="420" w:firstLineChars="200"/>
        <w:jc w:val="left"/>
        <w:rPr>
          <w:color w:val="000000"/>
          <w:szCs w:val="21"/>
        </w:rPr>
      </w:pPr>
      <w:r>
        <w:rPr>
          <w:color w:val="000000"/>
          <w:szCs w:val="21"/>
        </w:rPr>
        <w:t>[7]Gartner Hype Cycle for Emerging Technologies, 2019. https://www.gartner.com/smarterwith gartner/5-trends-appear-on-the-gartner-hype-cycle-for-emerging-technologies-2019.</w:t>
      </w:r>
    </w:p>
    <w:p>
      <w:pPr>
        <w:adjustRightInd w:val="0"/>
        <w:snapToGrid w:val="0"/>
        <w:spacing w:line="360" w:lineRule="auto"/>
        <w:ind w:firstLine="420" w:firstLineChars="200"/>
        <w:jc w:val="left"/>
        <w:rPr>
          <w:color w:val="000000"/>
          <w:szCs w:val="21"/>
        </w:rPr>
      </w:pPr>
      <w:r>
        <w:rPr>
          <w:color w:val="000000"/>
          <w:szCs w:val="21"/>
        </w:rPr>
        <w:t>[8]Behmann F, Wu K. Collaborative internet of things (C-IoT): For future smart connected life and business[M]. John Wiley &amp; Sons, 2015.</w:t>
      </w:r>
    </w:p>
    <w:p>
      <w:pPr>
        <w:adjustRightInd w:val="0"/>
        <w:snapToGrid w:val="0"/>
        <w:spacing w:line="360" w:lineRule="auto"/>
        <w:ind w:firstLine="420" w:firstLineChars="200"/>
        <w:jc w:val="left"/>
        <w:rPr>
          <w:color w:val="000000"/>
          <w:szCs w:val="21"/>
        </w:rPr>
      </w:pPr>
      <w:r>
        <w:rPr>
          <w:color w:val="000000"/>
          <w:szCs w:val="21"/>
        </w:rPr>
        <w:t>[9]全国智能建筑及居住区数字化标准化技术委员会. 智能家居自动控制设备通用技术要求[S]. http://std.samr.gov.cn/gb/search/gbDetailed?id=5DDA8BA1FAD618DEE05397BE0A0A95A7，2013</w:t>
      </w:r>
    </w:p>
    <w:p>
      <w:pPr>
        <w:adjustRightInd w:val="0"/>
        <w:snapToGrid w:val="0"/>
        <w:spacing w:line="360" w:lineRule="auto"/>
        <w:ind w:firstLine="420" w:firstLineChars="200"/>
        <w:jc w:val="left"/>
        <w:rPr>
          <w:color w:val="000000"/>
          <w:szCs w:val="21"/>
        </w:rPr>
      </w:pPr>
      <w:r>
        <w:rPr>
          <w:color w:val="000000"/>
          <w:szCs w:val="21"/>
        </w:rPr>
        <w:t>[10]全国智能建筑及居住区数字化标准化技术委员会. 物联网智能家居-设备描述方法[S]. http://std.samr.gov.cn/gb/search/gbDetailed?id=71F772D82611D3A7E05397BE0A0AB82A，2015</w:t>
      </w:r>
    </w:p>
    <w:p>
      <w:pPr>
        <w:adjustRightInd w:val="0"/>
        <w:snapToGrid w:val="0"/>
        <w:spacing w:line="360" w:lineRule="auto"/>
        <w:ind w:firstLine="420" w:firstLineChars="200"/>
        <w:jc w:val="left"/>
        <w:rPr>
          <w:color w:val="000000"/>
          <w:szCs w:val="21"/>
        </w:rPr>
      </w:pPr>
      <w:r>
        <w:rPr>
          <w:color w:val="000000"/>
          <w:szCs w:val="21"/>
        </w:rPr>
        <w:t>[11]全国智能建筑及居住区数字化标准化技术委员会. 物联网智能家居 数据和设备编码[S]. http://std.samr.gov.cn/gb/search/gbDetailed?id=5DDA8BA249EF18DEE05397BE0A0A95A7，2015</w:t>
      </w:r>
    </w:p>
    <w:p>
      <w:pPr>
        <w:adjustRightInd w:val="0"/>
        <w:snapToGrid w:val="0"/>
        <w:spacing w:line="360" w:lineRule="auto"/>
        <w:ind w:firstLine="420" w:firstLineChars="200"/>
        <w:jc w:val="left"/>
        <w:rPr>
          <w:color w:val="000000"/>
          <w:szCs w:val="21"/>
        </w:rPr>
      </w:pPr>
      <w:r>
        <w:rPr>
          <w:color w:val="000000"/>
          <w:szCs w:val="21"/>
        </w:rPr>
        <w:t>[12]雷锋网. 24位院士、9家行业巨头发起，国内最强物联网联盟成立[EB\OL]. https://baijiahao.baidu.com/s?id=1684860549158593888,2020.</w:t>
      </w:r>
    </w:p>
    <w:p>
      <w:pPr>
        <w:adjustRightInd w:val="0"/>
        <w:snapToGrid w:val="0"/>
        <w:spacing w:line="360" w:lineRule="auto"/>
        <w:ind w:firstLine="420" w:firstLineChars="200"/>
        <w:jc w:val="left"/>
        <w:rPr>
          <w:color w:val="000000"/>
          <w:szCs w:val="21"/>
        </w:rPr>
      </w:pPr>
      <w:r>
        <w:rPr>
          <w:color w:val="000000"/>
          <w:szCs w:val="21"/>
        </w:rPr>
        <w:t>[13] 3GPP. Service Requirements for Machine-Type Communications, TS 22.38 V10.0.0[R].Sophia Anipolis Valbonne:3DPP, 2010-03.</w:t>
      </w:r>
    </w:p>
    <w:p>
      <w:pPr>
        <w:adjustRightInd w:val="0"/>
        <w:snapToGrid w:val="0"/>
        <w:spacing w:line="360" w:lineRule="auto"/>
        <w:ind w:firstLine="420" w:firstLineChars="200"/>
        <w:jc w:val="left"/>
        <w:rPr>
          <w:color w:val="000000"/>
          <w:szCs w:val="21"/>
        </w:rPr>
      </w:pPr>
      <w:r>
        <w:rPr>
          <w:color w:val="000000"/>
          <w:szCs w:val="21"/>
        </w:rPr>
        <w:t>[14] 朱海. M2M技术对网络侧优化的研究[D]. 北京交通大学, 2014.</w:t>
      </w:r>
    </w:p>
    <w:p>
      <w:pPr>
        <w:adjustRightInd w:val="0"/>
        <w:snapToGrid w:val="0"/>
        <w:spacing w:line="360" w:lineRule="auto"/>
        <w:ind w:firstLine="420" w:firstLineChars="200"/>
        <w:jc w:val="left"/>
        <w:rPr>
          <w:color w:val="000000"/>
          <w:szCs w:val="21"/>
        </w:rPr>
      </w:pPr>
      <w:r>
        <w:rPr>
          <w:color w:val="000000"/>
          <w:szCs w:val="21"/>
        </w:rPr>
        <w:t xml:space="preserve">[15] ETSI.M2M Activities in ETSI[S]. </w:t>
      </w:r>
      <w:r>
        <w:fldChar w:fldCharType="begin"/>
      </w:r>
      <w:r>
        <w:instrText xml:space="preserve"> HYPERLINK "http://docbox.etsi.org/M2M/Open/Information/" </w:instrText>
      </w:r>
      <w:r>
        <w:fldChar w:fldCharType="separate"/>
      </w:r>
      <w:r>
        <w:rPr>
          <w:color w:val="000000"/>
        </w:rPr>
        <w:t>http://docbox.etsi.org/M2M/Open/Information/</w:t>
      </w:r>
      <w:r>
        <w:rPr>
          <w:color w:val="000000"/>
        </w:rPr>
        <w:fldChar w:fldCharType="end"/>
      </w:r>
      <w:r>
        <w:rPr>
          <w:color w:val="000000"/>
          <w:szCs w:val="21"/>
        </w:rPr>
        <w:t xml:space="preserve"> M2M_presentation.ppt</w:t>
      </w:r>
    </w:p>
    <w:p>
      <w:pPr>
        <w:adjustRightInd w:val="0"/>
        <w:snapToGrid w:val="0"/>
        <w:spacing w:line="360" w:lineRule="auto"/>
        <w:ind w:firstLine="420" w:firstLineChars="200"/>
        <w:jc w:val="left"/>
        <w:rPr>
          <w:color w:val="833C0B"/>
          <w:szCs w:val="21"/>
        </w:rPr>
      </w:pPr>
      <w:r>
        <w:rPr>
          <w:color w:val="000000"/>
          <w:szCs w:val="21"/>
        </w:rPr>
        <w:t>[16] Rigazzi G , Chiti F , Fantacci R , et al. Multi-hop D2D networking and resource management scheme for M2M communications over LTE-A systems[C].Wireless Communications &amp; Mobile Computing Conference. IEEE, 2014.</w:t>
      </w:r>
    </w:p>
    <w:p>
      <w:pPr>
        <w:adjustRightInd w:val="0"/>
        <w:snapToGrid w:val="0"/>
        <w:spacing w:line="360" w:lineRule="auto"/>
        <w:ind w:firstLine="420" w:firstLineChars="200"/>
        <w:rPr>
          <w:color w:val="000000"/>
          <w:szCs w:val="21"/>
        </w:rPr>
      </w:pPr>
      <w:r>
        <w:rPr>
          <w:color w:val="000000"/>
          <w:szCs w:val="21"/>
        </w:rPr>
        <w:t>[17]尹露,丁迁成.基于群体智能的分布式交通信号控制系统设计[J].建筑施工,2020,42(12):2321-2323.</w:t>
      </w:r>
    </w:p>
    <w:p>
      <w:pPr>
        <w:adjustRightInd w:val="0"/>
        <w:snapToGrid w:val="0"/>
        <w:spacing w:line="360" w:lineRule="auto"/>
        <w:ind w:firstLine="420" w:firstLineChars="200"/>
        <w:rPr>
          <w:color w:val="000000"/>
          <w:szCs w:val="21"/>
        </w:rPr>
      </w:pPr>
      <w:r>
        <w:rPr>
          <w:color w:val="000000"/>
          <w:szCs w:val="21"/>
        </w:rPr>
        <w:t xml:space="preserve">[18]Hamrioui S, Lorenz P. Bio inspired routing algorithm and efficient communications within IoT[J]. IEEE Netw. 2017, 31, 74–79. </w:t>
      </w:r>
    </w:p>
    <w:p>
      <w:pPr>
        <w:adjustRightInd w:val="0"/>
        <w:snapToGrid w:val="0"/>
        <w:spacing w:line="360" w:lineRule="auto"/>
        <w:ind w:firstLine="420" w:firstLineChars="200"/>
        <w:rPr>
          <w:color w:val="000000"/>
          <w:szCs w:val="21"/>
        </w:rPr>
      </w:pPr>
      <w:r>
        <w:rPr>
          <w:color w:val="000000"/>
          <w:szCs w:val="21"/>
        </w:rPr>
        <w:t xml:space="preserve">[19]Elhoseny M, Abdelaziz A, Salama A.S, et al. A hybrid model of internet of things and cloud computing to manage big data in health services applications[J]. Future Gener. Comput. Syst. 2018, 86, 1383–1394. </w:t>
      </w:r>
    </w:p>
    <w:p>
      <w:pPr>
        <w:adjustRightInd w:val="0"/>
        <w:snapToGrid w:val="0"/>
        <w:spacing w:line="360" w:lineRule="auto"/>
        <w:ind w:firstLine="420" w:firstLineChars="200"/>
        <w:rPr>
          <w:color w:val="000000"/>
          <w:szCs w:val="21"/>
        </w:rPr>
      </w:pPr>
      <w:r>
        <w:rPr>
          <w:color w:val="000000"/>
          <w:szCs w:val="21"/>
        </w:rPr>
        <w:t xml:space="preserve">[20]Lin Y.H, Hu Y.C. Residential Consumer-Centric Demand-Side Management Based on Energy Disaggregation-Piloting Constrained Swarm Intelligence: Towards Edge Computing[J]. Sensors 2018, 18, 1365. </w:t>
      </w:r>
    </w:p>
    <w:p>
      <w:pPr>
        <w:adjustRightInd w:val="0"/>
        <w:snapToGrid w:val="0"/>
        <w:spacing w:line="360" w:lineRule="auto"/>
        <w:ind w:firstLine="420" w:firstLineChars="200"/>
        <w:rPr>
          <w:color w:val="000000"/>
          <w:szCs w:val="21"/>
        </w:rPr>
      </w:pPr>
      <w:r>
        <w:rPr>
          <w:color w:val="000000"/>
          <w:szCs w:val="21"/>
        </w:rPr>
        <w:t>[21]Berners-Lee T, Hendler J, Lassila O, et al. The semantic web[J]. Scientific american, 2001, 284(5):28-37.</w:t>
      </w:r>
    </w:p>
    <w:p>
      <w:pPr>
        <w:adjustRightInd w:val="0"/>
        <w:snapToGrid w:val="0"/>
        <w:spacing w:line="360" w:lineRule="auto"/>
        <w:ind w:firstLine="420" w:firstLineChars="200"/>
        <w:rPr>
          <w:color w:val="000000"/>
          <w:szCs w:val="21"/>
        </w:rPr>
      </w:pPr>
      <w:r>
        <w:rPr>
          <w:color w:val="000000"/>
          <w:szCs w:val="21"/>
        </w:rPr>
        <w:t>[22]Terziyan V. Semantic Web services for smart devices in a “global understanding environment”[C]//OTM Confederated International Conferences" On the Move to Meaningful Internet Systems". Springer, Berlin, Heidelberg, 2003: 279-291.</w:t>
      </w:r>
    </w:p>
    <w:p>
      <w:pPr>
        <w:adjustRightInd w:val="0"/>
        <w:snapToGrid w:val="0"/>
        <w:spacing w:line="360" w:lineRule="auto"/>
        <w:ind w:firstLine="420" w:firstLineChars="200"/>
        <w:rPr>
          <w:color w:val="000000"/>
          <w:szCs w:val="21"/>
        </w:rPr>
      </w:pPr>
      <w:r>
        <w:rPr>
          <w:color w:val="000000"/>
          <w:szCs w:val="21"/>
        </w:rPr>
        <w:t>[23]Kotis K, Katasonov A, Leino J. Aligning smart and control entities in the IoT[M]//Internet of Things, Smart Spaces, and Next Generation Networking. Springer, Berlin, Heidelberg, 2012: 39-50.</w:t>
      </w:r>
    </w:p>
    <w:p>
      <w:pPr>
        <w:adjustRightInd w:val="0"/>
        <w:snapToGrid w:val="0"/>
        <w:spacing w:line="360" w:lineRule="auto"/>
        <w:ind w:firstLine="420" w:firstLineChars="200"/>
        <w:rPr>
          <w:color w:val="000000"/>
          <w:szCs w:val="21"/>
        </w:rPr>
      </w:pPr>
      <w:r>
        <w:rPr>
          <w:color w:val="000000"/>
          <w:szCs w:val="21"/>
        </w:rPr>
        <w:t>[24]Kotis K, Katasonov A. Semantic interoperability on the web of things: The semantic smart gateway framework[C]//2012 Sixth International Conference on Complex, Intelligent, and Software Intensive Systems. IEEE, 2012: 630-635.</w:t>
      </w:r>
    </w:p>
    <w:p>
      <w:pPr>
        <w:adjustRightInd w:val="0"/>
        <w:snapToGrid w:val="0"/>
        <w:spacing w:line="360" w:lineRule="auto"/>
        <w:ind w:firstLine="420" w:firstLineChars="200"/>
        <w:rPr>
          <w:color w:val="000000"/>
          <w:szCs w:val="21"/>
        </w:rPr>
      </w:pPr>
      <w:r>
        <w:rPr>
          <w:color w:val="000000"/>
          <w:szCs w:val="21"/>
        </w:rPr>
        <w:t xml:space="preserve">[25]杨新凯. 基于本体论的物联网应用服务研究[J]. 硅谷, 2011, (20):88-89. </w:t>
      </w:r>
    </w:p>
    <w:p>
      <w:pPr>
        <w:adjustRightInd w:val="0"/>
        <w:snapToGrid w:val="0"/>
        <w:spacing w:line="360" w:lineRule="auto"/>
        <w:ind w:firstLine="420" w:firstLineChars="200"/>
        <w:rPr>
          <w:color w:val="000000"/>
          <w:szCs w:val="21"/>
        </w:rPr>
      </w:pPr>
      <w:r>
        <w:rPr>
          <w:color w:val="000000"/>
          <w:szCs w:val="21"/>
        </w:rPr>
        <w:t>[26]贾冰．基于语义的物联网服务架构及关键算法研究D]. 吉林大学, 2013.</w:t>
      </w:r>
    </w:p>
    <w:p>
      <w:pPr>
        <w:adjustRightInd w:val="0"/>
        <w:snapToGrid w:val="0"/>
        <w:spacing w:line="360" w:lineRule="auto"/>
        <w:ind w:firstLine="420" w:firstLineChars="200"/>
        <w:rPr>
          <w:color w:val="000000"/>
          <w:szCs w:val="21"/>
        </w:rPr>
      </w:pPr>
      <w:r>
        <w:rPr>
          <w:color w:val="000000"/>
          <w:szCs w:val="21"/>
        </w:rPr>
        <w:t xml:space="preserve">[27]黄映辉, 李冠宇. 语义物联网 :  物联网内在矛盾之对策 [J].  计算机应用研究,2010,27(11): 4087-4090+4104. </w:t>
      </w:r>
    </w:p>
    <w:p>
      <w:pPr>
        <w:adjustRightInd w:val="0"/>
        <w:snapToGrid w:val="0"/>
        <w:spacing w:line="360" w:lineRule="auto"/>
        <w:ind w:firstLine="420" w:firstLineChars="200"/>
        <w:rPr>
          <w:color w:val="000000"/>
          <w:szCs w:val="21"/>
        </w:rPr>
      </w:pPr>
      <w:r>
        <w:rPr>
          <w:color w:val="000000"/>
          <w:szCs w:val="21"/>
        </w:rPr>
        <w:t>[28]Guigang Zhang, Chao Li, Yong Zhang et al. SemanMedical: A kind of semantic medical monitoring system model based on the IoT sensors. 2012 IEEE 14th International Conference on e-Health Networking, Applications and Services (Healthcom), Beijing, China, 2012, pp. 238-243, doi: 10.1109/HealthCom.2012.6379414.</w:t>
      </w:r>
    </w:p>
    <w:p>
      <w:pPr>
        <w:adjustRightInd w:val="0"/>
        <w:snapToGrid w:val="0"/>
        <w:spacing w:line="360" w:lineRule="auto"/>
        <w:ind w:firstLine="420" w:firstLineChars="200"/>
        <w:rPr>
          <w:color w:val="000000"/>
          <w:szCs w:val="21"/>
        </w:rPr>
      </w:pPr>
      <w:r>
        <w:rPr>
          <w:color w:val="000000"/>
          <w:szCs w:val="21"/>
        </w:rPr>
        <w:t>[29]D. Park, H. Bang, C. S. Pyo and S. Kang. Semantic open IoT service platform technology. 2014 IEEE World Forum on Internet of Things (WF-IoT), Seoul, Korea (South), 2014, pp. 85-88, doi: 10.1109/WF-IoT.2014.6803125.</w:t>
      </w:r>
    </w:p>
    <w:p>
      <w:pPr>
        <w:adjustRightInd w:val="0"/>
        <w:snapToGrid w:val="0"/>
        <w:spacing w:line="360" w:lineRule="auto"/>
        <w:ind w:firstLine="420" w:firstLineChars="200"/>
        <w:rPr>
          <w:color w:val="000000"/>
          <w:szCs w:val="21"/>
        </w:rPr>
      </w:pPr>
      <w:r>
        <w:rPr>
          <w:color w:val="000000"/>
          <w:szCs w:val="21"/>
        </w:rPr>
        <w:t>[30]刘阳,曾鹏, 于海斌.面向智慧油田的工业物联网语义集成技术研究[J].中兴通讯技术,2016,22(05):51-55.</w:t>
      </w:r>
    </w:p>
    <w:p>
      <w:pPr>
        <w:adjustRightInd w:val="0"/>
        <w:snapToGrid w:val="0"/>
        <w:spacing w:line="360" w:lineRule="auto"/>
        <w:ind w:firstLine="420" w:firstLineChars="200"/>
        <w:rPr>
          <w:color w:val="000000"/>
          <w:szCs w:val="21"/>
        </w:rPr>
      </w:pPr>
      <w:r>
        <w:rPr>
          <w:color w:val="000000"/>
          <w:szCs w:val="21"/>
        </w:rPr>
        <w:t>[31]郭昆. 基于语义互联模型的智能家居服务架构及关键技术研究[D].北京邮电大学,2018.</w:t>
      </w:r>
    </w:p>
    <w:p>
      <w:pPr>
        <w:pStyle w:val="2"/>
        <w:spacing w:before="240" w:after="0" w:line="360" w:lineRule="auto"/>
        <w:rPr>
          <w:rFonts w:eastAsia="黑体"/>
          <w:sz w:val="30"/>
          <w:szCs w:val="30"/>
        </w:rPr>
      </w:pPr>
      <w:r>
        <w:rPr>
          <w:rFonts w:eastAsia="黑体"/>
          <w:sz w:val="30"/>
          <w:szCs w:val="30"/>
        </w:rPr>
        <w:t>三、拟解决的关键科学问题和主要研究内容</w:t>
      </w:r>
    </w:p>
    <w:p>
      <w:pPr>
        <w:pStyle w:val="3"/>
        <w:spacing w:before="240" w:after="0" w:line="360" w:lineRule="auto"/>
        <w:rPr>
          <w:rFonts w:ascii="Times New Roman" w:hAnsi="Times New Roman" w:eastAsia="黑体"/>
          <w:sz w:val="28"/>
        </w:rPr>
      </w:pPr>
      <w:r>
        <w:rPr>
          <w:rFonts w:ascii="Times New Roman" w:hAnsi="Times New Roman" w:eastAsia="黑体"/>
          <w:sz w:val="28"/>
        </w:rPr>
        <w:t>3.1 关键科学问题</w:t>
      </w:r>
    </w:p>
    <w:p>
      <w:pPr>
        <w:pStyle w:val="4"/>
        <w:spacing w:before="120" w:after="120" w:line="360" w:lineRule="auto"/>
        <w:rPr>
          <w:rFonts w:eastAsia="黑体"/>
          <w:sz w:val="24"/>
          <w:szCs w:val="24"/>
        </w:rPr>
      </w:pPr>
      <w:r>
        <w:rPr>
          <w:rFonts w:eastAsia="黑体"/>
          <w:sz w:val="24"/>
          <w:szCs w:val="24"/>
        </w:rPr>
        <w:t>3.1.1 如何为非同源设备建立标准的数据格式</w:t>
      </w:r>
    </w:p>
    <w:p>
      <w:pPr>
        <w:snapToGrid w:val="0"/>
        <w:spacing w:line="360" w:lineRule="auto"/>
        <w:ind w:firstLine="480" w:firstLineChars="200"/>
        <w:rPr>
          <w:color w:val="000000"/>
          <w:sz w:val="24"/>
          <w:szCs w:val="24"/>
        </w:rPr>
      </w:pPr>
      <w:r>
        <w:rPr>
          <w:color w:val="000000"/>
          <w:sz w:val="24"/>
          <w:szCs w:val="24"/>
        </w:rPr>
        <w:t>非同源设备一般是指在物联网场景下来自不同设备制造商生产的不同品牌、不同类型的终端节点设备，这些设备由于软件、硬件接口不一致或采用不同的通信及业务数据格式定义标准，彼此之间难以直接互联互通，从而导致网络信息交换或者不同节点之间的数据共享和群体智能决策效率低下。因此，只有为非同源设备建立标准的数据格式才能实现智能节点之间的互联互通，从而为开放物联场景下群体智能的实现奠定基础。</w:t>
      </w:r>
    </w:p>
    <w:p>
      <w:pPr>
        <w:pStyle w:val="4"/>
        <w:spacing w:before="240" w:after="120" w:line="360" w:lineRule="auto"/>
        <w:rPr>
          <w:rFonts w:eastAsia="黑体"/>
          <w:sz w:val="24"/>
          <w:szCs w:val="24"/>
        </w:rPr>
      </w:pPr>
      <w:r>
        <w:rPr>
          <w:rFonts w:eastAsia="黑体"/>
          <w:sz w:val="24"/>
          <w:szCs w:val="24"/>
        </w:rPr>
        <w:t>3.1.2 如何实现分布式感知网络和利用其优化通信</w:t>
      </w:r>
    </w:p>
    <w:p>
      <w:pPr>
        <w:snapToGrid w:val="0"/>
        <w:spacing w:line="360" w:lineRule="auto"/>
        <w:ind w:firstLine="480" w:firstLineChars="200"/>
        <w:rPr>
          <w:color w:val="000000"/>
          <w:sz w:val="24"/>
          <w:szCs w:val="24"/>
        </w:rPr>
      </w:pPr>
      <w:r>
        <w:rPr>
          <w:color w:val="000000"/>
          <w:sz w:val="24"/>
          <w:szCs w:val="24"/>
        </w:rPr>
        <w:t>为解决物联网场景下网络信息交换或者不同节点间的数据共享及融合决策效率低下的问题，传统的方法是采用带有中央控制节点的星型架构。但这种中心化的方法通信的性能较低，由于异构网络中的两个非同源设备终端交换信息必须通过中央控制节点，因而对中央控制节点的稳定性等性能指标要求非常高，当短时间内多个边缘节点存在通信需求时，由于中央节点处理能力有限，极易形成网络拥塞，降低带宽利用率，增大端到端通信时延。</w:t>
      </w:r>
    </w:p>
    <w:p>
      <w:pPr>
        <w:snapToGrid w:val="0"/>
        <w:spacing w:line="360" w:lineRule="auto"/>
        <w:ind w:firstLine="480" w:firstLineChars="200"/>
        <w:rPr>
          <w:color w:val="000000"/>
          <w:sz w:val="24"/>
          <w:szCs w:val="24"/>
        </w:rPr>
      </w:pPr>
      <w:r>
        <w:rPr>
          <w:color w:val="000000"/>
          <w:sz w:val="24"/>
          <w:szCs w:val="24"/>
        </w:rPr>
        <w:t>而开放物联场景下，设备实现群体智能决策需要依托于动态的实时数据，因此中心化方法造成的通信性能低下的问题会很大程度地影响群体智能的准确性和实时性，这样就有悖于开放物联的理念。因此，为有效解决该问题，需要转变架构思路，设计基于分布式架构的感知网络，从而优化网络的通信性能。</w:t>
      </w:r>
    </w:p>
    <w:p>
      <w:pPr>
        <w:pStyle w:val="4"/>
        <w:spacing w:before="240" w:after="120" w:line="360" w:lineRule="auto"/>
        <w:rPr>
          <w:rFonts w:eastAsia="黑体"/>
          <w:sz w:val="24"/>
          <w:szCs w:val="24"/>
        </w:rPr>
      </w:pPr>
      <w:r>
        <w:rPr>
          <w:rFonts w:eastAsia="黑体"/>
          <w:sz w:val="24"/>
          <w:szCs w:val="24"/>
        </w:rPr>
        <w:t>3.1.3 设备群体感知后信息处理如何更系统高效</w:t>
      </w:r>
    </w:p>
    <w:p>
      <w:pPr>
        <w:snapToGrid w:val="0"/>
        <w:spacing w:line="360" w:lineRule="auto"/>
        <w:ind w:firstLine="480" w:firstLineChars="200"/>
        <w:rPr>
          <w:color w:val="000000"/>
          <w:sz w:val="24"/>
          <w:szCs w:val="24"/>
        </w:rPr>
      </w:pPr>
      <w:r>
        <w:rPr>
          <w:color w:val="000000"/>
          <w:sz w:val="24"/>
          <w:szCs w:val="24"/>
        </w:rPr>
        <w:t>近年来，联网化、群体化、数据化成为各个领域的重要发展趋势，无线通信技术的迅猛发展加速了物联网的发展。联网设备不断增加，数据种类和规模迅速扩张，既为构建新型、更加智慧的系统提供了广泛、丰富的基础，又对各领域应用系统的信息处理和利用能力提出了更高的要求。</w:t>
      </w:r>
    </w:p>
    <w:p>
      <w:pPr>
        <w:snapToGrid w:val="0"/>
        <w:spacing w:line="360" w:lineRule="auto"/>
        <w:ind w:firstLine="480" w:firstLineChars="200"/>
        <w:rPr>
          <w:color w:val="000000"/>
          <w:sz w:val="24"/>
          <w:szCs w:val="24"/>
        </w:rPr>
      </w:pPr>
      <w:r>
        <w:rPr>
          <w:color w:val="000000"/>
          <w:sz w:val="24"/>
          <w:szCs w:val="24"/>
        </w:rPr>
        <w:t>在这一发展趋势下，充分利用群体感知的优势，使物联设备群体智能进行协作信息处理，通过构建各种多智能体系统，灵活使用合适的算法，分析不同设备之间的关联度信息，对各种传感器事件进行智能处理，以实现准确高效的信息处理。</w:t>
      </w:r>
    </w:p>
    <w:p>
      <w:pPr>
        <w:pStyle w:val="4"/>
        <w:spacing w:before="240" w:after="120" w:line="360" w:lineRule="auto"/>
        <w:rPr>
          <w:rFonts w:eastAsia="黑体"/>
          <w:sz w:val="24"/>
          <w:szCs w:val="24"/>
        </w:rPr>
      </w:pPr>
      <w:r>
        <w:rPr>
          <w:rFonts w:eastAsia="黑体"/>
          <w:sz w:val="24"/>
          <w:szCs w:val="24"/>
        </w:rPr>
        <w:t>3.1.4 如何利用语义技术提高协作和物联服务，应对物联开放性问题</w:t>
      </w:r>
    </w:p>
    <w:p>
      <w:pPr>
        <w:snapToGrid w:val="0"/>
        <w:spacing w:line="360" w:lineRule="auto"/>
        <w:ind w:firstLine="480" w:firstLineChars="200"/>
        <w:rPr>
          <w:color w:val="000000"/>
          <w:sz w:val="24"/>
          <w:szCs w:val="24"/>
        </w:rPr>
      </w:pPr>
      <w:r>
        <w:rPr>
          <w:color w:val="000000"/>
          <w:sz w:val="24"/>
          <w:szCs w:val="24"/>
        </w:rPr>
        <w:t>将语义技术运用到物联网中，是物联网的改进，也是语义技术的实践。语义物联网将语义技术引入物联网领域，以物联网中的数据为基础，通过语义技术的支持，解决物联网中由于资源异构导致的知识难以共享和重用的问题，因为语义网中的核心—本体最初就被设计为易于共享和重用的。</w:t>
      </w:r>
    </w:p>
    <w:p>
      <w:pPr>
        <w:snapToGrid w:val="0"/>
        <w:spacing w:line="360" w:lineRule="auto"/>
        <w:ind w:firstLine="480" w:firstLineChars="200"/>
        <w:rPr>
          <w:color w:val="000000"/>
          <w:sz w:val="24"/>
          <w:szCs w:val="24"/>
        </w:rPr>
      </w:pPr>
      <w:r>
        <w:rPr>
          <w:color w:val="000000"/>
          <w:sz w:val="24"/>
          <w:szCs w:val="24"/>
        </w:rPr>
        <w:t>语义物联网旨在建立一个全球协作的生态系统，把物理世界的客观实体、终端检测设备、信息传输媒介及应用分析系统综合起来，形成互联互通互操作的协同系统，解决在物联网发展过程中存在的物联网异构难题，良好地应对物联开放性问题，推动物联网向着更加智能化的方向发展，真正实现人类感知的延伸。为了实现语义物联网的目标，就必须实现这些事物之间的互操作，也就是实现语义物联网中的语义协同，把当前物联网发展过程中遇到的异构问题、表述不一致问题及流程服务不明确等问题进行有效解决，真正做到在物联网世界中的各种终端的互联互通以及管理平台的智能化分析决策。</w:t>
      </w:r>
    </w:p>
    <w:p>
      <w:pPr>
        <w:pStyle w:val="3"/>
        <w:spacing w:before="240" w:after="120" w:line="360" w:lineRule="auto"/>
        <w:rPr>
          <w:rFonts w:ascii="Times New Roman" w:hAnsi="Times New Roman" w:eastAsia="黑体"/>
          <w:sz w:val="28"/>
        </w:rPr>
      </w:pPr>
      <w:r>
        <w:rPr>
          <w:rFonts w:ascii="Times New Roman" w:hAnsi="Times New Roman" w:eastAsia="黑体"/>
          <w:sz w:val="28"/>
        </w:rPr>
        <w:t>3.2 主要研究内容</w:t>
      </w:r>
    </w:p>
    <w:p>
      <w:pPr>
        <w:snapToGrid w:val="0"/>
        <w:spacing w:line="360" w:lineRule="auto"/>
        <w:ind w:firstLine="480" w:firstLineChars="200"/>
        <w:rPr>
          <w:color w:val="000000"/>
          <w:sz w:val="24"/>
          <w:szCs w:val="24"/>
        </w:rPr>
      </w:pPr>
      <w:r>
        <w:rPr>
          <w:color w:val="000000"/>
          <w:sz w:val="24"/>
          <w:szCs w:val="24"/>
        </w:rPr>
        <w:t>本</w:t>
      </w:r>
      <w:r>
        <w:rPr>
          <w:rFonts w:hint="eastAsia"/>
          <w:color w:val="000000"/>
          <w:sz w:val="24"/>
          <w:szCs w:val="24"/>
        </w:rPr>
        <w:t>项目</w:t>
      </w:r>
      <w:r>
        <w:rPr>
          <w:color w:val="000000"/>
          <w:sz w:val="24"/>
          <w:szCs w:val="24"/>
        </w:rPr>
        <w:t>研究面向开放物联的设备群体智能与语义关键技术，</w:t>
      </w:r>
      <w:r>
        <w:rPr>
          <w:rFonts w:hint="eastAsia"/>
          <w:color w:val="000000"/>
          <w:sz w:val="24"/>
          <w:szCs w:val="24"/>
        </w:rPr>
        <w:t>计划</w:t>
      </w:r>
      <w:r>
        <w:rPr>
          <w:color w:val="000000"/>
          <w:sz w:val="24"/>
          <w:szCs w:val="24"/>
        </w:rPr>
        <w:t>从以下四各方面开展工作：</w:t>
      </w:r>
    </w:p>
    <w:p>
      <w:pPr>
        <w:snapToGrid w:val="0"/>
        <w:spacing w:line="360" w:lineRule="auto"/>
        <w:ind w:firstLine="480" w:firstLineChars="200"/>
        <w:rPr>
          <w:color w:val="000000"/>
          <w:sz w:val="24"/>
          <w:szCs w:val="24"/>
        </w:rPr>
      </w:pPr>
      <w:r>
        <w:rPr>
          <w:color w:val="000000"/>
          <w:sz w:val="24"/>
          <w:szCs w:val="24"/>
        </w:rPr>
        <w:t>1）设计标准化数据封装格式，应对非同源节点之间的底层信息交互。非同源节点可以通过自身的网络状态信息及功能操作指令到自身的名片文件中，通过名片文件的分发和交互完成节点之间的相互职别和信息交换。</w:t>
      </w:r>
    </w:p>
    <w:p>
      <w:pPr>
        <w:snapToGrid w:val="0"/>
        <w:spacing w:line="360" w:lineRule="auto"/>
        <w:ind w:firstLine="480" w:firstLineChars="200"/>
        <w:rPr>
          <w:color w:val="000000"/>
          <w:sz w:val="24"/>
          <w:szCs w:val="24"/>
        </w:rPr>
      </w:pPr>
      <w:r>
        <w:rPr>
          <w:color w:val="000000"/>
          <w:sz w:val="24"/>
          <w:szCs w:val="24"/>
        </w:rPr>
        <w:t>2）研究基于标准数据封装的分布式感知网络的实现，包括环境节点探测、身份识别、交互协同操作，并设备间协作化的节点数据共享策略、低功耗消息预取及推送策略。</w:t>
      </w:r>
    </w:p>
    <w:p>
      <w:pPr>
        <w:snapToGrid w:val="0"/>
        <w:spacing w:line="360" w:lineRule="auto"/>
        <w:ind w:firstLine="480" w:firstLineChars="200"/>
        <w:rPr>
          <w:color w:val="000000"/>
          <w:sz w:val="24"/>
          <w:szCs w:val="24"/>
        </w:rPr>
      </w:pPr>
      <w:r>
        <w:rPr>
          <w:color w:val="000000"/>
          <w:sz w:val="24"/>
          <w:szCs w:val="24"/>
        </w:rPr>
        <w:t>3）物联设备群体智能信息处理技术的改进，在引入群体智能问题后，研究如何分析信息以改进设备群体感知的过程，研究多传感器感知过程中的特征提取问题，进而研究多传感器事件分析技术。</w:t>
      </w:r>
    </w:p>
    <w:p>
      <w:pPr>
        <w:snapToGrid w:val="0"/>
        <w:spacing w:line="360" w:lineRule="auto"/>
        <w:ind w:firstLine="480" w:firstLineChars="200"/>
        <w:rPr>
          <w:color w:val="000000"/>
          <w:sz w:val="24"/>
          <w:szCs w:val="24"/>
        </w:rPr>
      </w:pPr>
      <w:r>
        <w:rPr>
          <w:color w:val="000000"/>
          <w:sz w:val="24"/>
          <w:szCs w:val="24"/>
        </w:rPr>
        <w:t>4）研究对设备、实体、需求进行</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联合</w:t>
      </w:r>
      <w:r>
        <w:rPr>
          <w:color w:val="000000"/>
          <w:sz w:val="24"/>
          <w:szCs w:val="24"/>
        </w:rPr>
        <w:fldChar w:fldCharType="end"/>
      </w:r>
      <w:r>
        <w:rPr>
          <w:color w:val="000000"/>
          <w:sz w:val="24"/>
          <w:szCs w:val="24"/>
        </w:rPr>
        <w:t>建模</w:t>
      </w:r>
      <w:r>
        <w:fldChar w:fldCharType="begin"/>
      </w:r>
      <w:r>
        <w:instrText xml:space="preserve"> HYPERLINK \h </w:instrText>
      </w:r>
      <w:r>
        <w:fldChar w:fldCharType="separate"/>
      </w:r>
      <w:r>
        <w:rPr>
          <w:color w:val="000000"/>
          <w:sz w:val="24"/>
          <w:szCs w:val="24"/>
        </w:rPr>
        <w:t>的技术</w:t>
      </w:r>
      <w:r>
        <w:rPr>
          <w:color w:val="000000"/>
          <w:sz w:val="24"/>
          <w:szCs w:val="24"/>
        </w:rPr>
        <w:fldChar w:fldCharType="end"/>
      </w:r>
      <w:r>
        <w:rPr>
          <w:color w:val="000000"/>
          <w:sz w:val="24"/>
          <w:szCs w:val="24"/>
        </w:rPr>
        <w:t>，为开放物联世界的计算与推理提供数据基础</w:t>
      </w:r>
      <w:r>
        <w:fldChar w:fldCharType="begin"/>
      </w:r>
      <w:r>
        <w:instrText xml:space="preserve"> HYPERLINK \h </w:instrText>
      </w:r>
      <w:r>
        <w:fldChar w:fldCharType="separate"/>
      </w:r>
      <w:r>
        <w:rPr>
          <w:color w:val="000000"/>
          <w:sz w:val="24"/>
          <w:szCs w:val="24"/>
        </w:rPr>
        <w:t>，提高语义建模中的</w:t>
      </w:r>
      <w:r>
        <w:rPr>
          <w:color w:val="000000"/>
          <w:sz w:val="24"/>
          <w:szCs w:val="24"/>
        </w:rPr>
        <w:fldChar w:fldCharType="end"/>
      </w:r>
      <w:r>
        <w:rPr>
          <w:color w:val="000000"/>
          <w:sz w:val="24"/>
          <w:szCs w:val="24"/>
        </w:rPr>
        <w:t>概念共享性、重用性</w:t>
      </w:r>
      <w:r>
        <w:fldChar w:fldCharType="begin"/>
      </w:r>
      <w:r>
        <w:instrText xml:space="preserve"> HYPERLINK \h </w:instrText>
      </w:r>
      <w:r>
        <w:fldChar w:fldCharType="separate"/>
      </w:r>
      <w:r>
        <w:rPr>
          <w:color w:val="000000"/>
          <w:sz w:val="24"/>
          <w:szCs w:val="24"/>
        </w:rPr>
        <w:t>，实现</w:t>
      </w:r>
      <w:r>
        <w:rPr>
          <w:color w:val="000000"/>
          <w:sz w:val="24"/>
          <w:szCs w:val="24"/>
        </w:rPr>
        <w:fldChar w:fldCharType="end"/>
      </w:r>
      <w:r>
        <w:rPr>
          <w:color w:val="000000"/>
          <w:sz w:val="24"/>
          <w:szCs w:val="24"/>
        </w:rPr>
        <w:t>自动更新与扩展</w:t>
      </w:r>
      <w:r>
        <w:fldChar w:fldCharType="begin"/>
      </w:r>
      <w:r>
        <w:instrText xml:space="preserve"> HYPERLINK \h </w:instrText>
      </w:r>
      <w:r>
        <w:fldChar w:fldCharType="separate"/>
      </w:r>
      <w:r>
        <w:rPr>
          <w:color w:val="000000"/>
          <w:sz w:val="24"/>
          <w:szCs w:val="24"/>
        </w:rPr>
        <w:t>。为增强物联网设备群体的智能性，同时考虑</w:t>
      </w:r>
      <w:r>
        <w:rPr>
          <w:color w:val="000000"/>
          <w:sz w:val="24"/>
          <w:szCs w:val="24"/>
        </w:rPr>
        <w:fldChar w:fldCharType="end"/>
      </w:r>
      <w:r>
        <w:rPr>
          <w:color w:val="000000"/>
          <w:sz w:val="24"/>
          <w:szCs w:val="24"/>
        </w:rPr>
        <w:t>服务</w:t>
      </w:r>
      <w:r>
        <w:fldChar w:fldCharType="begin"/>
      </w:r>
      <w:r>
        <w:instrText xml:space="preserve"> HYPERLINK \h </w:instrText>
      </w:r>
      <w:r>
        <w:fldChar w:fldCharType="separate"/>
      </w:r>
      <w:r>
        <w:rPr>
          <w:color w:val="000000"/>
          <w:sz w:val="24"/>
          <w:szCs w:val="24"/>
        </w:rPr>
        <w:t>是物联网的特性，我们研究</w:t>
      </w:r>
      <w:r>
        <w:rPr>
          <w:color w:val="000000"/>
          <w:sz w:val="24"/>
          <w:szCs w:val="24"/>
        </w:rPr>
        <w:fldChar w:fldCharType="end"/>
      </w:r>
      <w:r>
        <w:rPr>
          <w:color w:val="000000"/>
          <w:sz w:val="24"/>
          <w:szCs w:val="24"/>
        </w:rPr>
        <w:t>从用户行为中理解用户的需求，依据需求为用户提供服务备选的服务推荐能力。</w:t>
      </w:r>
    </w:p>
    <w:p>
      <w:pPr>
        <w:pStyle w:val="2"/>
        <w:spacing w:before="240" w:after="0" w:line="360" w:lineRule="auto"/>
        <w:rPr>
          <w:rFonts w:eastAsia="黑体"/>
          <w:sz w:val="30"/>
          <w:szCs w:val="30"/>
        </w:rPr>
      </w:pPr>
      <w:r>
        <w:rPr>
          <w:rFonts w:eastAsia="黑体"/>
          <w:sz w:val="30"/>
          <w:szCs w:val="30"/>
        </w:rPr>
        <w:t>四、总体研究方案</w:t>
      </w:r>
    </w:p>
    <w:p>
      <w:pPr>
        <w:widowControl/>
        <w:tabs>
          <w:tab w:val="left" w:pos="720"/>
        </w:tabs>
        <w:snapToGrid w:val="0"/>
        <w:spacing w:line="360" w:lineRule="auto"/>
        <w:ind w:firstLine="480" w:firstLineChars="200"/>
        <w:rPr>
          <w:color w:val="000000"/>
          <w:sz w:val="24"/>
          <w:szCs w:val="24"/>
        </w:rPr>
      </w:pPr>
      <w:r>
        <w:rPr>
          <w:color w:val="000000"/>
          <w:sz w:val="24"/>
          <w:szCs w:val="24"/>
        </w:rPr>
        <w:t>在确立了研究内容和关键问题后，研究方案在研究内容的基础上进行详细规划，提出设计芯片层自描述与互操作方案，以实现设备底层感知设备环境能力与互操作能力。同时，在此基础上，提出利用设备自描述能力实现分布式感知网络的数据共享和节点交互。基于这两方面研究内容，为物联设备群体智能与语义智能构建解决方案，以实现细粒度的设备节点关联分析、多传感器事件处理，对物联设备资源语义描述、语义设备互联、用户行为分析与服务推荐方面提出了技术路线。</w:t>
      </w:r>
    </w:p>
    <w:p>
      <w:pPr>
        <w:pStyle w:val="3"/>
        <w:spacing w:before="240" w:after="120" w:line="360" w:lineRule="auto"/>
        <w:rPr>
          <w:rFonts w:ascii="Times New Roman" w:hAnsi="Times New Roman" w:eastAsia="黑体"/>
          <w:sz w:val="28"/>
        </w:rPr>
      </w:pPr>
      <w:r>
        <w:rPr>
          <w:rFonts w:ascii="Times New Roman" w:hAnsi="Times New Roman" w:eastAsia="黑体"/>
          <w:sz w:val="28"/>
        </w:rPr>
        <w:t>4.1 研究方法</w:t>
      </w:r>
    </w:p>
    <w:p>
      <w:pPr>
        <w:widowControl/>
        <w:tabs>
          <w:tab w:val="left" w:pos="720"/>
        </w:tabs>
        <w:snapToGrid w:val="0"/>
        <w:spacing w:line="360" w:lineRule="auto"/>
        <w:ind w:firstLine="480" w:firstLineChars="200"/>
        <w:rPr>
          <w:color w:val="000000"/>
          <w:sz w:val="24"/>
          <w:szCs w:val="24"/>
        </w:rPr>
      </w:pPr>
      <w:r>
        <w:rPr>
          <w:color w:val="000000"/>
          <w:sz w:val="24"/>
          <w:szCs w:val="24"/>
        </w:rPr>
        <w:t>在本项目中，需重点对设备自描述与互操作、设备群体分布式感知与事件智能处理、物联设备群体语义互联协作进行研究</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需要针对待研究的问题采取以下的方法及关键技术。</w:t>
      </w:r>
    </w:p>
    <w:p>
      <w:pPr>
        <w:pStyle w:val="4"/>
        <w:spacing w:before="240" w:after="120" w:line="360" w:lineRule="auto"/>
        <w:rPr>
          <w:rFonts w:eastAsia="黑体"/>
          <w:sz w:val="24"/>
          <w:szCs w:val="24"/>
        </w:rPr>
      </w:pPr>
      <w:r>
        <w:rPr>
          <w:rFonts w:eastAsia="黑体"/>
          <w:sz w:val="24"/>
          <w:szCs w:val="24"/>
        </w:rPr>
        <w:t>4.1.1 芯片层自描述与互操作技术研究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4.1.1.1芯片层次的设备自描述研究</w:t>
      </w:r>
    </w:p>
    <w:p>
      <w:pPr>
        <w:widowControl/>
        <w:tabs>
          <w:tab w:val="left" w:pos="720"/>
        </w:tabs>
        <w:snapToGrid w:val="0"/>
        <w:spacing w:line="360" w:lineRule="auto"/>
        <w:ind w:firstLine="480" w:firstLineChars="200"/>
        <w:rPr>
          <w:color w:val="000000"/>
          <w:sz w:val="24"/>
          <w:szCs w:val="24"/>
        </w:rPr>
      </w:pPr>
      <w:r>
        <w:rPr>
          <w:rFonts w:hint="eastAsia"/>
          <w:color w:val="000000"/>
          <w:sz w:val="24"/>
          <w:szCs w:val="24"/>
        </w:rPr>
        <w:t>为了实现开放物联系统的构建，需要研究</w:t>
      </w:r>
      <w:r>
        <w:rPr>
          <w:color w:val="000000"/>
          <w:sz w:val="24"/>
          <w:szCs w:val="24"/>
        </w:rPr>
        <w:t>标准化的数据封装</w:t>
      </w:r>
      <w:r>
        <w:rPr>
          <w:rFonts w:hint="eastAsia"/>
          <w:color w:val="000000"/>
          <w:sz w:val="24"/>
          <w:szCs w:val="24"/>
        </w:rPr>
        <w:t>以</w:t>
      </w:r>
      <w:r>
        <w:rPr>
          <w:color w:val="000000"/>
          <w:sz w:val="24"/>
          <w:szCs w:val="24"/>
        </w:rPr>
        <w:t>作为芯片层次节点之间相互认知和通信的基础，</w:t>
      </w:r>
      <w:r>
        <w:rPr>
          <w:rFonts w:hint="eastAsia"/>
          <w:color w:val="000000"/>
          <w:sz w:val="24"/>
          <w:szCs w:val="24"/>
        </w:rPr>
        <w:t>从而</w:t>
      </w:r>
      <w:r>
        <w:rPr>
          <w:color w:val="000000"/>
          <w:sz w:val="24"/>
          <w:szCs w:val="24"/>
        </w:rPr>
        <w:t>组成异构设备之间通信需要首先构建合适的设备自描述体系，研究能够普遍适用于各类物联网网络的最</w:t>
      </w:r>
      <w:r>
        <w:rPr>
          <w:rFonts w:hint="eastAsia"/>
          <w:color w:val="000000"/>
          <w:sz w:val="24"/>
          <w:szCs w:val="24"/>
        </w:rPr>
        <w:t>优</w:t>
      </w:r>
      <w:r>
        <w:rPr>
          <w:color w:val="000000"/>
          <w:sz w:val="24"/>
          <w:szCs w:val="24"/>
        </w:rPr>
        <w:t>描述结构。</w:t>
      </w:r>
    </w:p>
    <w:p>
      <w:pPr>
        <w:widowControl/>
        <w:tabs>
          <w:tab w:val="left" w:pos="720"/>
        </w:tabs>
        <w:snapToGrid w:val="0"/>
        <w:spacing w:line="360" w:lineRule="auto"/>
        <w:ind w:firstLine="480" w:firstLineChars="200"/>
        <w:rPr>
          <w:color w:val="000000"/>
          <w:sz w:val="24"/>
          <w:szCs w:val="24"/>
        </w:rPr>
      </w:pPr>
      <w:r>
        <w:rPr>
          <w:color w:val="000000"/>
          <w:sz w:val="24"/>
          <w:szCs w:val="24"/>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设备描述方法》和《物联网智能家居—数据和设备编码》等一系列国家标准为基本要求，研究物联网设备通信过程中的信息传输特性，以为每一个物联网设备规划设计“名片文件”的方式实现设备的自描述研究，以无需应用层协议的支持即可实现名片文件的交换、节点信息的交互和解析为目的要求。</w:t>
      </w:r>
    </w:p>
    <w:p>
      <w:pPr>
        <w:widowControl/>
        <w:tabs>
          <w:tab w:val="left" w:pos="720"/>
        </w:tabs>
        <w:snapToGrid w:val="0"/>
        <w:spacing w:line="360" w:lineRule="auto"/>
        <w:ind w:firstLine="480" w:firstLineChars="200"/>
        <w:rPr>
          <w:color w:val="000000"/>
          <w:sz w:val="24"/>
          <w:szCs w:val="24"/>
        </w:rPr>
      </w:pPr>
      <w:r>
        <w:rPr>
          <w:color w:val="000000"/>
          <w:sz w:val="24"/>
          <w:szCs w:val="24"/>
        </w:rPr>
        <w:t>根据上述要求，研究拟通过一下方法和步骤进行：</w:t>
      </w:r>
    </w:p>
    <w:p>
      <w:pPr>
        <w:widowControl/>
        <w:tabs>
          <w:tab w:val="left" w:pos="720"/>
        </w:tabs>
        <w:snapToGrid w:val="0"/>
        <w:spacing w:line="360" w:lineRule="auto"/>
        <w:ind w:firstLine="480" w:firstLineChars="200"/>
        <w:rPr>
          <w:color w:val="000000"/>
          <w:sz w:val="24"/>
          <w:szCs w:val="24"/>
        </w:rPr>
      </w:pPr>
      <w:r>
        <w:rPr>
          <w:color w:val="000000"/>
          <w:sz w:val="24"/>
          <w:szCs w:val="24"/>
        </w:rPr>
        <w:t>1）调研和总结</w:t>
      </w:r>
      <w:r>
        <w:rPr>
          <w:rFonts w:hint="eastAsia"/>
          <w:color w:val="000000"/>
          <w:sz w:val="24"/>
          <w:szCs w:val="24"/>
        </w:rPr>
        <w:t>开放物联中</w:t>
      </w:r>
      <w:r>
        <w:rPr>
          <w:color w:val="000000"/>
          <w:sz w:val="24"/>
          <w:szCs w:val="24"/>
        </w:rPr>
        <w:t>已有技术和标准化网络层次，分析网络各层次在智能物联网中所起到的作用以及其特异性和通用性，并在此基础上考虑实现设备自描述的名片文件所处层次；</w:t>
      </w:r>
    </w:p>
    <w:p>
      <w:pPr>
        <w:widowControl/>
        <w:tabs>
          <w:tab w:val="left" w:pos="720"/>
        </w:tabs>
        <w:snapToGrid w:val="0"/>
        <w:spacing w:line="360" w:lineRule="auto"/>
        <w:ind w:firstLine="480" w:firstLineChars="200"/>
        <w:rPr>
          <w:color w:val="000000"/>
          <w:sz w:val="24"/>
          <w:szCs w:val="24"/>
        </w:rPr>
      </w:pPr>
      <w:r>
        <w:rPr>
          <w:color w:val="000000"/>
          <w:sz w:val="24"/>
          <w:szCs w:val="24"/>
        </w:rPr>
        <w:t>2）结合大数据技术和特定场景下的实验统计设备之间信息交互的种类和特性，兼顾信息传输的有效性和可靠性总结设备之间信息交互的框架；</w:t>
      </w:r>
    </w:p>
    <w:p>
      <w:pPr>
        <w:widowControl/>
        <w:tabs>
          <w:tab w:val="left" w:pos="720"/>
        </w:tabs>
        <w:snapToGrid w:val="0"/>
        <w:spacing w:line="360" w:lineRule="auto"/>
        <w:ind w:firstLine="480" w:firstLineChars="200"/>
        <w:rPr>
          <w:color w:val="000000"/>
          <w:sz w:val="24"/>
          <w:szCs w:val="24"/>
        </w:rPr>
      </w:pPr>
      <w:r>
        <w:rPr>
          <w:color w:val="000000"/>
          <w:sz w:val="24"/>
          <w:szCs w:val="24"/>
        </w:rPr>
        <w:t>3）根据调研结果和实验数据，结合相关的标准文件进行名片文件的设计，实现适用于</w:t>
      </w:r>
      <w:r>
        <w:rPr>
          <w:rFonts w:hint="eastAsia"/>
          <w:color w:val="000000"/>
          <w:sz w:val="24"/>
          <w:szCs w:val="24"/>
        </w:rPr>
        <w:t>开放物联系统</w:t>
      </w:r>
      <w:r>
        <w:rPr>
          <w:color w:val="000000"/>
          <w:sz w:val="24"/>
          <w:szCs w:val="24"/>
        </w:rPr>
        <w:t>的芯片层次设备自描述设计。</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4.1.1.2芯片层次的本地设备交互研究</w:t>
      </w:r>
    </w:p>
    <w:p>
      <w:pPr>
        <w:widowControl/>
        <w:tabs>
          <w:tab w:val="left" w:pos="720"/>
        </w:tabs>
        <w:snapToGrid w:val="0"/>
        <w:spacing w:line="360" w:lineRule="auto"/>
        <w:ind w:firstLine="480" w:firstLineChars="200"/>
        <w:rPr>
          <w:color w:val="000000"/>
          <w:sz w:val="24"/>
          <w:szCs w:val="24"/>
        </w:rPr>
      </w:pPr>
      <w:r>
        <w:rPr>
          <w:color w:val="000000"/>
          <w:sz w:val="24"/>
          <w:szCs w:val="24"/>
        </w:rPr>
        <w:t>芯片层次的本地设备交互是在设备自描述研究的名片文件部署基础上进行的设备之间</w:t>
      </w:r>
      <w:r>
        <w:rPr>
          <w:rFonts w:hint="eastAsia"/>
          <w:color w:val="000000"/>
          <w:sz w:val="24"/>
          <w:szCs w:val="24"/>
        </w:rPr>
        <w:t>开放物联的信息交互</w:t>
      </w:r>
      <w:r>
        <w:rPr>
          <w:color w:val="000000"/>
          <w:sz w:val="24"/>
          <w:szCs w:val="24"/>
        </w:rPr>
        <w:t>实现。</w:t>
      </w:r>
    </w:p>
    <w:p>
      <w:pPr>
        <w:widowControl/>
        <w:tabs>
          <w:tab w:val="left" w:pos="720"/>
        </w:tabs>
        <w:snapToGrid w:val="0"/>
        <w:spacing w:line="360" w:lineRule="auto"/>
        <w:ind w:firstLine="480" w:firstLineChars="200"/>
        <w:rPr>
          <w:color w:val="000000"/>
          <w:sz w:val="24"/>
          <w:szCs w:val="24"/>
        </w:rPr>
      </w:pPr>
      <w:r>
        <w:rPr>
          <w:color w:val="000000"/>
          <w:sz w:val="24"/>
          <w:szCs w:val="24"/>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0代表低电平1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pPr>
        <w:widowControl/>
        <w:tabs>
          <w:tab w:val="left" w:pos="720"/>
        </w:tabs>
        <w:snapToGrid w:val="0"/>
        <w:spacing w:line="360" w:lineRule="auto"/>
        <w:ind w:firstLine="480" w:firstLineChars="200"/>
        <w:rPr>
          <w:color w:val="000000"/>
          <w:sz w:val="24"/>
          <w:szCs w:val="24"/>
        </w:rPr>
      </w:pPr>
      <w:r>
        <w:rPr>
          <w:color w:val="000000"/>
          <w:sz w:val="24"/>
          <w:szCs w:val="24"/>
        </w:rPr>
        <w:t>为了保证物联网设备交互的实时性和自动化程度，研究需要包括一张网络节点状态信息表，记录各个节点的名片文件信息，并且根据每个名片文件的时间戳设置定时，定期进行更新。</w:t>
      </w:r>
    </w:p>
    <w:p>
      <w:pPr>
        <w:widowControl/>
        <w:tabs>
          <w:tab w:val="left" w:pos="720"/>
        </w:tabs>
        <w:snapToGrid w:val="0"/>
        <w:spacing w:line="360" w:lineRule="auto"/>
        <w:ind w:firstLine="480" w:firstLineChars="200"/>
        <w:rPr>
          <w:color w:val="000000"/>
          <w:sz w:val="24"/>
          <w:szCs w:val="24"/>
        </w:rPr>
      </w:pPr>
      <w:r>
        <w:rPr>
          <w:color w:val="000000"/>
          <w:sz w:val="24"/>
          <w:szCs w:val="24"/>
        </w:rPr>
        <w:t>因此，芯片层次的本地设备互操作研究主要通过以下研究方法和思路实现：</w:t>
      </w:r>
    </w:p>
    <w:p>
      <w:pPr>
        <w:widowControl/>
        <w:tabs>
          <w:tab w:val="left" w:pos="720"/>
        </w:tabs>
        <w:snapToGrid w:val="0"/>
        <w:spacing w:line="360" w:lineRule="auto"/>
        <w:ind w:firstLine="480" w:firstLineChars="200"/>
        <w:rPr>
          <w:color w:val="000000"/>
          <w:sz w:val="24"/>
          <w:szCs w:val="24"/>
        </w:rPr>
      </w:pPr>
      <w:r>
        <w:rPr>
          <w:color w:val="000000"/>
          <w:sz w:val="24"/>
          <w:szCs w:val="24"/>
        </w:rPr>
        <w:t>1）调研通信协议中的主要数据格式和编码方式，通过实验和相关数据总结</w:t>
      </w:r>
      <w:r>
        <w:rPr>
          <w:rFonts w:hint="eastAsia"/>
          <w:color w:val="000000"/>
          <w:sz w:val="24"/>
          <w:szCs w:val="24"/>
        </w:rPr>
        <w:t>开放</w:t>
      </w:r>
      <w:r>
        <w:rPr>
          <w:color w:val="000000"/>
          <w:sz w:val="24"/>
          <w:szCs w:val="24"/>
        </w:rPr>
        <w:t>物联</w:t>
      </w:r>
      <w:r>
        <w:rPr>
          <w:rFonts w:hint="eastAsia"/>
          <w:color w:val="000000"/>
          <w:sz w:val="24"/>
          <w:szCs w:val="24"/>
        </w:rPr>
        <w:t>数据传输</w:t>
      </w:r>
      <w:r>
        <w:rPr>
          <w:color w:val="000000"/>
          <w:sz w:val="24"/>
          <w:szCs w:val="24"/>
        </w:rPr>
        <w:t>中的信道特点；</w:t>
      </w:r>
    </w:p>
    <w:p>
      <w:pPr>
        <w:widowControl/>
        <w:tabs>
          <w:tab w:val="left" w:pos="720"/>
        </w:tabs>
        <w:snapToGrid w:val="0"/>
        <w:spacing w:line="360" w:lineRule="auto"/>
        <w:ind w:firstLine="480" w:firstLineChars="200"/>
        <w:rPr>
          <w:color w:val="000000"/>
          <w:sz w:val="24"/>
          <w:szCs w:val="24"/>
        </w:rPr>
      </w:pPr>
      <w:r>
        <w:rPr>
          <w:color w:val="000000"/>
          <w:sz w:val="24"/>
          <w:szCs w:val="24"/>
        </w:rPr>
        <w:t>2）结合名片文件设计的思路和名片文件传输的特点总结得到</w:t>
      </w:r>
      <w:r>
        <w:rPr>
          <w:rFonts w:hint="eastAsia"/>
          <w:color w:val="000000"/>
          <w:sz w:val="24"/>
          <w:szCs w:val="24"/>
        </w:rPr>
        <w:t>开放</w:t>
      </w:r>
      <w:r>
        <w:rPr>
          <w:color w:val="000000"/>
          <w:sz w:val="24"/>
          <w:szCs w:val="24"/>
        </w:rPr>
        <w:t>物联</w:t>
      </w:r>
      <w:r>
        <w:rPr>
          <w:rFonts w:hint="eastAsia"/>
          <w:color w:val="000000"/>
          <w:sz w:val="24"/>
          <w:szCs w:val="24"/>
        </w:rPr>
        <w:t>节点间互操作</w:t>
      </w:r>
      <w:r>
        <w:rPr>
          <w:color w:val="000000"/>
          <w:sz w:val="24"/>
          <w:szCs w:val="24"/>
        </w:rPr>
        <w:t>的数据传输特性</w:t>
      </w:r>
      <w:r>
        <w:rPr>
          <w:rFonts w:hint="eastAsia"/>
          <w:color w:val="000000"/>
          <w:sz w:val="24"/>
          <w:szCs w:val="24"/>
        </w:rPr>
        <w:t>。</w:t>
      </w:r>
    </w:p>
    <w:p>
      <w:pPr>
        <w:pStyle w:val="4"/>
        <w:spacing w:before="240" w:after="120" w:line="360" w:lineRule="auto"/>
        <w:rPr>
          <w:rFonts w:eastAsia="黑体"/>
          <w:sz w:val="24"/>
          <w:szCs w:val="24"/>
        </w:rPr>
      </w:pPr>
      <w:r>
        <w:rPr>
          <w:rFonts w:eastAsia="黑体"/>
          <w:sz w:val="24"/>
          <w:szCs w:val="24"/>
        </w:rPr>
        <w:t xml:space="preserve">4.1.2 </w:t>
      </w:r>
      <w:r>
        <w:rPr>
          <w:rFonts w:hint="eastAsia" w:eastAsia="黑体"/>
          <w:sz w:val="24"/>
          <w:szCs w:val="24"/>
        </w:rPr>
        <w:t>开放物联系统中</w:t>
      </w:r>
      <w:r>
        <w:rPr>
          <w:rFonts w:eastAsia="黑体"/>
          <w:sz w:val="24"/>
          <w:szCs w:val="24"/>
        </w:rPr>
        <w:t>分布式感知网络技术研究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4.1.2.1基于芯片能力的群体智能的</w:t>
      </w:r>
      <w:r>
        <w:rPr>
          <w:rFonts w:hint="eastAsia" w:ascii="Times New Roman" w:hAnsi="Times New Roman" w:eastAsia="黑体"/>
          <w:sz w:val="24"/>
          <w:szCs w:val="24"/>
        </w:rPr>
        <w:t>协作通信</w:t>
      </w:r>
      <w:r>
        <w:rPr>
          <w:rFonts w:ascii="Times New Roman" w:hAnsi="Times New Roman" w:eastAsia="黑体"/>
          <w:sz w:val="24"/>
          <w:szCs w:val="24"/>
        </w:rPr>
        <w:t>技术研究</w:t>
      </w:r>
    </w:p>
    <w:p>
      <w:pPr>
        <w:widowControl/>
        <w:tabs>
          <w:tab w:val="left" w:pos="720"/>
        </w:tabs>
        <w:snapToGrid w:val="0"/>
        <w:spacing w:line="360" w:lineRule="auto"/>
        <w:ind w:firstLine="480" w:firstLineChars="200"/>
        <w:rPr>
          <w:color w:val="000000"/>
          <w:sz w:val="24"/>
          <w:szCs w:val="24"/>
        </w:rPr>
      </w:pPr>
      <w:r>
        <w:rPr>
          <w:rFonts w:hint="eastAsia"/>
          <w:color w:val="000000"/>
          <w:sz w:val="24"/>
          <w:szCs w:val="24"/>
        </w:rPr>
        <w:t>基于芯片能力的群体智能的开放物联通信技术研究</w:t>
      </w:r>
      <w:r>
        <w:rPr>
          <w:color w:val="000000"/>
          <w:sz w:val="24"/>
          <w:szCs w:val="24"/>
        </w:rPr>
        <w:t>，主要通过基于成熟的本地化物端节点智联技术框架，通过改进终端的数据管理和通信管理，实现适用于</w:t>
      </w:r>
      <w:r>
        <w:rPr>
          <w:rFonts w:hint="eastAsia"/>
          <w:color w:val="000000"/>
          <w:sz w:val="24"/>
          <w:szCs w:val="24"/>
        </w:rPr>
        <w:t>开放物联节点间通信</w:t>
      </w:r>
      <w:r>
        <w:rPr>
          <w:color w:val="000000"/>
          <w:sz w:val="24"/>
          <w:szCs w:val="24"/>
        </w:rPr>
        <w:t>的网络框架。</w:t>
      </w:r>
    </w:p>
    <w:p>
      <w:pPr>
        <w:widowControl/>
        <w:tabs>
          <w:tab w:val="left" w:pos="720"/>
        </w:tabs>
        <w:snapToGrid w:val="0"/>
        <w:spacing w:line="360" w:lineRule="auto"/>
        <w:ind w:firstLine="480" w:firstLineChars="200"/>
        <w:rPr>
          <w:color w:val="000000"/>
          <w:sz w:val="24"/>
          <w:szCs w:val="24"/>
        </w:rPr>
      </w:pPr>
      <w:r>
        <w:rPr>
          <w:color w:val="000000"/>
          <w:sz w:val="24"/>
          <w:szCs w:val="24"/>
        </w:rPr>
        <w:t>在算法层次上，该研究的实现主要通过为网络中的通信业务管理由应用层转移至协议层底层实现的方法，分析和构建普适的应用数据封装格式，设计高效的节点间通信策略，并在此基础上优化算法，实现对带宽资源利用效能的最大化。</w:t>
      </w:r>
    </w:p>
    <w:p>
      <w:pPr>
        <w:widowControl/>
        <w:tabs>
          <w:tab w:val="left" w:pos="720"/>
        </w:tabs>
        <w:snapToGrid w:val="0"/>
        <w:spacing w:line="360" w:lineRule="auto"/>
        <w:ind w:firstLine="480" w:firstLineChars="200"/>
        <w:rPr>
          <w:color w:val="000000"/>
          <w:sz w:val="24"/>
          <w:szCs w:val="24"/>
        </w:rPr>
      </w:pPr>
      <w:r>
        <w:rPr>
          <w:color w:val="000000"/>
          <w:sz w:val="24"/>
          <w:szCs w:val="24"/>
        </w:rPr>
        <w:t>在硬件形式上，通过定制SoC芯片结合设备自描述的协议栈，共同完成数据链路层、网络层以及传输层的功能。研究对应用层通信过程的迁移和管理，从而实现使开发者专注于应用逻辑的实现、避免过多精力集中于应用层底层通信过程实现细节、能够减少管理开销的普遍适用系统。</w:t>
      </w:r>
    </w:p>
    <w:p>
      <w:pPr>
        <w:widowControl/>
        <w:tabs>
          <w:tab w:val="left" w:pos="720"/>
        </w:tabs>
        <w:snapToGrid w:val="0"/>
        <w:spacing w:line="360" w:lineRule="auto"/>
        <w:ind w:firstLine="480" w:firstLineChars="200"/>
        <w:rPr>
          <w:color w:val="000000"/>
          <w:sz w:val="24"/>
          <w:szCs w:val="24"/>
        </w:rPr>
      </w:pPr>
      <w:r>
        <w:rPr>
          <w:color w:val="000000"/>
          <w:sz w:val="24"/>
          <w:szCs w:val="24"/>
        </w:rPr>
        <w:t>基于上述考虑，</w:t>
      </w:r>
      <w:r>
        <w:rPr>
          <w:rFonts w:hint="eastAsia"/>
          <w:color w:val="000000"/>
          <w:sz w:val="24"/>
          <w:szCs w:val="24"/>
        </w:rPr>
        <w:t>基于芯片能力的群体智能的开放物联通信技术</w:t>
      </w:r>
      <w:r>
        <w:rPr>
          <w:color w:val="000000"/>
          <w:sz w:val="24"/>
          <w:szCs w:val="24"/>
        </w:rPr>
        <w:t>的主要通过以下研究方法实现：</w:t>
      </w:r>
    </w:p>
    <w:p>
      <w:pPr>
        <w:widowControl/>
        <w:tabs>
          <w:tab w:val="left" w:pos="720"/>
        </w:tabs>
        <w:snapToGrid w:val="0"/>
        <w:spacing w:line="360" w:lineRule="auto"/>
        <w:ind w:firstLine="480" w:firstLineChars="200"/>
        <w:rPr>
          <w:color w:val="000000"/>
          <w:sz w:val="24"/>
          <w:szCs w:val="24"/>
        </w:rPr>
      </w:pPr>
      <w:r>
        <w:rPr>
          <w:color w:val="000000"/>
          <w:sz w:val="24"/>
          <w:szCs w:val="24"/>
        </w:rPr>
        <w:t>1）基于设备自描述和互操作环节的名片文件设计、数据格式设定和通信方式选取设计通信的协议和算法，并在此基础上进行</w:t>
      </w:r>
      <w:r>
        <w:rPr>
          <w:rFonts w:hint="eastAsia"/>
          <w:color w:val="000000"/>
          <w:sz w:val="24"/>
          <w:szCs w:val="24"/>
        </w:rPr>
        <w:t>节点间</w:t>
      </w:r>
      <w:r>
        <w:rPr>
          <w:color w:val="000000"/>
          <w:sz w:val="24"/>
          <w:szCs w:val="24"/>
        </w:rPr>
        <w:t>通信策略进行优化；</w:t>
      </w:r>
    </w:p>
    <w:p>
      <w:pPr>
        <w:widowControl/>
        <w:tabs>
          <w:tab w:val="left" w:pos="720"/>
        </w:tabs>
        <w:snapToGrid w:val="0"/>
        <w:spacing w:line="360" w:lineRule="auto"/>
        <w:ind w:firstLine="480" w:firstLineChars="200"/>
        <w:rPr>
          <w:color w:val="000000"/>
          <w:sz w:val="24"/>
          <w:szCs w:val="24"/>
        </w:rPr>
      </w:pPr>
      <w:r>
        <w:rPr>
          <w:color w:val="000000"/>
          <w:sz w:val="24"/>
          <w:szCs w:val="24"/>
        </w:rPr>
        <w:t>2）研究实现算法内容的集成芯片层次实现与设备自描述功能，实现去中心化的分布式设备交互方式。物联网设备终端通过改进后的通信芯片模组进行数据传输及指令交互。</w:t>
      </w:r>
    </w:p>
    <w:p>
      <w:pPr>
        <w:widowControl/>
        <w:tabs>
          <w:tab w:val="left" w:pos="720"/>
        </w:tabs>
        <w:snapToGrid w:val="0"/>
        <w:spacing w:line="360" w:lineRule="auto"/>
        <w:ind w:firstLine="480" w:firstLineChars="200"/>
        <w:rPr>
          <w:color w:val="000000"/>
          <w:sz w:val="24"/>
          <w:szCs w:val="24"/>
        </w:rPr>
      </w:pPr>
      <w:r>
        <w:rPr>
          <w:color w:val="000000"/>
          <w:sz w:val="24"/>
          <w:szCs w:val="24"/>
        </w:rPr>
        <w:t>3）依托于植入在通信芯片内部的协议层操作系统执行智联算法以及数据及通信管理策略，利用各个辅助通信模组共同构成</w:t>
      </w:r>
      <w:r>
        <w:rPr>
          <w:rFonts w:hint="eastAsia"/>
          <w:color w:val="000000"/>
          <w:sz w:val="24"/>
          <w:szCs w:val="24"/>
        </w:rPr>
        <w:t>开放</w:t>
      </w:r>
      <w:r>
        <w:rPr>
          <w:color w:val="000000"/>
          <w:sz w:val="24"/>
          <w:szCs w:val="24"/>
        </w:rPr>
        <w:t>物联网的节点，在本地的各个设备之间进行组网、入网、数据的传输与更新、身份信息及交互的交换等一系列过程的实现、研究和优化。</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4.1.2.2基于协作化智能的群体智能感知技术</w:t>
      </w:r>
    </w:p>
    <w:p>
      <w:pPr>
        <w:widowControl/>
        <w:tabs>
          <w:tab w:val="left" w:pos="720"/>
        </w:tabs>
        <w:snapToGrid w:val="0"/>
        <w:spacing w:line="360" w:lineRule="auto"/>
        <w:ind w:firstLine="480" w:firstLineChars="200"/>
        <w:rPr>
          <w:color w:val="000000"/>
          <w:sz w:val="24"/>
          <w:szCs w:val="24"/>
        </w:rPr>
      </w:pPr>
      <w:r>
        <w:rPr>
          <w:color w:val="000000"/>
          <w:sz w:val="24"/>
          <w:szCs w:val="24"/>
        </w:rPr>
        <w:t>由于单个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pPr>
        <w:widowControl/>
        <w:tabs>
          <w:tab w:val="left" w:pos="720"/>
        </w:tabs>
        <w:snapToGrid w:val="0"/>
        <w:spacing w:line="360" w:lineRule="auto"/>
        <w:ind w:firstLine="480" w:firstLineChars="200"/>
        <w:rPr>
          <w:color w:val="000000"/>
          <w:sz w:val="24"/>
          <w:szCs w:val="24"/>
        </w:rPr>
      </w:pPr>
      <w:r>
        <w:rPr>
          <w:color w:val="000000"/>
          <w:sz w:val="24"/>
          <w:szCs w:val="24"/>
        </w:rPr>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pPr>
        <w:widowControl/>
        <w:tabs>
          <w:tab w:val="left" w:pos="720"/>
        </w:tabs>
        <w:snapToGrid w:val="0"/>
        <w:spacing w:line="360" w:lineRule="auto"/>
        <w:ind w:firstLine="480" w:firstLineChars="200"/>
        <w:rPr>
          <w:color w:val="000000"/>
          <w:sz w:val="24"/>
          <w:szCs w:val="24"/>
        </w:rPr>
      </w:pPr>
      <w:r>
        <w:rPr>
          <w:color w:val="000000"/>
          <w:sz w:val="24"/>
          <w:szCs w:val="24"/>
        </w:rPr>
        <w:t>基于协作化智能的群体智能感知技术主要面向数据与特征融合技术，消除拓扑网络的认知偏差，该研究的方式主要为：</w:t>
      </w:r>
    </w:p>
    <w:p>
      <w:pPr>
        <w:widowControl/>
        <w:tabs>
          <w:tab w:val="left" w:pos="720"/>
        </w:tabs>
        <w:snapToGrid w:val="0"/>
        <w:spacing w:line="360" w:lineRule="auto"/>
        <w:ind w:firstLine="480" w:firstLineChars="200"/>
        <w:rPr>
          <w:color w:val="000000"/>
          <w:sz w:val="24"/>
          <w:szCs w:val="24"/>
        </w:rPr>
      </w:pPr>
      <w:r>
        <w:rPr>
          <w:color w:val="000000"/>
          <w:sz w:val="24"/>
          <w:szCs w:val="24"/>
        </w:rPr>
        <w:t>1）通过构建局部网络形势推理模型，设计网络数据挖掘算法，实现简约信息交互下网络节点连通关系的群智感知；</w:t>
      </w:r>
    </w:p>
    <w:p>
      <w:pPr>
        <w:widowControl/>
        <w:tabs>
          <w:tab w:val="left" w:pos="720"/>
        </w:tabs>
        <w:snapToGrid w:val="0"/>
        <w:spacing w:line="360" w:lineRule="auto"/>
        <w:ind w:firstLine="480" w:firstLineChars="200"/>
        <w:rPr>
          <w:color w:val="000000"/>
          <w:sz w:val="24"/>
          <w:szCs w:val="24"/>
        </w:rPr>
      </w:pPr>
      <w:r>
        <w:rPr>
          <w:color w:val="000000"/>
          <w:sz w:val="24"/>
          <w:szCs w:val="24"/>
        </w:rPr>
        <w:t>2）研究多跳网络下信息流向群智感知技术，分析信息流事件间的影响程度，建立概率论框架下的信息流链路代价方程，实现多跳网络链路信息流向形势的群智感知；</w:t>
      </w:r>
    </w:p>
    <w:p>
      <w:pPr>
        <w:widowControl/>
        <w:tabs>
          <w:tab w:val="left" w:pos="720"/>
        </w:tabs>
        <w:snapToGrid w:val="0"/>
        <w:spacing w:line="360" w:lineRule="auto"/>
        <w:ind w:firstLine="480" w:firstLineChars="200"/>
        <w:rPr>
          <w:rFonts w:eastAsia="微软雅黑"/>
          <w:color w:val="000000"/>
          <w:szCs w:val="21"/>
        </w:rPr>
      </w:pPr>
      <w:r>
        <w:rPr>
          <w:color w:val="000000"/>
          <w:sz w:val="24"/>
          <w:szCs w:val="24"/>
        </w:rPr>
        <w:t>3）借助时空网络结构，刻画网络内节点连接分布形态，反映网络动态变化拓扑类型演化方向，提高网络的可预测性。</w:t>
      </w:r>
    </w:p>
    <w:p>
      <w:pPr>
        <w:pStyle w:val="4"/>
        <w:spacing w:before="240" w:after="120" w:line="360" w:lineRule="auto"/>
        <w:rPr>
          <w:rFonts w:eastAsia="黑体"/>
          <w:sz w:val="24"/>
          <w:szCs w:val="24"/>
        </w:rPr>
      </w:pPr>
      <w:r>
        <w:rPr>
          <w:rFonts w:eastAsia="黑体"/>
          <w:sz w:val="24"/>
          <w:szCs w:val="24"/>
        </w:rPr>
        <w:t>4.1.3 物联设备群体智能信息协作处理技术研究</w:t>
      </w:r>
    </w:p>
    <w:p>
      <w:pPr>
        <w:widowControl/>
        <w:tabs>
          <w:tab w:val="left" w:pos="720"/>
        </w:tabs>
        <w:snapToGrid w:val="0"/>
        <w:spacing w:line="360" w:lineRule="auto"/>
        <w:ind w:firstLine="480" w:firstLineChars="200"/>
        <w:rPr>
          <w:color w:val="000000"/>
          <w:sz w:val="24"/>
          <w:szCs w:val="24"/>
        </w:rPr>
      </w:pPr>
      <w:r>
        <w:rPr>
          <w:color w:val="000000"/>
          <w:sz w:val="24"/>
          <w:szCs w:val="24"/>
        </w:rPr>
        <w:t>单一物联设备处理从环境中采集到的信息的能力相对较弱。设备群体获取所处物理环境的信息，如距离、温度、湿度、气压、照明水平等，大大增加了数据的来源、数据的体量与数据的复杂程度。这为群体智能的信息协作处理带来挑战，诸如非同源异构数据处理、大数据量的信息处理等。我们计划通过以下方法和步骤实现群体的智能感知，解决感知后数据处理部分的难点。</w:t>
      </w:r>
    </w:p>
    <w:p>
      <w:pPr>
        <w:widowControl/>
        <w:tabs>
          <w:tab w:val="left" w:pos="720"/>
        </w:tabs>
        <w:snapToGrid w:val="0"/>
        <w:spacing w:line="360" w:lineRule="auto"/>
        <w:ind w:firstLine="480" w:firstLineChars="200"/>
        <w:rPr>
          <w:color w:val="000000"/>
          <w:sz w:val="24"/>
          <w:szCs w:val="24"/>
        </w:rPr>
      </w:pPr>
      <w:r>
        <w:rPr>
          <w:color w:val="000000"/>
          <w:sz w:val="24"/>
          <w:szCs w:val="24"/>
        </w:rPr>
        <w:t>1）分析智能体之间的关联度。分别从通信层面和应用层面，对多智能体间的关联度进行分析刻画。构建群体智能网络信息图，定义每个智能体节点的固有属性和特有属性，同时需要考虑多智能体网络中智能节点的动态变化对智能体之间关联度的影响。基于智能节点间的关联度，对原始数据进行分类预处理和特征提取。</w:t>
      </w:r>
    </w:p>
    <w:p>
      <w:pPr>
        <w:widowControl/>
        <w:tabs>
          <w:tab w:val="left" w:pos="720"/>
        </w:tabs>
        <w:snapToGrid w:val="0"/>
        <w:spacing w:line="360" w:lineRule="auto"/>
        <w:ind w:firstLine="480" w:firstLineChars="200"/>
        <w:rPr>
          <w:color w:val="000000"/>
          <w:sz w:val="24"/>
          <w:szCs w:val="24"/>
        </w:rPr>
      </w:pPr>
      <w:r>
        <w:rPr>
          <w:color w:val="000000"/>
          <w:sz w:val="24"/>
          <w:szCs w:val="24"/>
        </w:rPr>
        <w:t>2）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pPr>
        <w:widowControl/>
        <w:tabs>
          <w:tab w:val="left" w:pos="720"/>
        </w:tabs>
        <w:snapToGrid w:val="0"/>
        <w:spacing w:line="360" w:lineRule="auto"/>
        <w:ind w:firstLine="480" w:firstLineChars="200"/>
        <w:rPr>
          <w:color w:val="000000"/>
          <w:sz w:val="24"/>
          <w:szCs w:val="24"/>
        </w:rPr>
      </w:pPr>
      <w:r>
        <w:rPr>
          <w:color w:val="000000"/>
          <w:sz w:val="24"/>
          <w:szCs w:val="24"/>
        </w:rPr>
        <w:t>3）对多传感器事件信息流提出通用处理方法。通过结合上述亮点技术，以及提出传感器事件流分割，展示面向任务的模型设计，实现从设备群中采集数据到数据协作的处理技术。</w:t>
      </w:r>
    </w:p>
    <w:p>
      <w:pPr>
        <w:pStyle w:val="4"/>
        <w:spacing w:before="240" w:after="120" w:line="360" w:lineRule="auto"/>
        <w:rPr>
          <w:rFonts w:eastAsia="黑体"/>
          <w:sz w:val="24"/>
          <w:szCs w:val="24"/>
        </w:rPr>
      </w:pPr>
      <w:r>
        <w:rPr>
          <w:rFonts w:eastAsia="黑体"/>
          <w:sz w:val="24"/>
          <w:szCs w:val="24"/>
        </w:rPr>
        <w:t>4.1.4 物联设备群体语义互联与协作技术研究</w:t>
      </w:r>
    </w:p>
    <w:p>
      <w:pPr>
        <w:widowControl/>
        <w:tabs>
          <w:tab w:val="left" w:pos="720"/>
        </w:tabs>
        <w:snapToGrid w:val="0"/>
        <w:spacing w:line="360" w:lineRule="auto"/>
        <w:ind w:firstLine="480" w:firstLineChars="200"/>
        <w:rPr>
          <w:color w:val="000000"/>
          <w:sz w:val="24"/>
          <w:szCs w:val="24"/>
        </w:rPr>
      </w:pPr>
      <w:r>
        <w:rPr>
          <w:color w:val="000000"/>
          <w:sz w:val="24"/>
          <w:szCs w:val="24"/>
        </w:rPr>
        <w:t>通过对设备、实体、需求进行建模，为开放物联世界的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SSN、OntoSensor、SWAMO、CRISO、MMI等工作，与传感器本体设计，我们计划通过以下方面和步骤，形成智慧家庭下的语义建模流程范式，并构建具体的、面向应用的语义模型。</w:t>
      </w:r>
    </w:p>
    <w:p>
      <w:pPr>
        <w:widowControl/>
        <w:tabs>
          <w:tab w:val="left" w:pos="720"/>
        </w:tabs>
        <w:snapToGrid w:val="0"/>
        <w:spacing w:line="360" w:lineRule="auto"/>
        <w:ind w:firstLine="480" w:firstLineChars="200"/>
        <w:rPr>
          <w:color w:val="000000"/>
          <w:sz w:val="24"/>
          <w:szCs w:val="24"/>
        </w:rPr>
      </w:pPr>
      <w:r>
        <w:rPr>
          <w:color w:val="000000"/>
          <w:sz w:val="24"/>
          <w:szCs w:val="24"/>
        </w:rPr>
        <w:t>智能网关或云端可以通过用户数据分析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也是我们希望解决的问题。</w:t>
      </w:r>
    </w:p>
    <w:p>
      <w:pPr>
        <w:widowControl/>
        <w:tabs>
          <w:tab w:val="left" w:pos="720"/>
        </w:tabs>
        <w:snapToGrid w:val="0"/>
        <w:spacing w:line="360" w:lineRule="auto"/>
        <w:ind w:firstLine="480" w:firstLineChars="200"/>
        <w:rPr>
          <w:color w:val="000000"/>
          <w:sz w:val="24"/>
          <w:szCs w:val="24"/>
        </w:rPr>
      </w:pPr>
      <w:r>
        <w:rPr>
          <w:color w:val="000000"/>
          <w:sz w:val="24"/>
          <w:szCs w:val="24"/>
        </w:rPr>
        <w:t>1）定义物联网感知设备特征与属性集合，构建统一的、层次化的物联网资源描述框架。根据包含设备、实体、需求的领域知识，对物联网边缘端设备进行刻画；使用对象建模、本体建模的方式，将属性集合利用资源描述语言，与设备、实体、需求进行关联；</w:t>
      </w:r>
    </w:p>
    <w:p>
      <w:pPr>
        <w:widowControl/>
        <w:tabs>
          <w:tab w:val="left" w:pos="720"/>
        </w:tabs>
        <w:snapToGrid w:val="0"/>
        <w:spacing w:line="360" w:lineRule="auto"/>
        <w:ind w:firstLine="480" w:firstLineChars="200"/>
        <w:rPr>
          <w:color w:val="000000"/>
          <w:sz w:val="24"/>
          <w:szCs w:val="24"/>
        </w:rPr>
      </w:pPr>
      <w:r>
        <w:rPr>
          <w:color w:val="000000"/>
          <w:sz w:val="24"/>
          <w:szCs w:val="24"/>
        </w:rPr>
        <w:t>2）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widowControl/>
        <w:tabs>
          <w:tab w:val="left" w:pos="720"/>
        </w:tabs>
        <w:snapToGrid w:val="0"/>
        <w:spacing w:line="360" w:lineRule="auto"/>
        <w:ind w:firstLine="480" w:firstLineChars="200"/>
        <w:rPr>
          <w:color w:val="000000"/>
          <w:sz w:val="24"/>
          <w:szCs w:val="24"/>
        </w:rPr>
      </w:pPr>
      <w:r>
        <w:rPr>
          <w:color w:val="000000"/>
          <w:sz w:val="24"/>
          <w:szCs w:val="24"/>
        </w:rPr>
        <w:t>3）构建服务与用户需求关联，为关联提供描述模型与算法；根据物理节点的功能属性、用户的需求，建立功能、需求、服务的用户意图相关性、时间相关性、空间相关性计算方法，作为服务推荐模型的备选的约束特征；</w:t>
      </w:r>
    </w:p>
    <w:p>
      <w:pPr>
        <w:widowControl/>
        <w:tabs>
          <w:tab w:val="left" w:pos="720"/>
        </w:tabs>
        <w:snapToGrid w:val="0"/>
        <w:spacing w:line="360" w:lineRule="auto"/>
        <w:ind w:firstLine="480" w:firstLineChars="200"/>
        <w:rPr>
          <w:rFonts w:eastAsia="微软雅黑"/>
          <w:color w:val="000000"/>
          <w:szCs w:val="21"/>
        </w:rPr>
      </w:pPr>
      <w:r>
        <w:rPr>
          <w:color w:val="000000"/>
          <w:sz w:val="24"/>
          <w:szCs w:val="24"/>
        </w:rPr>
        <w:t>4）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pStyle w:val="3"/>
        <w:spacing w:before="240" w:after="120" w:line="360" w:lineRule="auto"/>
        <w:rPr>
          <w:rFonts w:ascii="Times New Roman" w:hAnsi="Times New Roman" w:eastAsia="黑体"/>
          <w:sz w:val="28"/>
        </w:rPr>
      </w:pPr>
      <w:r>
        <w:rPr>
          <w:rFonts w:ascii="Times New Roman" w:hAnsi="Times New Roman" w:eastAsia="黑体"/>
          <w:sz w:val="28"/>
        </w:rPr>
        <w:t>4.2 技术路线</w:t>
      </w:r>
    </w:p>
    <w:p>
      <w:pPr>
        <w:snapToGrid w:val="0"/>
        <w:spacing w:line="360" w:lineRule="auto"/>
        <w:ind w:firstLine="480" w:firstLineChars="200"/>
        <w:rPr>
          <w:color w:val="000000"/>
          <w:sz w:val="24"/>
          <w:szCs w:val="24"/>
        </w:rPr>
      </w:pPr>
      <w:r>
        <w:rPr>
          <w:color w:val="000000"/>
          <w:sz w:val="24"/>
          <w:szCs w:val="24"/>
        </w:rPr>
        <w:t>为了达到项目设计的技术指标要求和功能要求，需要重点实现设备自描述所使用的标准数据封装，实现设备群体分布式感知能力，以及物联设备群体事件智能处理与语义互联协作能力。针对这些问题，项目组提出了若干技术路线，作为解决问题的候选方案。</w:t>
      </w:r>
    </w:p>
    <w:p>
      <w:pPr>
        <w:pStyle w:val="4"/>
        <w:spacing w:before="240" w:after="120" w:line="360" w:lineRule="auto"/>
        <w:rPr>
          <w:rFonts w:eastAsia="黑体"/>
          <w:sz w:val="24"/>
          <w:szCs w:val="24"/>
        </w:rPr>
      </w:pPr>
      <w:r>
        <w:rPr>
          <w:rFonts w:eastAsia="黑体"/>
          <w:sz w:val="24"/>
          <w:szCs w:val="24"/>
        </w:rPr>
        <w:t>4.2.1 芯片层自描述与互操作技术研究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 xml:space="preserve">4.2.1.1 </w:t>
      </w:r>
      <w:r>
        <w:rPr>
          <w:rFonts w:hint="eastAsia" w:ascii="Times New Roman" w:hAnsi="Times New Roman" w:eastAsia="黑体"/>
          <w:sz w:val="24"/>
          <w:szCs w:val="24"/>
        </w:rPr>
        <w:t>基于</w:t>
      </w:r>
      <w:r>
        <w:rPr>
          <w:rFonts w:ascii="Times New Roman" w:hAnsi="Times New Roman" w:eastAsia="黑体"/>
          <w:sz w:val="24"/>
          <w:szCs w:val="24"/>
        </w:rPr>
        <w:t>标准化数据封装的</w:t>
      </w:r>
      <w:r>
        <w:rPr>
          <w:rFonts w:hint="eastAsia" w:ascii="Times New Roman" w:hAnsi="Times New Roman" w:eastAsia="黑体"/>
          <w:sz w:val="24"/>
          <w:szCs w:val="24"/>
        </w:rPr>
        <w:t>芯片自描述</w:t>
      </w:r>
      <w:r>
        <w:rPr>
          <w:rFonts w:ascii="Times New Roman" w:hAnsi="Times New Roman" w:eastAsia="黑体"/>
          <w:sz w:val="24"/>
          <w:szCs w:val="24"/>
        </w:rPr>
        <w:t>实现方法</w:t>
      </w:r>
    </w:p>
    <w:p>
      <w:pPr>
        <w:spacing w:line="360" w:lineRule="auto"/>
        <w:ind w:firstLine="480" w:firstLineChars="200"/>
        <w:jc w:val="left"/>
        <w:rPr>
          <w:color w:val="000000"/>
          <w:sz w:val="24"/>
          <w:szCs w:val="24"/>
        </w:rPr>
      </w:pPr>
      <w:r>
        <w:rPr>
          <w:color w:val="000000"/>
          <w:sz w:val="24"/>
          <w:szCs w:val="24"/>
        </w:rPr>
        <w:t>标准化的数据封装主要通过节点名片文件的设计来实现。</w:t>
      </w:r>
    </w:p>
    <w:p>
      <w:pPr>
        <w:spacing w:line="360" w:lineRule="auto"/>
        <w:ind w:firstLine="480" w:firstLineChars="200"/>
        <w:jc w:val="left"/>
        <w:rPr>
          <w:color w:val="000000"/>
          <w:sz w:val="24"/>
          <w:szCs w:val="24"/>
        </w:rPr>
      </w:pPr>
      <w:r>
        <w:rPr>
          <w:color w:val="000000"/>
          <w:sz w:val="24"/>
          <w:szCs w:val="24"/>
        </w:rPr>
        <w:t>根据网络结构，网络层与数据链路层的数据由三部分组成，即：编码（2 bytes） +长度（1 byte）+参数（n bytes）。参数如果不能完全描述其对应的编码，也一并按“编码（2 bytes） +长度（1 byte） +参数（n bytes）”格式细分。</w:t>
      </w:r>
    </w:p>
    <w:p>
      <w:pPr>
        <w:spacing w:line="360" w:lineRule="auto"/>
        <w:ind w:firstLine="480" w:firstLineChars="200"/>
        <w:rPr>
          <w:color w:val="000000"/>
          <w:sz w:val="24"/>
          <w:szCs w:val="24"/>
        </w:rPr>
      </w:pPr>
      <w:r>
        <w:rPr>
          <w:color w:val="000000"/>
          <w:sz w:val="24"/>
          <w:szCs w:val="24"/>
        </w:rPr>
        <w:t>在给出效率度量方式之前，以智能家居场景为例给出相关参数的定义。设在智能家居场景下，物联网业务数据和控制数据一共有N种数据类型，第i种数据类型共有m(i)种取值，为保障传输信息的可靠性需有t(i)种冗余取值，由此可定义数据格式占用物理资源的利用效率为</w:t>
      </w:r>
    </w:p>
    <w:p>
      <w:pPr>
        <w:spacing w:line="360" w:lineRule="auto"/>
        <w:ind w:firstLine="480" w:firstLineChars="200"/>
        <w:jc w:val="center"/>
        <w:rPr>
          <w:color w:val="000000"/>
          <w:sz w:val="24"/>
          <w:szCs w:val="24"/>
        </w:rPr>
      </w:pPr>
      <m:oMathPara>
        <m:oMath>
          <m:r>
            <w:rPr>
              <w:rFonts w:ascii="Cambria Math" w:hAnsi="Cambria Math" w:eastAsia="Cambria Math" w:cs="Cambria Math"/>
              <w:sz w:val="24"/>
              <w:szCs w:val="24"/>
            </w:rPr>
            <m:t>ρ</m:t>
          </m:r>
          <m:r>
            <m:rPr>
              <m:sty m:val="p"/>
            </m:rPr>
            <w:rPr>
              <w:rFonts w:ascii="Cambria Math" w:hAnsi="Cambria Math" w:eastAsia="Cambria Math" w:cs="Cambria Math"/>
              <w:sz w:val="24"/>
              <w:szCs w:val="24"/>
            </w:rPr>
            <m:t>=</m:t>
          </m:r>
          <m:f>
            <m:fPr>
              <m:ctrlPr>
                <w:rPr>
                  <w:rFonts w:ascii="Cambria Math" w:hAnsi="Cambria Math" w:eastAsia="Cambria Math" w:cs="宋体"/>
                  <w:sz w:val="24"/>
                  <w:szCs w:val="24"/>
                </w:rPr>
              </m:ctrlPr>
            </m:fPr>
            <m:num>
              <m:r>
                <w:rPr>
                  <w:rFonts w:ascii="Cambria Math" w:hAnsi="Cambria Math" w:eastAsia="Cambria Math"/>
                  <w:sz w:val="24"/>
                  <w:szCs w:val="24"/>
                </w:rPr>
                <m:t>N[m</m:t>
              </m:r>
              <m:d>
                <m:dPr>
                  <m:ctrlPr>
                    <w:rPr>
                      <w:rFonts w:ascii="Cambria Math" w:hAnsi="Cambria Math" w:eastAsia="Cambria Math" w:cs="宋体"/>
                      <w:i/>
                      <w:sz w:val="24"/>
                      <w:szCs w:val="24"/>
                    </w:rPr>
                  </m:ctrlPr>
                </m:dPr>
                <m:e>
                  <m:r>
                    <w:rPr>
                      <w:rFonts w:ascii="Cambria Math" w:hAnsi="Cambria Math" w:eastAsia="Cambria Math"/>
                      <w:sz w:val="24"/>
                      <w:szCs w:val="24"/>
                    </w:rPr>
                    <m:t>i</m:t>
                  </m:r>
                  <m:ctrlPr>
                    <w:rPr>
                      <w:rFonts w:ascii="Cambria Math" w:hAnsi="Cambria Math" w:eastAsia="Cambria Math" w:cs="宋体"/>
                      <w:i/>
                      <w:sz w:val="24"/>
                      <w:szCs w:val="24"/>
                    </w:rPr>
                  </m:ctrlPr>
                </m:e>
              </m:d>
              <m:r>
                <w:rPr>
                  <w:rFonts w:ascii="Cambria Math" w:hAnsi="Cambria Math" w:eastAsia="Cambria Math"/>
                  <w:sz w:val="24"/>
                  <w:szCs w:val="24"/>
                </w:rPr>
                <m:t>+t(i)]</m:t>
              </m:r>
              <m:ctrlPr>
                <w:rPr>
                  <w:rFonts w:ascii="Cambria Math" w:hAnsi="Cambria Math" w:eastAsia="Cambria Math" w:cs="宋体"/>
                  <w:sz w:val="24"/>
                  <w:szCs w:val="24"/>
                </w:rPr>
              </m:ctrlPr>
            </m:num>
            <m:den>
              <m:nary>
                <m:naryPr>
                  <m:chr m:val="∑"/>
                  <m:limLoc m:val="undOvr"/>
                  <m:ctrlPr>
                    <w:rPr>
                      <w:rFonts w:ascii="Cambria Math" w:hAnsi="Cambria Math" w:eastAsia="Cambria Math" w:cs="Cambria Math"/>
                      <w:sz w:val="24"/>
                      <w:szCs w:val="24"/>
                    </w:rPr>
                  </m:ctrlPr>
                </m:naryPr>
                <m:sub>
                  <m:r>
                    <w:rPr>
                      <w:rFonts w:ascii="Cambria Math" w:hAnsi="Cambria Math" w:cs="Cambria Math"/>
                      <w:sz w:val="24"/>
                      <w:szCs w:val="24"/>
                    </w:rPr>
                    <m:t>i</m:t>
                  </m:r>
                  <m:r>
                    <w:rPr>
                      <w:rFonts w:ascii="Cambria Math" w:hAnsi="Cambria Math" w:eastAsia="Cambria Math" w:cs="Cambria Math"/>
                      <w:sz w:val="24"/>
                      <w:szCs w:val="24"/>
                    </w:rPr>
                    <m:t>=1</m:t>
                  </m:r>
                  <m:ctrlPr>
                    <w:rPr>
                      <w:rFonts w:ascii="Cambria Math" w:hAnsi="Cambria Math" w:eastAsia="Cambria Math" w:cs="Cambria Math"/>
                      <w:sz w:val="24"/>
                      <w:szCs w:val="24"/>
                    </w:rPr>
                  </m:ctrlPr>
                </m:sub>
                <m:sup>
                  <m:r>
                    <w:rPr>
                      <w:rFonts w:ascii="Cambria Math" w:hAnsi="Cambria Math" w:eastAsia="Cambria Math" w:cs="Cambria Math"/>
                      <w:sz w:val="24"/>
                      <w:szCs w:val="24"/>
                    </w:rPr>
                    <m:t>N</m:t>
                  </m:r>
                  <m:ctrlPr>
                    <w:rPr>
                      <w:rFonts w:ascii="Cambria Math" w:hAnsi="Cambria Math" w:eastAsia="Cambria Math" w:cs="Cambria Math"/>
                      <w:sz w:val="24"/>
                      <w:szCs w:val="24"/>
                    </w:rPr>
                  </m:ctrlPr>
                </m:sup>
                <m:e>
                  <m:r>
                    <w:rPr>
                      <w:rFonts w:ascii="Cambria Math" w:hAnsi="Cambria Math" w:eastAsia="Cambria Math" w:cs="Cambria Math"/>
                      <w:sz w:val="24"/>
                      <w:szCs w:val="24"/>
                    </w:rPr>
                    <m:t>(1+</m:t>
                  </m:r>
                  <m:d>
                    <m:dPr>
                      <m:begChr m:val="⌈"/>
                      <m:endChr m:val="⌉"/>
                      <m:ctrlPr>
                        <w:rPr>
                          <w:rFonts w:ascii="Cambria Math" w:hAnsi="Cambria Math" w:eastAsia="Cambria Math" w:cs="Cambria Math"/>
                          <w:i/>
                          <w:sz w:val="24"/>
                          <w:szCs w:val="24"/>
                        </w:rPr>
                      </m:ctrlPr>
                    </m:dPr>
                    <m:e>
                      <m:func>
                        <m:funcPr>
                          <m:ctrlPr>
                            <w:rPr>
                              <w:rFonts w:ascii="Cambria Math" w:hAnsi="Cambria Math" w:cs="Cambria Math" w:eastAsiaTheme="minorEastAsia"/>
                              <w:sz w:val="24"/>
                              <w:szCs w:val="24"/>
                            </w:rPr>
                          </m:ctrlPr>
                        </m:funcPr>
                        <m:fName>
                          <m:sSub>
                            <m:sSubPr>
                              <m:ctrlPr>
                                <w:rPr>
                                  <w:rFonts w:ascii="Cambria Math" w:hAnsi="Cambria Math" w:cs="Cambria Math" w:eastAsiaTheme="minorEastAsia"/>
                                  <w:sz w:val="24"/>
                                  <w:szCs w:val="24"/>
                                </w:rPr>
                              </m:ctrlPr>
                            </m:sSubPr>
                            <m:e>
                              <m:r>
                                <m:rPr>
                                  <m:sty m:val="p"/>
                                </m:rPr>
                                <w:rPr>
                                  <w:rFonts w:ascii="Cambria Math" w:hAnsi="Cambria Math" w:cs="Cambria Math"/>
                                  <w:sz w:val="24"/>
                                  <w:szCs w:val="24"/>
                                </w:rPr>
                                <m:t>log</m:t>
                              </m:r>
                              <m:ctrlPr>
                                <w:rPr>
                                  <w:rFonts w:ascii="Cambria Math" w:hAnsi="Cambria Math" w:cs="Cambria Math" w:eastAsiaTheme="minorEastAsia"/>
                                  <w:sz w:val="24"/>
                                  <w:szCs w:val="24"/>
                                </w:rPr>
                              </m:ctrlPr>
                            </m:e>
                            <m:sub>
                              <m:r>
                                <w:rPr>
                                  <w:rFonts w:ascii="Cambria Math" w:hAnsi="Cambria Math" w:cs="Cambria Math"/>
                                  <w:sz w:val="24"/>
                                  <w:szCs w:val="24"/>
                                </w:rPr>
                                <m:t>2</m:t>
                              </m:r>
                              <m:ctrlPr>
                                <w:rPr>
                                  <w:rFonts w:ascii="Cambria Math" w:hAnsi="Cambria Math" w:cs="Cambria Math" w:eastAsiaTheme="minorEastAsia"/>
                                  <w:sz w:val="24"/>
                                  <w:szCs w:val="24"/>
                                </w:rPr>
                              </m:ctrlPr>
                            </m:sub>
                          </m:sSub>
                          <m:ctrlPr>
                            <w:rPr>
                              <w:rFonts w:ascii="Cambria Math" w:hAnsi="Cambria Math" w:cs="Cambria Math" w:eastAsiaTheme="minorEastAsia"/>
                              <w:sz w:val="24"/>
                              <w:szCs w:val="24"/>
                            </w:rPr>
                          </m:ctrlPr>
                        </m:fName>
                        <m:e>
                          <m:d>
                            <m:dPr>
                              <m:ctrlPr>
                                <w:rPr>
                                  <w:rFonts w:ascii="Cambria Math" w:hAnsi="Cambria Math" w:cs="Cambria Math" w:eastAsiaTheme="minorEastAsia"/>
                                  <w:i/>
                                  <w:sz w:val="24"/>
                                  <w:szCs w:val="24"/>
                                </w:rPr>
                              </m:ctrlPr>
                            </m:dPr>
                            <m:e>
                              <m:r>
                                <w:rPr>
                                  <w:rFonts w:ascii="Cambria Math" w:hAnsi="Cambria Math" w:cs="Cambria Math"/>
                                  <w:sz w:val="24"/>
                                  <w:szCs w:val="24"/>
                                </w:rPr>
                                <m:t>m</m:t>
                              </m:r>
                              <m:d>
                                <m:dPr>
                                  <m:ctrlPr>
                                    <w:rPr>
                                      <w:rFonts w:ascii="Cambria Math" w:hAnsi="Cambria Math" w:cs="Cambria Math" w:eastAsiaTheme="minorEastAsia"/>
                                      <w:i/>
                                      <w:sz w:val="24"/>
                                      <w:szCs w:val="24"/>
                                    </w:rPr>
                                  </m:ctrlPr>
                                </m:dPr>
                                <m:e>
                                  <m:r>
                                    <w:rPr>
                                      <w:rFonts w:ascii="Cambria Math" w:hAnsi="Cambria Math" w:cs="Cambria Math"/>
                                      <w:sz w:val="24"/>
                                      <w:szCs w:val="24"/>
                                    </w:rPr>
                                    <m:t>i</m:t>
                                  </m:r>
                                  <m:ctrlPr>
                                    <w:rPr>
                                      <w:rFonts w:ascii="Cambria Math" w:hAnsi="Cambria Math" w:cs="Cambria Math" w:eastAsiaTheme="minorEastAsia"/>
                                      <w:i/>
                                      <w:sz w:val="24"/>
                                      <w:szCs w:val="24"/>
                                    </w:rPr>
                                  </m:ctrlPr>
                                </m:e>
                              </m:d>
                              <m:r>
                                <w:rPr>
                                  <w:rFonts w:ascii="Cambria Math" w:hAnsi="Cambria Math" w:cs="Cambria Math"/>
                                  <w:sz w:val="24"/>
                                  <w:szCs w:val="24"/>
                                </w:rPr>
                                <m:t>+t</m:t>
                              </m:r>
                              <m:d>
                                <m:dPr>
                                  <m:ctrlPr>
                                    <w:rPr>
                                      <w:rFonts w:ascii="Cambria Math" w:hAnsi="Cambria Math" w:cs="Cambria Math" w:eastAsiaTheme="minorEastAsia"/>
                                      <w:i/>
                                      <w:sz w:val="24"/>
                                      <w:szCs w:val="24"/>
                                    </w:rPr>
                                  </m:ctrlPr>
                                </m:dPr>
                                <m:e>
                                  <m:r>
                                    <w:rPr>
                                      <w:rFonts w:ascii="Cambria Math" w:hAnsi="Cambria Math" w:cs="Cambria Math"/>
                                      <w:sz w:val="24"/>
                                      <w:szCs w:val="24"/>
                                    </w:rPr>
                                    <m:t>i</m:t>
                                  </m:r>
                                  <m:ctrlPr>
                                    <w:rPr>
                                      <w:rFonts w:ascii="Cambria Math" w:hAnsi="Cambria Math" w:cs="Cambria Math" w:eastAsiaTheme="minorEastAsia"/>
                                      <w:i/>
                                      <w:sz w:val="24"/>
                                      <w:szCs w:val="24"/>
                                    </w:rPr>
                                  </m:ctrlPr>
                                </m:e>
                              </m:d>
                              <m:ctrlPr>
                                <w:rPr>
                                  <w:rFonts w:ascii="Cambria Math" w:hAnsi="Cambria Math" w:cs="Cambria Math" w:eastAsiaTheme="minorEastAsia"/>
                                  <w:i/>
                                  <w:sz w:val="24"/>
                                  <w:szCs w:val="24"/>
                                </w:rPr>
                              </m:ctrlPr>
                            </m:e>
                          </m:d>
                          <m:ctrlPr>
                            <w:rPr>
                              <w:rFonts w:ascii="Cambria Math" w:hAnsi="Cambria Math" w:cs="Cambria Math" w:eastAsiaTheme="minorEastAsia"/>
                              <w:sz w:val="24"/>
                              <w:szCs w:val="24"/>
                            </w:rPr>
                          </m:ctrlPr>
                        </m:e>
                      </m:func>
                      <m:ctrlPr>
                        <w:rPr>
                          <w:rFonts w:ascii="Cambria Math" w:hAnsi="Cambria Math" w:eastAsia="Cambria Math" w:cs="Cambria Math"/>
                          <w:i/>
                          <w:sz w:val="24"/>
                          <w:szCs w:val="24"/>
                        </w:rPr>
                      </m:ctrlPr>
                    </m:e>
                  </m:d>
                  <m:ctrlPr>
                    <w:rPr>
                      <w:rFonts w:ascii="Cambria Math" w:hAnsi="Cambria Math" w:eastAsia="Cambria Math" w:cs="Cambria Math"/>
                      <w:sz w:val="24"/>
                      <w:szCs w:val="24"/>
                    </w:rPr>
                  </m:ctrlPr>
                </m:e>
              </m:nary>
              <m:ctrlPr>
                <w:rPr>
                  <w:rFonts w:ascii="Cambria Math" w:hAnsi="Cambria Math" w:eastAsia="Cambria Math" w:cs="宋体"/>
                  <w:sz w:val="24"/>
                  <w:szCs w:val="24"/>
                </w:rPr>
              </m:ctrlPr>
            </m:den>
          </m:f>
          <m:r>
            <w:rPr>
              <w:rFonts w:ascii="Cambria Math" w:hAnsi="Cambria Math" w:eastAsia="Cambria Math"/>
              <w:sz w:val="24"/>
              <w:szCs w:val="24"/>
            </w:rPr>
            <m:t>×100</m:t>
          </m:r>
          <m:r>
            <w:rPr>
              <w:rFonts w:ascii="Cambria Math" w:hAnsi="Cambria Math"/>
              <w:sz w:val="24"/>
              <w:szCs w:val="24"/>
            </w:rPr>
            <m:t>%</m:t>
          </m:r>
        </m:oMath>
      </m:oMathPara>
    </w:p>
    <w:p>
      <w:pPr>
        <w:adjustRightInd w:val="0"/>
        <w:snapToGrid w:val="0"/>
        <w:spacing w:line="360" w:lineRule="auto"/>
        <w:ind w:firstLine="480" w:firstLineChars="200"/>
        <w:rPr>
          <w:color w:val="000000"/>
          <w:sz w:val="24"/>
          <w:szCs w:val="24"/>
        </w:rPr>
      </w:pPr>
      <w:r>
        <w:rPr>
          <w:color w:val="000000"/>
          <w:sz w:val="24"/>
          <w:szCs w:val="24"/>
        </w:rPr>
        <w:t>其中</w:t>
      </w:r>
      <m:oMath>
        <m:d>
          <m:dPr>
            <m:begChr m:val="⌈"/>
            <m:endChr m:val="⌉"/>
            <m:ctrlPr>
              <w:rPr>
                <w:rFonts w:ascii="Cambria Math" w:hAnsi="Cambria Math" w:eastAsia="Cambria Math" w:cs="Cambria Math"/>
                <w:i/>
                <w:sz w:val="24"/>
                <w:szCs w:val="24"/>
              </w:rPr>
            </m:ctrlPr>
          </m:dPr>
          <m:e>
            <m:r>
              <w:rPr>
                <w:rFonts w:ascii="Cambria Math" w:hAnsi="Cambria Math" w:eastAsia="Cambria Math" w:cs="Cambria Math"/>
                <w:sz w:val="24"/>
                <w:szCs w:val="24"/>
              </w:rPr>
              <m:t>x</m:t>
            </m:r>
            <m:ctrlPr>
              <w:rPr>
                <w:rFonts w:ascii="Cambria Math" w:hAnsi="Cambria Math" w:eastAsia="Cambria Math" w:cs="Cambria Math"/>
                <w:i/>
                <w:sz w:val="24"/>
                <w:szCs w:val="24"/>
              </w:rPr>
            </m:ctrlPr>
          </m:e>
        </m:d>
        <m:r>
          <w:rPr>
            <w:rFonts w:ascii="Cambria Math" w:hAnsi="Cambria Math" w:eastAsia="Cambria Math" w:cs="Cambria Math"/>
            <w:sz w:val="24"/>
            <w:szCs w:val="24"/>
          </w:rPr>
          <m:t>=</m:t>
        </m:r>
        <m:d>
          <m:dPr>
            <m:begChr m:val="{"/>
            <m:endChr m:val=""/>
            <m:ctrlPr>
              <w:rPr>
                <w:rFonts w:ascii="Cambria Math" w:hAnsi="Cambria Math" w:eastAsia="Cambria Math" w:cs="Cambria Math"/>
                <w:i/>
                <w:sz w:val="24"/>
                <w:szCs w:val="24"/>
              </w:rPr>
            </m:ctrlPr>
          </m:dPr>
          <m:e>
            <m:eqArr>
              <m:eqArrPr>
                <m:ctrlPr>
                  <w:rPr>
                    <w:rFonts w:ascii="Cambria Math" w:hAnsi="Cambria Math" w:eastAsia="Cambria Math" w:cs="Cambria Math"/>
                    <w:i/>
                    <w:sz w:val="24"/>
                    <w:szCs w:val="24"/>
                  </w:rPr>
                </m:ctrlPr>
              </m:eqArrPr>
              <m:e>
                <m:r>
                  <w:rPr>
                    <w:rFonts w:ascii="Cambria Math" w:hAnsi="Cambria Math" w:eastAsia="Cambria Math" w:cs="Cambria Math"/>
                    <w:sz w:val="24"/>
                    <w:szCs w:val="24"/>
                  </w:rPr>
                  <m:t>n+1,  &amp;n&lt;x&lt;n+1</m:t>
                </m:r>
                <m:ctrlPr>
                  <w:rPr>
                    <w:rFonts w:ascii="Cambria Math" w:hAnsi="Cambria Math" w:eastAsia="Cambria Math" w:cs="Cambria Math"/>
                    <w:i/>
                    <w:sz w:val="24"/>
                    <w:szCs w:val="24"/>
                  </w:rPr>
                </m:ctrlPr>
              </m:e>
              <m:e>
                <m:r>
                  <w:rPr>
                    <w:rFonts w:ascii="Cambria Math" w:hAnsi="Cambria Math" w:eastAsia="Cambria Math" w:cs="Cambria Math"/>
                    <w:sz w:val="24"/>
                    <w:szCs w:val="24"/>
                  </w:rPr>
                  <m:t>n,  &amp;x=n</m:t>
                </m:r>
                <m:ctrlPr>
                  <w:rPr>
                    <w:rFonts w:ascii="Cambria Math" w:hAnsi="Cambria Math" w:eastAsia="Cambria Math" w:cs="Cambria Math"/>
                    <w:i/>
                    <w:sz w:val="24"/>
                    <w:szCs w:val="24"/>
                  </w:rPr>
                </m:ctrlPr>
              </m:e>
            </m:eqArr>
            <m:r>
              <w:rPr>
                <w:rFonts w:ascii="Cambria Math" w:hAnsi="Cambria Math" w:eastAsia="Cambria Math" w:cs="Cambria Math"/>
                <w:sz w:val="24"/>
                <w:szCs w:val="24"/>
              </w:rPr>
              <m:t>,n</m:t>
            </m:r>
            <m:r>
              <m:rPr>
                <m:sty m:val="p"/>
              </m:rPr>
              <w:rPr>
                <w:rFonts w:hint="eastAsia" w:ascii="Cambria Math" w:hAnsi="Cambria Math" w:cs="宋体"/>
                <w:sz w:val="24"/>
                <w:szCs w:val="24"/>
              </w:rPr>
              <m:t>为非负整数</m:t>
            </m:r>
            <m:ctrlPr>
              <w:rPr>
                <w:rFonts w:ascii="Cambria Math" w:hAnsi="Cambria Math" w:eastAsia="Cambria Math" w:cs="Cambria Math"/>
                <w:i/>
                <w:sz w:val="24"/>
                <w:szCs w:val="24"/>
              </w:rPr>
            </m:ctrlPr>
          </m:e>
        </m:d>
      </m:oMath>
      <w:r>
        <w:rPr>
          <w:color w:val="000000"/>
          <w:sz w:val="24"/>
          <w:szCs w:val="24"/>
        </w:rPr>
        <w:t>。</w:t>
      </w:r>
    </w:p>
    <w:p>
      <w:pPr>
        <w:adjustRightInd w:val="0"/>
        <w:snapToGrid w:val="0"/>
        <w:spacing w:line="360" w:lineRule="auto"/>
        <w:ind w:firstLine="480" w:firstLineChars="200"/>
        <w:rPr>
          <w:color w:val="000000"/>
          <w:sz w:val="24"/>
          <w:szCs w:val="24"/>
        </w:rPr>
      </w:pPr>
      <w:r>
        <w:rPr>
          <w:color w:val="000000"/>
          <w:sz w:val="24"/>
          <w:szCs w:val="24"/>
        </w:rPr>
        <w:t>上述效率公式可作为设计数据格式具体方案时的参考，为了保证较多的资源利用效率，只需要提供刚好够用的比特位数即可，避免浪费有限的存储设备资源。</w:t>
      </w:r>
    </w:p>
    <w:p>
      <w:pPr>
        <w:adjustRightInd w:val="0"/>
        <w:snapToGrid w:val="0"/>
        <w:spacing w:line="360" w:lineRule="auto"/>
        <w:ind w:firstLine="480" w:firstLineChars="200"/>
        <w:rPr>
          <w:color w:val="000000"/>
          <w:sz w:val="24"/>
          <w:szCs w:val="24"/>
        </w:rPr>
      </w:pPr>
      <w:r>
        <w:rPr>
          <w:color w:val="000000"/>
          <w:sz w:val="24"/>
          <w:szCs w:val="24"/>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adjustRightInd w:val="0"/>
        <w:snapToGrid w:val="0"/>
        <w:spacing w:line="360" w:lineRule="auto"/>
        <w:ind w:firstLine="480" w:firstLineChars="200"/>
        <w:rPr>
          <w:color w:val="000000"/>
          <w:sz w:val="24"/>
          <w:szCs w:val="24"/>
        </w:rPr>
      </w:pPr>
      <w:r>
        <w:rPr>
          <w:color w:val="000000"/>
          <w:sz w:val="24"/>
          <w:szCs w:val="24"/>
        </w:rPr>
        <w:t>表</w:t>
      </w:r>
      <w:r>
        <w:rPr>
          <w:rFonts w:hint="eastAsia"/>
          <w:color w:val="000000"/>
          <w:sz w:val="24"/>
          <w:szCs w:val="24"/>
        </w:rPr>
        <w:t>4.1中</w:t>
      </w:r>
      <w:r>
        <w:rPr>
          <w:color w:val="000000"/>
          <w:sz w:val="24"/>
          <w:szCs w:val="24"/>
        </w:rPr>
        <w:t>所示为节点名片文件设计样例，其中包括可替代字段，设备根据自身的功能指令对其进行替换。以空调为例，结合空调设备的常用功能，替换部分的设计结果如表所示。通常情况下，一个设备支持的功能指令个数有限（5~15），因此名片文件通常的大小为50~100 Bytes。</w:t>
      </w:r>
    </w:p>
    <w:p>
      <w:pPr>
        <w:snapToGrid w:val="0"/>
        <w:jc w:val="center"/>
        <w:rPr>
          <w:rFonts w:eastAsia="微软雅黑"/>
          <w:color w:val="000000"/>
          <w:szCs w:val="21"/>
        </w:rPr>
      </w:pPr>
    </w:p>
    <w:p>
      <w:pPr>
        <w:jc w:val="center"/>
        <w:rPr>
          <w:color w:val="000000"/>
          <w:szCs w:val="21"/>
        </w:rPr>
      </w:pPr>
      <w:r>
        <w:rPr>
          <w:color w:val="000000"/>
          <w:szCs w:val="21"/>
        </w:rPr>
        <w:t>表</w:t>
      </w:r>
      <w:r>
        <w:rPr>
          <w:rFonts w:hint="eastAsia"/>
          <w:color w:val="000000"/>
          <w:szCs w:val="21"/>
        </w:rPr>
        <w:t>4.1</w:t>
      </w:r>
      <w:r>
        <w:rPr>
          <w:color w:val="000000"/>
          <w:szCs w:val="21"/>
        </w:rPr>
        <w:t xml:space="preserve">  节点名片文件设计样例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385"/>
        <w:gridCol w:w="2370"/>
        <w:gridCol w:w="1455"/>
        <w:gridCol w:w="2730"/>
      </w:tblGrid>
      <w:tr>
        <w:trPr>
          <w:trHeight w:val="420" w:hRule="atLeast"/>
          <w:jc w:val="center"/>
        </w:trPr>
        <w:tc>
          <w:tcPr>
            <w:tcW w:w="8940" w:type="dxa"/>
            <w:gridSpan w:val="4"/>
            <w:shd w:val="clear" w:color="auto" w:fill="auto"/>
            <w:vAlign w:val="center"/>
          </w:tcPr>
          <w:p>
            <w:pPr>
              <w:snapToGrid w:val="0"/>
              <w:rPr>
                <w:rFonts w:eastAsia="微软雅黑"/>
                <w:color w:val="000000"/>
                <w:szCs w:val="21"/>
              </w:rPr>
            </w:pPr>
            <w:r>
              <w:rPr>
                <w:color w:val="000000"/>
                <w:szCs w:val="21"/>
              </w:rPr>
              <w:t>通信交互类的网络状态信息</w:t>
            </w:r>
          </w:p>
        </w:tc>
      </w:tr>
      <w:tr>
        <w:trPr>
          <w:trHeight w:val="22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字段名称</w:t>
            </w:r>
          </w:p>
        </w:tc>
        <w:tc>
          <w:tcPr>
            <w:tcW w:w="2370" w:type="dxa"/>
            <w:shd w:val="clear" w:color="auto" w:fill="auto"/>
            <w:vAlign w:val="center"/>
          </w:tcPr>
          <w:p>
            <w:pPr>
              <w:snapToGrid w:val="0"/>
              <w:jc w:val="center"/>
              <w:rPr>
                <w:rFonts w:eastAsia="微软雅黑"/>
                <w:color w:val="000000"/>
                <w:szCs w:val="21"/>
              </w:rPr>
            </w:pPr>
            <w:r>
              <w:rPr>
                <w:color w:val="000000"/>
                <w:szCs w:val="21"/>
              </w:rPr>
              <w:t>字段代码</w:t>
            </w:r>
          </w:p>
        </w:tc>
        <w:tc>
          <w:tcPr>
            <w:tcW w:w="1455" w:type="dxa"/>
            <w:shd w:val="clear" w:color="auto" w:fill="auto"/>
            <w:vAlign w:val="center"/>
          </w:tcPr>
          <w:p>
            <w:pPr>
              <w:snapToGrid w:val="0"/>
              <w:jc w:val="center"/>
              <w:rPr>
                <w:rFonts w:eastAsia="微软雅黑"/>
                <w:color w:val="000000"/>
                <w:szCs w:val="21"/>
              </w:rPr>
            </w:pPr>
            <w:r>
              <w:rPr>
                <w:color w:val="000000"/>
                <w:szCs w:val="21"/>
              </w:rPr>
              <w:t>占用字节</w:t>
            </w:r>
          </w:p>
        </w:tc>
        <w:tc>
          <w:tcPr>
            <w:tcW w:w="2730" w:type="dxa"/>
            <w:shd w:val="clear" w:color="auto" w:fill="auto"/>
            <w:vAlign w:val="center"/>
          </w:tcPr>
          <w:p>
            <w:pPr>
              <w:snapToGrid w:val="0"/>
              <w:jc w:val="center"/>
              <w:rPr>
                <w:rFonts w:eastAsia="微软雅黑"/>
                <w:color w:val="000000"/>
                <w:szCs w:val="21"/>
              </w:rPr>
            </w:pPr>
            <w:r>
              <w:rPr>
                <w:color w:val="000000"/>
                <w:szCs w:val="21"/>
              </w:rPr>
              <w:t>说明</w:t>
            </w:r>
          </w:p>
        </w:tc>
      </w:tr>
      <w:tr>
        <w:trPr>
          <w:trHeight w:val="19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设备网络编号</w:t>
            </w:r>
          </w:p>
        </w:tc>
        <w:tc>
          <w:tcPr>
            <w:tcW w:w="2370" w:type="dxa"/>
            <w:shd w:val="clear" w:color="auto" w:fill="auto"/>
            <w:vAlign w:val="center"/>
          </w:tcPr>
          <w:p>
            <w:pPr>
              <w:snapToGrid w:val="0"/>
              <w:jc w:val="center"/>
              <w:rPr>
                <w:rFonts w:eastAsia="微软雅黑"/>
                <w:color w:val="000000"/>
                <w:szCs w:val="21"/>
              </w:rPr>
            </w:pPr>
            <w:r>
              <w:rPr>
                <w:color w:val="000000"/>
                <w:szCs w:val="21"/>
              </w:rPr>
              <w:t>Node_Num</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0-255，标识设备号</w:t>
            </w:r>
          </w:p>
        </w:tc>
      </w:tr>
      <w:tr>
        <w:trPr>
          <w:trHeight w:val="27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设备组网络编号</w:t>
            </w:r>
          </w:p>
        </w:tc>
        <w:tc>
          <w:tcPr>
            <w:tcW w:w="2370" w:type="dxa"/>
            <w:shd w:val="clear" w:color="auto" w:fill="auto"/>
            <w:vAlign w:val="center"/>
          </w:tcPr>
          <w:p>
            <w:pPr>
              <w:snapToGrid w:val="0"/>
              <w:jc w:val="center"/>
              <w:rPr>
                <w:rFonts w:eastAsia="微软雅黑"/>
                <w:color w:val="000000"/>
                <w:szCs w:val="21"/>
              </w:rPr>
            </w:pPr>
            <w:r>
              <w:rPr>
                <w:color w:val="000000"/>
                <w:szCs w:val="21"/>
              </w:rPr>
              <w:t>NoGRP_Num</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0-255，表示设备组号</w:t>
            </w:r>
          </w:p>
        </w:tc>
      </w:tr>
      <w:tr>
        <w:trPr>
          <w:trHeight w:val="10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设备MAC地址</w:t>
            </w:r>
          </w:p>
        </w:tc>
        <w:tc>
          <w:tcPr>
            <w:tcW w:w="2370" w:type="dxa"/>
            <w:shd w:val="clear" w:color="auto" w:fill="auto"/>
            <w:vAlign w:val="center"/>
          </w:tcPr>
          <w:p>
            <w:pPr>
              <w:snapToGrid w:val="0"/>
              <w:jc w:val="center"/>
              <w:rPr>
                <w:rFonts w:eastAsia="微软雅黑"/>
                <w:color w:val="000000"/>
                <w:szCs w:val="21"/>
              </w:rPr>
            </w:pPr>
            <w:r>
              <w:rPr>
                <w:color w:val="000000"/>
                <w:szCs w:val="21"/>
              </w:rPr>
              <w:t>Node_MAC</w:t>
            </w:r>
          </w:p>
        </w:tc>
        <w:tc>
          <w:tcPr>
            <w:tcW w:w="1455" w:type="dxa"/>
            <w:shd w:val="clear" w:color="auto" w:fill="auto"/>
            <w:vAlign w:val="center"/>
          </w:tcPr>
          <w:p>
            <w:pPr>
              <w:snapToGrid w:val="0"/>
              <w:jc w:val="center"/>
              <w:rPr>
                <w:rFonts w:eastAsia="微软雅黑"/>
                <w:color w:val="000000"/>
                <w:szCs w:val="21"/>
              </w:rPr>
            </w:pPr>
            <w:r>
              <w:rPr>
                <w:color w:val="000000"/>
                <w:szCs w:val="21"/>
              </w:rPr>
              <w:t>6B</w:t>
            </w:r>
          </w:p>
        </w:tc>
        <w:tc>
          <w:tcPr>
            <w:tcW w:w="2730" w:type="dxa"/>
            <w:shd w:val="clear" w:color="auto" w:fill="auto"/>
            <w:vAlign w:val="center"/>
          </w:tcPr>
          <w:p>
            <w:pPr>
              <w:snapToGrid w:val="0"/>
              <w:rPr>
                <w:rFonts w:eastAsia="微软雅黑"/>
                <w:color w:val="000000"/>
                <w:szCs w:val="21"/>
              </w:rPr>
            </w:pPr>
            <w:r>
              <w:rPr>
                <w:color w:val="000000"/>
                <w:szCs w:val="21"/>
              </w:rPr>
              <w:t>48字节唯一MAC地址码</w:t>
            </w:r>
          </w:p>
        </w:tc>
      </w:tr>
      <w:tr>
        <w:trPr>
          <w:trHeight w:val="30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设备状态</w:t>
            </w:r>
          </w:p>
        </w:tc>
        <w:tc>
          <w:tcPr>
            <w:tcW w:w="2370" w:type="dxa"/>
            <w:shd w:val="clear" w:color="auto" w:fill="auto"/>
            <w:vAlign w:val="center"/>
          </w:tcPr>
          <w:p>
            <w:pPr>
              <w:snapToGrid w:val="0"/>
              <w:jc w:val="center"/>
              <w:rPr>
                <w:rFonts w:eastAsia="微软雅黑"/>
                <w:color w:val="000000"/>
                <w:szCs w:val="21"/>
              </w:rPr>
            </w:pPr>
            <w:r>
              <w:rPr>
                <w:color w:val="000000"/>
                <w:szCs w:val="21"/>
              </w:rPr>
              <w:t>Node_STATE</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广播/扫描/加入/退出</w:t>
            </w:r>
          </w:p>
        </w:tc>
      </w:tr>
      <w:tr>
        <w:trPr>
          <w:trHeight w:val="22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入网时间</w:t>
            </w:r>
          </w:p>
        </w:tc>
        <w:tc>
          <w:tcPr>
            <w:tcW w:w="2370" w:type="dxa"/>
            <w:shd w:val="clear" w:color="auto" w:fill="auto"/>
            <w:vAlign w:val="center"/>
          </w:tcPr>
          <w:p>
            <w:pPr>
              <w:snapToGrid w:val="0"/>
              <w:jc w:val="center"/>
              <w:rPr>
                <w:rFonts w:eastAsia="微软雅黑"/>
                <w:color w:val="000000"/>
                <w:szCs w:val="21"/>
              </w:rPr>
            </w:pPr>
            <w:r>
              <w:rPr>
                <w:color w:val="000000"/>
                <w:szCs w:val="21"/>
              </w:rPr>
              <w:t>Node_TTL</w:t>
            </w:r>
          </w:p>
        </w:tc>
        <w:tc>
          <w:tcPr>
            <w:tcW w:w="1455" w:type="dxa"/>
            <w:shd w:val="clear" w:color="auto" w:fill="auto"/>
            <w:vAlign w:val="center"/>
          </w:tcPr>
          <w:p>
            <w:pPr>
              <w:snapToGrid w:val="0"/>
              <w:jc w:val="center"/>
              <w:rPr>
                <w:rFonts w:eastAsia="微软雅黑"/>
                <w:color w:val="000000"/>
                <w:szCs w:val="21"/>
              </w:rPr>
            </w:pPr>
            <w:r>
              <w:rPr>
                <w:color w:val="000000"/>
                <w:szCs w:val="21"/>
              </w:rPr>
              <w:t>2B</w:t>
            </w:r>
          </w:p>
        </w:tc>
        <w:tc>
          <w:tcPr>
            <w:tcW w:w="2730" w:type="dxa"/>
            <w:shd w:val="clear" w:color="auto" w:fill="auto"/>
            <w:vAlign w:val="center"/>
          </w:tcPr>
          <w:p>
            <w:pPr>
              <w:snapToGrid w:val="0"/>
              <w:rPr>
                <w:rFonts w:eastAsia="微软雅黑"/>
                <w:color w:val="000000"/>
                <w:szCs w:val="21"/>
              </w:rPr>
            </w:pPr>
            <w:r>
              <w:rPr>
                <w:color w:val="000000"/>
                <w:szCs w:val="21"/>
              </w:rPr>
              <w:t>加入网络后计时，单位为s</w:t>
            </w:r>
          </w:p>
        </w:tc>
      </w:tr>
      <w:tr>
        <w:trPr>
          <w:trHeight w:val="18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设备优先级</w:t>
            </w:r>
          </w:p>
        </w:tc>
        <w:tc>
          <w:tcPr>
            <w:tcW w:w="2370" w:type="dxa"/>
            <w:shd w:val="clear" w:color="auto" w:fill="auto"/>
            <w:vAlign w:val="center"/>
          </w:tcPr>
          <w:p>
            <w:pPr>
              <w:snapToGrid w:val="0"/>
              <w:jc w:val="center"/>
              <w:rPr>
                <w:rFonts w:eastAsia="微软雅黑"/>
                <w:color w:val="000000"/>
                <w:szCs w:val="21"/>
              </w:rPr>
            </w:pPr>
            <w:r>
              <w:rPr>
                <w:color w:val="000000"/>
                <w:szCs w:val="21"/>
              </w:rPr>
              <w:t>Node_PRIOR</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0-15，数字越小优先级越高</w:t>
            </w:r>
          </w:p>
        </w:tc>
      </w:tr>
      <w:tr>
        <w:trPr>
          <w:trHeight w:val="144"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队列长度</w:t>
            </w:r>
          </w:p>
        </w:tc>
        <w:tc>
          <w:tcPr>
            <w:tcW w:w="2370" w:type="dxa"/>
            <w:shd w:val="clear" w:color="auto" w:fill="auto"/>
            <w:vAlign w:val="center"/>
          </w:tcPr>
          <w:p>
            <w:pPr>
              <w:snapToGrid w:val="0"/>
              <w:jc w:val="center"/>
              <w:rPr>
                <w:rFonts w:eastAsia="微软雅黑"/>
                <w:color w:val="000000"/>
                <w:szCs w:val="21"/>
              </w:rPr>
            </w:pPr>
            <w:r>
              <w:rPr>
                <w:color w:val="000000"/>
                <w:szCs w:val="21"/>
              </w:rPr>
              <w:t>Node_BACKLOG</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多节点相识等候队列大小</w:t>
            </w:r>
          </w:p>
        </w:tc>
      </w:tr>
      <w:tr>
        <w:trPr>
          <w:trHeight w:val="15"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已排队时间</w:t>
            </w:r>
          </w:p>
        </w:tc>
        <w:tc>
          <w:tcPr>
            <w:tcW w:w="2370" w:type="dxa"/>
            <w:shd w:val="clear" w:color="auto" w:fill="auto"/>
            <w:vAlign w:val="center"/>
          </w:tcPr>
          <w:p>
            <w:pPr>
              <w:snapToGrid w:val="0"/>
              <w:jc w:val="center"/>
              <w:rPr>
                <w:rFonts w:eastAsia="微软雅黑"/>
                <w:color w:val="000000"/>
                <w:szCs w:val="21"/>
              </w:rPr>
            </w:pPr>
            <w:r>
              <w:rPr>
                <w:color w:val="000000"/>
                <w:szCs w:val="21"/>
              </w:rPr>
              <w:t>Node_QUEUETIME</w:t>
            </w:r>
          </w:p>
        </w:tc>
        <w:tc>
          <w:tcPr>
            <w:tcW w:w="1455" w:type="dxa"/>
            <w:shd w:val="clear" w:color="auto" w:fill="auto"/>
            <w:vAlign w:val="center"/>
          </w:tcPr>
          <w:p>
            <w:pPr>
              <w:snapToGrid w:val="0"/>
              <w:jc w:val="center"/>
              <w:rPr>
                <w:rFonts w:eastAsia="微软雅黑"/>
                <w:color w:val="000000"/>
                <w:szCs w:val="21"/>
              </w:rPr>
            </w:pPr>
            <w:r>
              <w:rPr>
                <w:color w:val="000000"/>
                <w:szCs w:val="21"/>
              </w:rPr>
              <w:t>2B</w:t>
            </w:r>
          </w:p>
        </w:tc>
        <w:tc>
          <w:tcPr>
            <w:tcW w:w="2730" w:type="dxa"/>
            <w:shd w:val="clear" w:color="auto" w:fill="auto"/>
            <w:vAlign w:val="center"/>
          </w:tcPr>
          <w:p>
            <w:pPr>
              <w:snapToGrid w:val="0"/>
              <w:rPr>
                <w:rFonts w:eastAsia="微软雅黑"/>
                <w:color w:val="000000"/>
                <w:szCs w:val="21"/>
              </w:rPr>
            </w:pPr>
            <w:r>
              <w:rPr>
                <w:color w:val="000000"/>
                <w:szCs w:val="21"/>
              </w:rPr>
              <w:t>待相识在队列中排队时间</w:t>
            </w:r>
          </w:p>
        </w:tc>
      </w:tr>
      <w:tr>
        <w:trPr>
          <w:trHeight w:val="15"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加密协议</w:t>
            </w:r>
          </w:p>
        </w:tc>
        <w:tc>
          <w:tcPr>
            <w:tcW w:w="2370" w:type="dxa"/>
            <w:shd w:val="clear" w:color="auto" w:fill="auto"/>
            <w:vAlign w:val="center"/>
          </w:tcPr>
          <w:p>
            <w:pPr>
              <w:snapToGrid w:val="0"/>
              <w:jc w:val="center"/>
              <w:rPr>
                <w:rFonts w:eastAsia="微软雅黑"/>
                <w:color w:val="000000"/>
                <w:szCs w:val="21"/>
              </w:rPr>
            </w:pPr>
            <w:r>
              <w:rPr>
                <w:color w:val="000000"/>
                <w:szCs w:val="21"/>
              </w:rPr>
              <w:t>Node_ENCRYPT</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WPA/WEP/EAP/AES-CCM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路由协议</w:t>
            </w:r>
          </w:p>
        </w:tc>
        <w:tc>
          <w:tcPr>
            <w:tcW w:w="2370" w:type="dxa"/>
            <w:shd w:val="clear" w:color="auto" w:fill="auto"/>
            <w:vAlign w:val="center"/>
          </w:tcPr>
          <w:p>
            <w:pPr>
              <w:snapToGrid w:val="0"/>
              <w:jc w:val="center"/>
              <w:rPr>
                <w:rFonts w:eastAsia="微软雅黑"/>
                <w:color w:val="000000"/>
                <w:szCs w:val="21"/>
              </w:rPr>
            </w:pPr>
            <w:r>
              <w:rPr>
                <w:color w:val="000000"/>
                <w:szCs w:val="21"/>
              </w:rPr>
              <w:t>Node_ROUTE</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01:洪泛 10：AODV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8940" w:type="dxa"/>
            <w:gridSpan w:val="4"/>
            <w:shd w:val="clear" w:color="auto" w:fill="auto"/>
            <w:vAlign w:val="center"/>
          </w:tcPr>
          <w:p>
            <w:pPr>
              <w:snapToGrid w:val="0"/>
              <w:rPr>
                <w:rFonts w:eastAsia="微软雅黑"/>
                <w:color w:val="000000"/>
                <w:szCs w:val="21"/>
              </w:rPr>
            </w:pPr>
            <w:r>
              <w:rPr>
                <w:color w:val="000000"/>
                <w:szCs w:val="21"/>
              </w:rPr>
              <w:t>功能操作类的功能指令集合</w:t>
            </w:r>
          </w:p>
        </w:tc>
      </w:tr>
      <w:tr>
        <w:trPr>
          <w:trHeight w:val="264"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字段名称</w:t>
            </w:r>
          </w:p>
        </w:tc>
        <w:tc>
          <w:tcPr>
            <w:tcW w:w="2370" w:type="dxa"/>
            <w:shd w:val="clear" w:color="auto" w:fill="auto"/>
            <w:vAlign w:val="center"/>
          </w:tcPr>
          <w:p>
            <w:pPr>
              <w:snapToGrid w:val="0"/>
              <w:jc w:val="center"/>
              <w:rPr>
                <w:rFonts w:eastAsia="微软雅黑"/>
                <w:color w:val="000000"/>
                <w:szCs w:val="21"/>
              </w:rPr>
            </w:pPr>
            <w:r>
              <w:rPr>
                <w:color w:val="000000"/>
                <w:szCs w:val="21"/>
              </w:rPr>
              <w:t>字段代码</w:t>
            </w:r>
          </w:p>
        </w:tc>
        <w:tc>
          <w:tcPr>
            <w:tcW w:w="1455" w:type="dxa"/>
            <w:shd w:val="clear" w:color="auto" w:fill="auto"/>
            <w:vAlign w:val="center"/>
          </w:tcPr>
          <w:p>
            <w:pPr>
              <w:snapToGrid w:val="0"/>
              <w:jc w:val="center"/>
              <w:rPr>
                <w:rFonts w:eastAsia="微软雅黑"/>
                <w:color w:val="000000"/>
                <w:szCs w:val="21"/>
              </w:rPr>
            </w:pPr>
            <w:r>
              <w:rPr>
                <w:color w:val="000000"/>
                <w:szCs w:val="21"/>
              </w:rPr>
              <w:t>占用字节</w:t>
            </w:r>
          </w:p>
        </w:tc>
        <w:tc>
          <w:tcPr>
            <w:tcW w:w="2730" w:type="dxa"/>
            <w:shd w:val="clear" w:color="auto" w:fill="auto"/>
            <w:vAlign w:val="center"/>
          </w:tcPr>
          <w:p>
            <w:pPr>
              <w:snapToGrid w:val="0"/>
              <w:rPr>
                <w:rFonts w:eastAsia="微软雅黑"/>
                <w:color w:val="000000"/>
                <w:szCs w:val="21"/>
              </w:rPr>
            </w:pPr>
            <w:r>
              <w:rPr>
                <w:color w:val="000000"/>
                <w:szCs w:val="21"/>
              </w:rPr>
              <w:t>说明</w:t>
            </w:r>
          </w:p>
        </w:tc>
      </w:tr>
      <w:tr>
        <w:trPr>
          <w:trHeight w:val="21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设备标识</w:t>
            </w:r>
          </w:p>
        </w:tc>
        <w:tc>
          <w:tcPr>
            <w:tcW w:w="2370" w:type="dxa"/>
            <w:shd w:val="clear" w:color="auto" w:fill="auto"/>
            <w:vAlign w:val="center"/>
          </w:tcPr>
          <w:p>
            <w:pPr>
              <w:snapToGrid w:val="0"/>
              <w:jc w:val="center"/>
              <w:rPr>
                <w:rFonts w:eastAsia="微软雅黑"/>
                <w:color w:val="000000"/>
                <w:szCs w:val="21"/>
              </w:rPr>
            </w:pPr>
            <w:r>
              <w:rPr>
                <w:color w:val="000000"/>
                <w:szCs w:val="21"/>
              </w:rPr>
              <w:t>Node_ID</w:t>
            </w:r>
          </w:p>
        </w:tc>
        <w:tc>
          <w:tcPr>
            <w:tcW w:w="1455" w:type="dxa"/>
            <w:shd w:val="clear" w:color="auto" w:fill="auto"/>
            <w:vAlign w:val="center"/>
          </w:tcPr>
          <w:p>
            <w:pPr>
              <w:snapToGrid w:val="0"/>
              <w:jc w:val="center"/>
              <w:rPr>
                <w:rFonts w:eastAsia="微软雅黑"/>
                <w:color w:val="000000"/>
                <w:szCs w:val="21"/>
              </w:rPr>
            </w:pPr>
            <w:r>
              <w:rPr>
                <w:color w:val="000000"/>
                <w:szCs w:val="21"/>
              </w:rPr>
              <w:t>2B</w:t>
            </w:r>
          </w:p>
        </w:tc>
        <w:tc>
          <w:tcPr>
            <w:tcW w:w="2730" w:type="dxa"/>
            <w:shd w:val="clear" w:color="auto" w:fill="auto"/>
            <w:vAlign w:val="center"/>
          </w:tcPr>
          <w:p>
            <w:pPr>
              <w:snapToGrid w:val="0"/>
              <w:rPr>
                <w:rFonts w:eastAsia="微软雅黑"/>
                <w:color w:val="000000"/>
                <w:szCs w:val="21"/>
              </w:rPr>
            </w:pPr>
            <w:r>
              <w:rPr>
                <w:color w:val="000000"/>
                <w:szCs w:val="21"/>
              </w:rPr>
              <w:t>13位设备厂商代码</w:t>
            </w:r>
          </w:p>
          <w:p>
            <w:pPr>
              <w:snapToGrid w:val="0"/>
              <w:rPr>
                <w:rFonts w:eastAsia="微软雅黑"/>
                <w:color w:val="000000"/>
                <w:szCs w:val="21"/>
              </w:rPr>
            </w:pPr>
            <w:r>
              <w:rPr>
                <w:color w:val="000000"/>
                <w:szCs w:val="21"/>
              </w:rPr>
              <w:t>(GB12904-2008)</w:t>
            </w:r>
          </w:p>
        </w:tc>
      </w:tr>
      <w:tr>
        <w:trPr>
          <w:trHeight w:val="18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设备大类</w:t>
            </w:r>
          </w:p>
        </w:tc>
        <w:tc>
          <w:tcPr>
            <w:tcW w:w="2370" w:type="dxa"/>
            <w:shd w:val="clear" w:color="auto" w:fill="auto"/>
            <w:vAlign w:val="center"/>
          </w:tcPr>
          <w:p>
            <w:pPr>
              <w:snapToGrid w:val="0"/>
              <w:jc w:val="center"/>
              <w:rPr>
                <w:rFonts w:eastAsia="微软雅黑"/>
                <w:color w:val="000000"/>
                <w:szCs w:val="21"/>
              </w:rPr>
            </w:pPr>
            <w:r>
              <w:rPr>
                <w:color w:val="000000"/>
                <w:szCs w:val="21"/>
              </w:rPr>
              <w:t>Node_Type_1</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vMerge w:val="restart"/>
            <w:shd w:val="clear" w:color="auto" w:fill="auto"/>
            <w:vAlign w:val="center"/>
          </w:tcPr>
          <w:p>
            <w:pPr>
              <w:snapToGrid w:val="0"/>
              <w:rPr>
                <w:rFonts w:eastAsia="微软雅黑"/>
                <w:color w:val="000000"/>
                <w:szCs w:val="21"/>
              </w:rPr>
            </w:pPr>
            <w:r>
              <w:rPr>
                <w:color w:val="000000"/>
                <w:szCs w:val="21"/>
              </w:rPr>
              <w:t>设备所属类别划分</w:t>
            </w:r>
          </w:p>
          <w:p>
            <w:pPr>
              <w:snapToGrid w:val="0"/>
              <w:rPr>
                <w:rFonts w:eastAsia="微软雅黑"/>
                <w:color w:val="000000"/>
                <w:szCs w:val="21"/>
              </w:rPr>
            </w:pPr>
            <w:r>
              <w:rPr>
                <w:color w:val="000000"/>
                <w:szCs w:val="21"/>
              </w:rPr>
              <w:t>(GB35143-2017)</w:t>
            </w:r>
          </w:p>
        </w:tc>
      </w:tr>
      <w:tr>
        <w:trPr>
          <w:trHeight w:val="264"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设备中类</w:t>
            </w:r>
          </w:p>
        </w:tc>
        <w:tc>
          <w:tcPr>
            <w:tcW w:w="2370" w:type="dxa"/>
            <w:shd w:val="clear" w:color="auto" w:fill="auto"/>
            <w:vAlign w:val="center"/>
          </w:tcPr>
          <w:p>
            <w:pPr>
              <w:snapToGrid w:val="0"/>
              <w:jc w:val="center"/>
              <w:rPr>
                <w:rFonts w:eastAsia="微软雅黑"/>
                <w:color w:val="000000"/>
                <w:szCs w:val="21"/>
              </w:rPr>
            </w:pPr>
            <w:r>
              <w:rPr>
                <w:color w:val="000000"/>
                <w:szCs w:val="21"/>
              </w:rPr>
              <w:t>Node_Type_2</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vMerge w:val="continue"/>
            <w:shd w:val="clear" w:color="auto" w:fill="auto"/>
            <w:vAlign w:val="center"/>
          </w:tcPr>
          <w:p>
            <w:pPr>
              <w:snapToGrid w:val="0"/>
              <w:jc w:val="left"/>
              <w:rPr>
                <w:rFonts w:eastAsia="微软雅黑"/>
                <w:color w:val="000000"/>
                <w:szCs w:val="21"/>
              </w:rPr>
            </w:pPr>
          </w:p>
        </w:tc>
      </w:tr>
      <w:tr>
        <w:trPr>
          <w:trHeight w:val="9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设备小类</w:t>
            </w:r>
          </w:p>
        </w:tc>
        <w:tc>
          <w:tcPr>
            <w:tcW w:w="2370" w:type="dxa"/>
            <w:shd w:val="clear" w:color="auto" w:fill="auto"/>
            <w:vAlign w:val="center"/>
          </w:tcPr>
          <w:p>
            <w:pPr>
              <w:snapToGrid w:val="0"/>
              <w:jc w:val="center"/>
              <w:rPr>
                <w:rFonts w:eastAsia="微软雅黑"/>
                <w:color w:val="000000"/>
                <w:szCs w:val="21"/>
              </w:rPr>
            </w:pPr>
            <w:r>
              <w:rPr>
                <w:color w:val="000000"/>
                <w:szCs w:val="21"/>
              </w:rPr>
              <w:t>Node_Type_3</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vMerge w:val="continue"/>
            <w:shd w:val="clear" w:color="auto" w:fill="auto"/>
            <w:vAlign w:val="center"/>
          </w:tcPr>
          <w:p>
            <w:pPr>
              <w:snapToGrid w:val="0"/>
              <w:jc w:val="left"/>
              <w:rPr>
                <w:rFonts w:eastAsia="微软雅黑"/>
                <w:color w:val="000000"/>
                <w:szCs w:val="21"/>
              </w:rPr>
            </w:pPr>
          </w:p>
        </w:tc>
      </w:tr>
      <w:tr>
        <w:trPr>
          <w:trHeight w:val="4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产品型号</w:t>
            </w:r>
          </w:p>
        </w:tc>
        <w:tc>
          <w:tcPr>
            <w:tcW w:w="2370" w:type="dxa"/>
            <w:shd w:val="clear" w:color="auto" w:fill="auto"/>
            <w:vAlign w:val="center"/>
          </w:tcPr>
          <w:p>
            <w:pPr>
              <w:snapToGrid w:val="0"/>
              <w:jc w:val="center"/>
              <w:rPr>
                <w:rFonts w:eastAsia="微软雅黑"/>
                <w:color w:val="000000"/>
                <w:szCs w:val="21"/>
              </w:rPr>
            </w:pPr>
            <w:r>
              <w:rPr>
                <w:color w:val="000000"/>
                <w:szCs w:val="21"/>
              </w:rPr>
              <w:t>Node_Model</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厂家自定义</w:t>
            </w:r>
          </w:p>
        </w:tc>
      </w:tr>
      <w:tr>
        <w:trPr>
          <w:trHeight w:val="13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电子序列号</w:t>
            </w:r>
          </w:p>
        </w:tc>
        <w:tc>
          <w:tcPr>
            <w:tcW w:w="2370" w:type="dxa"/>
            <w:shd w:val="clear" w:color="auto" w:fill="auto"/>
            <w:vAlign w:val="center"/>
          </w:tcPr>
          <w:p>
            <w:pPr>
              <w:snapToGrid w:val="0"/>
              <w:jc w:val="center"/>
              <w:rPr>
                <w:rFonts w:eastAsia="微软雅黑"/>
                <w:color w:val="000000"/>
                <w:szCs w:val="21"/>
              </w:rPr>
            </w:pPr>
            <w:r>
              <w:rPr>
                <w:color w:val="000000"/>
                <w:szCs w:val="21"/>
              </w:rPr>
              <w:t>Node_Serial</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shd w:val="clear" w:color="auto" w:fill="auto"/>
            <w:vAlign w:val="center"/>
          </w:tcPr>
          <w:p>
            <w:pPr>
              <w:snapToGrid w:val="0"/>
              <w:rPr>
                <w:rFonts w:eastAsia="微软雅黑"/>
                <w:color w:val="000000"/>
                <w:szCs w:val="21"/>
              </w:rPr>
            </w:pPr>
            <w:r>
              <w:rPr>
                <w:color w:val="000000"/>
                <w:szCs w:val="21"/>
              </w:rPr>
              <w:t>32位ESN码</w:t>
            </w:r>
          </w:p>
        </w:tc>
      </w:tr>
      <w:tr>
        <w:trPr>
          <w:trHeight w:val="42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版本号</w:t>
            </w:r>
          </w:p>
        </w:tc>
        <w:tc>
          <w:tcPr>
            <w:tcW w:w="2370" w:type="dxa"/>
            <w:shd w:val="clear" w:color="auto" w:fill="auto"/>
            <w:vAlign w:val="center"/>
          </w:tcPr>
          <w:p>
            <w:pPr>
              <w:snapToGrid w:val="0"/>
              <w:jc w:val="center"/>
              <w:rPr>
                <w:rFonts w:eastAsia="微软雅黑"/>
                <w:color w:val="000000"/>
                <w:szCs w:val="21"/>
              </w:rPr>
            </w:pPr>
            <w:r>
              <w:rPr>
                <w:color w:val="000000"/>
                <w:szCs w:val="21"/>
              </w:rPr>
              <w:t>Node_Version</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厂家自定义</w:t>
            </w:r>
          </w:p>
        </w:tc>
      </w:tr>
      <w:tr>
        <w:trPr>
          <w:trHeight w:val="13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功能指令数</w:t>
            </w:r>
          </w:p>
        </w:tc>
        <w:tc>
          <w:tcPr>
            <w:tcW w:w="2370" w:type="dxa"/>
            <w:shd w:val="clear" w:color="auto" w:fill="auto"/>
            <w:vAlign w:val="center"/>
          </w:tcPr>
          <w:p>
            <w:pPr>
              <w:snapToGrid w:val="0"/>
              <w:jc w:val="center"/>
              <w:rPr>
                <w:rFonts w:eastAsia="微软雅黑"/>
                <w:color w:val="000000"/>
                <w:szCs w:val="21"/>
              </w:rPr>
            </w:pPr>
            <w:r>
              <w:rPr>
                <w:color w:val="000000"/>
                <w:szCs w:val="21"/>
              </w:rPr>
              <w:t>Node_FuncNum</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厂家自定义</w:t>
            </w:r>
          </w:p>
        </w:tc>
      </w:tr>
      <w:tr>
        <w:trPr>
          <w:trHeight w:val="9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功能指令1</w:t>
            </w:r>
          </w:p>
        </w:tc>
        <w:tc>
          <w:tcPr>
            <w:tcW w:w="2370" w:type="dxa"/>
            <w:shd w:val="clear" w:color="auto" w:fill="auto"/>
            <w:vAlign w:val="center"/>
          </w:tcPr>
          <w:p>
            <w:pPr>
              <w:snapToGrid w:val="0"/>
              <w:jc w:val="center"/>
              <w:rPr>
                <w:rFonts w:eastAsia="微软雅黑"/>
                <w:color w:val="000000"/>
                <w:szCs w:val="21"/>
              </w:rPr>
            </w:pPr>
            <w:r>
              <w:rPr>
                <w:color w:val="000000"/>
                <w:szCs w:val="21"/>
              </w:rPr>
              <w:t>Node_Func1</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vMerge w:val="restart"/>
            <w:shd w:val="clear" w:color="auto" w:fill="auto"/>
            <w:vAlign w:val="center"/>
          </w:tcPr>
          <w:p>
            <w:pPr>
              <w:snapToGrid w:val="0"/>
              <w:rPr>
                <w:rFonts w:eastAsia="微软雅黑"/>
                <w:color w:val="000000"/>
                <w:szCs w:val="21"/>
              </w:rPr>
            </w:pPr>
            <w:r>
              <w:rPr>
                <w:color w:val="000000"/>
                <w:szCs w:val="21"/>
              </w:rPr>
              <w:t> (举例见表格下方)</w:t>
            </w:r>
          </w:p>
        </w:tc>
      </w:tr>
      <w:tr>
        <w:trPr>
          <w:trHeight w:val="6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功能指令2</w:t>
            </w:r>
          </w:p>
        </w:tc>
        <w:tc>
          <w:tcPr>
            <w:tcW w:w="2370" w:type="dxa"/>
            <w:shd w:val="clear" w:color="auto" w:fill="auto"/>
            <w:vAlign w:val="center"/>
          </w:tcPr>
          <w:p>
            <w:pPr>
              <w:snapToGrid w:val="0"/>
              <w:jc w:val="center"/>
              <w:rPr>
                <w:rFonts w:eastAsia="微软雅黑"/>
                <w:color w:val="000000"/>
                <w:szCs w:val="21"/>
              </w:rPr>
            </w:pPr>
            <w:r>
              <w:rPr>
                <w:color w:val="000000"/>
                <w:szCs w:val="21"/>
              </w:rPr>
              <w:t>Node_Func2</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vMerge w:val="continue"/>
            <w:shd w:val="clear" w:color="auto" w:fill="auto"/>
            <w:vAlign w:val="center"/>
          </w:tcPr>
          <w:p>
            <w:pPr>
              <w:snapToGrid w:val="0"/>
              <w:jc w:val="left"/>
              <w:rPr>
                <w:rFonts w:eastAsia="微软雅黑"/>
                <w:color w:val="000000"/>
                <w:szCs w:val="21"/>
              </w:rPr>
            </w:pPr>
          </w:p>
        </w:tc>
      </w:tr>
      <w:tr>
        <w:trPr>
          <w:trHeight w:val="2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功能指令N</w:t>
            </w:r>
          </w:p>
        </w:tc>
        <w:tc>
          <w:tcPr>
            <w:tcW w:w="2370" w:type="dxa"/>
            <w:shd w:val="clear" w:color="auto" w:fill="auto"/>
            <w:vAlign w:val="center"/>
          </w:tcPr>
          <w:p>
            <w:pPr>
              <w:snapToGrid w:val="0"/>
              <w:jc w:val="center"/>
              <w:rPr>
                <w:rFonts w:eastAsia="微软雅黑"/>
                <w:color w:val="000000"/>
                <w:szCs w:val="21"/>
              </w:rPr>
            </w:pPr>
            <w:r>
              <w:rPr>
                <w:color w:val="000000"/>
                <w:szCs w:val="21"/>
              </w:rPr>
              <w:t>Node_FuncN</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vMerge w:val="continue"/>
            <w:shd w:val="clear" w:color="auto" w:fill="auto"/>
            <w:vAlign w:val="center"/>
          </w:tcPr>
          <w:p>
            <w:pPr>
              <w:snapToGrid w:val="0"/>
              <w:jc w:val="left"/>
              <w:rPr>
                <w:rFonts w:eastAsia="微软雅黑"/>
                <w:color w:val="000000"/>
                <w:szCs w:val="21"/>
              </w:rPr>
            </w:pPr>
          </w:p>
        </w:tc>
      </w:tr>
    </w:tbl>
    <w:p>
      <w:pPr>
        <w:snapToGrid w:val="0"/>
        <w:jc w:val="left"/>
        <w:rPr>
          <w:rFonts w:eastAsia="微软雅黑"/>
          <w:color w:val="000000"/>
          <w:szCs w:val="21"/>
        </w:rPr>
      </w:pPr>
      <w:r>
        <w:rPr>
          <w:color w:val="000000"/>
          <w:szCs w:val="21"/>
        </w:rPr>
        <w:t xml:space="preserve"> </w:t>
      </w:r>
    </w:p>
    <w:p>
      <w:pPr>
        <w:jc w:val="center"/>
        <w:rPr>
          <w:rFonts w:eastAsia="微软雅黑"/>
          <w:color w:val="000000"/>
          <w:szCs w:val="21"/>
        </w:rPr>
      </w:pPr>
      <w:r>
        <w:rPr>
          <w:color w:val="000000"/>
          <w:szCs w:val="21"/>
        </w:rPr>
        <w:t>表4.2  空调的名片文件样例（用于替代表4.1末尾四行）</w:t>
      </w:r>
    </w:p>
    <w:tbl>
      <w:tblPr>
        <w:tblStyle w:val="14"/>
        <w:tblW w:w="87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823"/>
        <w:gridCol w:w="2126"/>
        <w:gridCol w:w="1134"/>
        <w:gridCol w:w="3662"/>
      </w:tblGrid>
      <w:tr>
        <w:trPr>
          <w:trHeight w:val="228"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功能指令数</w:t>
            </w:r>
          </w:p>
        </w:tc>
        <w:tc>
          <w:tcPr>
            <w:tcW w:w="2126" w:type="dxa"/>
            <w:shd w:val="clear" w:color="auto" w:fill="auto"/>
            <w:vAlign w:val="center"/>
          </w:tcPr>
          <w:p>
            <w:pPr>
              <w:snapToGrid w:val="0"/>
              <w:jc w:val="center"/>
              <w:rPr>
                <w:rFonts w:eastAsia="微软雅黑"/>
                <w:color w:val="000000"/>
                <w:szCs w:val="21"/>
              </w:rPr>
            </w:pPr>
            <w:r>
              <w:rPr>
                <w:color w:val="000000"/>
                <w:szCs w:val="21"/>
              </w:rPr>
              <w:t>Node_FuncNum</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restart"/>
            <w:shd w:val="clear" w:color="auto" w:fill="auto"/>
            <w:vAlign w:val="center"/>
          </w:tcPr>
          <w:p>
            <w:pPr>
              <w:snapToGrid w:val="0"/>
              <w:rPr>
                <w:rFonts w:eastAsia="微软雅黑"/>
                <w:color w:val="000000"/>
                <w:szCs w:val="21"/>
              </w:rPr>
            </w:pPr>
            <w:r>
              <w:rPr>
                <w:color w:val="000000"/>
                <w:szCs w:val="21"/>
              </w:rPr>
              <w:t>替换以上表格后四行内容，其余字段按标准定义或者自行定义。</w:t>
            </w:r>
          </w:p>
          <w:p>
            <w:pPr>
              <w:snapToGrid w:val="0"/>
              <w:rPr>
                <w:rFonts w:eastAsia="微软雅黑"/>
                <w:color w:val="000000"/>
                <w:szCs w:val="21"/>
              </w:rPr>
            </w:pPr>
            <w:r>
              <w:rPr>
                <w:color w:val="000000"/>
                <w:szCs w:val="21"/>
              </w:rPr>
              <w:t>由于GB35143-2017未指定智能家用电器的设备中类小类，因此Node_Type_2和Node_Type_3可自行定义</w:t>
            </w:r>
          </w:p>
        </w:tc>
      </w:tr>
      <w:tr>
        <w:trPr>
          <w:trHeight w:val="72"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设置温度</w:t>
            </w:r>
          </w:p>
        </w:tc>
        <w:tc>
          <w:tcPr>
            <w:tcW w:w="2126" w:type="dxa"/>
            <w:shd w:val="clear" w:color="auto" w:fill="auto"/>
            <w:vAlign w:val="center"/>
          </w:tcPr>
          <w:p>
            <w:pPr>
              <w:snapToGrid w:val="0"/>
              <w:jc w:val="center"/>
              <w:rPr>
                <w:rFonts w:eastAsia="微软雅黑"/>
                <w:color w:val="000000"/>
                <w:szCs w:val="21"/>
              </w:rPr>
            </w:pPr>
            <w:r>
              <w:rPr>
                <w:color w:val="000000"/>
                <w:szCs w:val="21"/>
              </w:rPr>
              <w:t>Node_Func1</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rPr>
          <w:trHeight w:val="36"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设置风速</w:t>
            </w:r>
          </w:p>
        </w:tc>
        <w:tc>
          <w:tcPr>
            <w:tcW w:w="2126" w:type="dxa"/>
            <w:shd w:val="clear" w:color="auto" w:fill="auto"/>
            <w:vAlign w:val="center"/>
          </w:tcPr>
          <w:p>
            <w:pPr>
              <w:snapToGrid w:val="0"/>
              <w:jc w:val="center"/>
              <w:rPr>
                <w:rFonts w:eastAsia="微软雅黑"/>
                <w:color w:val="000000"/>
                <w:szCs w:val="21"/>
              </w:rPr>
            </w:pPr>
            <w:r>
              <w:rPr>
                <w:color w:val="000000"/>
                <w:szCs w:val="21"/>
              </w:rPr>
              <w:t>Node_Func2</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rPr>
          <w:trHeight w:val="228"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定时</w:t>
            </w:r>
          </w:p>
        </w:tc>
        <w:tc>
          <w:tcPr>
            <w:tcW w:w="2126" w:type="dxa"/>
            <w:shd w:val="clear" w:color="auto" w:fill="auto"/>
            <w:vAlign w:val="center"/>
          </w:tcPr>
          <w:p>
            <w:pPr>
              <w:snapToGrid w:val="0"/>
              <w:jc w:val="center"/>
              <w:rPr>
                <w:rFonts w:eastAsia="微软雅黑"/>
                <w:color w:val="000000"/>
                <w:szCs w:val="21"/>
              </w:rPr>
            </w:pPr>
            <w:r>
              <w:rPr>
                <w:color w:val="000000"/>
                <w:szCs w:val="21"/>
              </w:rPr>
              <w:t>Node_Func3</w:t>
            </w:r>
          </w:p>
        </w:tc>
        <w:tc>
          <w:tcPr>
            <w:tcW w:w="1134" w:type="dxa"/>
            <w:shd w:val="clear" w:color="auto" w:fill="auto"/>
            <w:vAlign w:val="center"/>
          </w:tcPr>
          <w:p>
            <w:pPr>
              <w:snapToGrid w:val="0"/>
              <w:jc w:val="center"/>
              <w:rPr>
                <w:rFonts w:eastAsia="微软雅黑"/>
                <w:color w:val="000000"/>
                <w:szCs w:val="21"/>
              </w:rPr>
            </w:pPr>
            <w:r>
              <w:rPr>
                <w:color w:val="000000"/>
                <w:szCs w:val="21"/>
              </w:rPr>
              <w:t>4B</w:t>
            </w:r>
          </w:p>
        </w:tc>
        <w:tc>
          <w:tcPr>
            <w:tcW w:w="3662" w:type="dxa"/>
            <w:vMerge w:val="continue"/>
            <w:shd w:val="clear" w:color="auto" w:fill="auto"/>
            <w:vAlign w:val="center"/>
          </w:tcPr>
          <w:p>
            <w:pPr>
              <w:snapToGrid w:val="0"/>
              <w:jc w:val="left"/>
              <w:rPr>
                <w:rFonts w:eastAsia="微软雅黑"/>
                <w:color w:val="000000"/>
                <w:szCs w:val="21"/>
              </w:rPr>
            </w:pPr>
          </w:p>
        </w:tc>
      </w:tr>
      <w:tr>
        <w:trPr>
          <w:trHeight w:val="180"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制冷</w:t>
            </w:r>
          </w:p>
        </w:tc>
        <w:tc>
          <w:tcPr>
            <w:tcW w:w="2126" w:type="dxa"/>
            <w:shd w:val="clear" w:color="auto" w:fill="auto"/>
            <w:vAlign w:val="center"/>
          </w:tcPr>
          <w:p>
            <w:pPr>
              <w:snapToGrid w:val="0"/>
              <w:jc w:val="center"/>
              <w:rPr>
                <w:rFonts w:eastAsia="微软雅黑"/>
                <w:color w:val="000000"/>
                <w:szCs w:val="21"/>
              </w:rPr>
            </w:pPr>
            <w:r>
              <w:rPr>
                <w:color w:val="000000"/>
                <w:szCs w:val="21"/>
              </w:rPr>
              <w:t>Node_Func4</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rPr>
          <w:trHeight w:val="20"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制热</w:t>
            </w:r>
          </w:p>
        </w:tc>
        <w:tc>
          <w:tcPr>
            <w:tcW w:w="2126" w:type="dxa"/>
            <w:shd w:val="clear" w:color="auto" w:fill="auto"/>
            <w:vAlign w:val="center"/>
          </w:tcPr>
          <w:p>
            <w:pPr>
              <w:snapToGrid w:val="0"/>
              <w:jc w:val="center"/>
              <w:rPr>
                <w:rFonts w:eastAsia="微软雅黑"/>
                <w:color w:val="000000"/>
                <w:szCs w:val="21"/>
              </w:rPr>
            </w:pPr>
            <w:r>
              <w:rPr>
                <w:color w:val="000000"/>
                <w:szCs w:val="21"/>
              </w:rPr>
              <w:t>Node_Func5</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rPr>
          <w:trHeight w:val="108"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自动调节</w:t>
            </w:r>
          </w:p>
        </w:tc>
        <w:tc>
          <w:tcPr>
            <w:tcW w:w="2126" w:type="dxa"/>
            <w:shd w:val="clear" w:color="auto" w:fill="auto"/>
            <w:vAlign w:val="center"/>
          </w:tcPr>
          <w:p>
            <w:pPr>
              <w:snapToGrid w:val="0"/>
              <w:jc w:val="center"/>
              <w:rPr>
                <w:rFonts w:eastAsia="微软雅黑"/>
                <w:color w:val="000000"/>
                <w:szCs w:val="21"/>
              </w:rPr>
            </w:pPr>
            <w:r>
              <w:rPr>
                <w:color w:val="000000"/>
                <w:szCs w:val="21"/>
              </w:rPr>
              <w:t>Node_Func6</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rPr>
          <w:trHeight w:val="180"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扇叶摆动</w:t>
            </w:r>
          </w:p>
        </w:tc>
        <w:tc>
          <w:tcPr>
            <w:tcW w:w="2126" w:type="dxa"/>
            <w:shd w:val="clear" w:color="auto" w:fill="auto"/>
            <w:vAlign w:val="center"/>
          </w:tcPr>
          <w:p>
            <w:pPr>
              <w:snapToGrid w:val="0"/>
              <w:jc w:val="center"/>
              <w:rPr>
                <w:rFonts w:eastAsia="微软雅黑"/>
                <w:color w:val="000000"/>
                <w:szCs w:val="21"/>
              </w:rPr>
            </w:pPr>
            <w:r>
              <w:rPr>
                <w:color w:val="000000"/>
                <w:szCs w:val="21"/>
              </w:rPr>
              <w:t>Node_Func7</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rPr>
          <w:trHeight w:val="132"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节能模式</w:t>
            </w:r>
          </w:p>
        </w:tc>
        <w:tc>
          <w:tcPr>
            <w:tcW w:w="2126" w:type="dxa"/>
            <w:shd w:val="clear" w:color="auto" w:fill="auto"/>
            <w:vAlign w:val="center"/>
          </w:tcPr>
          <w:p>
            <w:pPr>
              <w:snapToGrid w:val="0"/>
              <w:jc w:val="center"/>
              <w:rPr>
                <w:rFonts w:eastAsia="微软雅黑"/>
                <w:color w:val="000000"/>
                <w:szCs w:val="21"/>
              </w:rPr>
            </w:pPr>
            <w:r>
              <w:rPr>
                <w:color w:val="000000"/>
                <w:szCs w:val="21"/>
              </w:rPr>
              <w:t>Node_Func8</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bl>
    <w:p>
      <w:pPr>
        <w:snapToGrid w:val="0"/>
        <w:jc w:val="left"/>
        <w:rPr>
          <w:rFonts w:eastAsia="微软雅黑"/>
          <w:color w:val="000000"/>
          <w:szCs w:val="21"/>
        </w:rPr>
      </w:pPr>
      <w:r>
        <w:rPr>
          <w:rFonts w:eastAsia="微软雅黑"/>
          <w:color w:val="000000"/>
          <w:szCs w:val="21"/>
        </w:rPr>
        <w:t xml:space="preserve"> </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 xml:space="preserve">4.2.1.2 </w:t>
      </w:r>
      <w:r>
        <w:rPr>
          <w:rFonts w:hint="eastAsia" w:ascii="Times New Roman" w:hAnsi="Times New Roman" w:eastAsia="黑体"/>
          <w:sz w:val="24"/>
          <w:szCs w:val="24"/>
        </w:rPr>
        <w:t>基于</w:t>
      </w:r>
      <w:r>
        <w:rPr>
          <w:rFonts w:ascii="Times New Roman" w:hAnsi="Times New Roman" w:eastAsia="黑体"/>
          <w:sz w:val="24"/>
          <w:szCs w:val="24"/>
        </w:rPr>
        <w:t>协作化节点相知相识的</w:t>
      </w:r>
      <w:r>
        <w:rPr>
          <w:rFonts w:hint="eastAsia" w:ascii="Times New Roman" w:hAnsi="Times New Roman" w:eastAsia="黑体"/>
          <w:sz w:val="24"/>
          <w:szCs w:val="24"/>
        </w:rPr>
        <w:t>设备交互</w:t>
      </w:r>
      <w:r>
        <w:rPr>
          <w:rFonts w:ascii="Times New Roman" w:hAnsi="Times New Roman" w:eastAsia="黑体"/>
          <w:sz w:val="24"/>
          <w:szCs w:val="24"/>
        </w:rPr>
        <w:t>实现方法</w:t>
      </w:r>
    </w:p>
    <w:p>
      <w:pPr>
        <w:spacing w:line="360" w:lineRule="auto"/>
        <w:ind w:firstLine="480" w:firstLineChars="200"/>
        <w:jc w:val="left"/>
        <w:rPr>
          <w:color w:val="000000"/>
          <w:sz w:val="24"/>
          <w:szCs w:val="24"/>
        </w:rPr>
      </w:pPr>
      <w:r>
        <w:rPr>
          <w:color w:val="000000"/>
          <w:sz w:val="24"/>
          <w:szCs w:val="24"/>
        </w:rPr>
        <w:t>协作化节点相知相识的主要实现即基于设计完成的节点名片文件于最优的网络位置实现节点之间的智能相知相识。</w:t>
      </w:r>
    </w:p>
    <w:p>
      <w:pPr>
        <w:spacing w:line="360" w:lineRule="auto"/>
        <w:ind w:firstLine="480" w:firstLineChars="200"/>
        <w:jc w:val="left"/>
        <w:rPr>
          <w:color w:val="000000"/>
          <w:spacing w:val="6"/>
          <w:sz w:val="22"/>
        </w:rPr>
      </w:pPr>
      <w:r>
        <w:rPr>
          <w:color w:val="000000"/>
          <w:sz w:val="24"/>
          <w:szCs w:val="24"/>
        </w:rPr>
        <w:t>已经完成的研究表明，可以在协议层eNDOS操作系统的增强模块实现。eNDOS实现在通信芯片的协议层底层不是指在物理层，而是在最接近物理层的数据链路层。OSI七层参考模型中数据链路层包括逻辑链路控制子层和介质访问控制子层。从协议层次的角度来说，eNDOS在介质访问控制子层增加了针对通信过程进行管理的过程。通过将原本位于应用层的一部分通信管理过程迁移到接近最底层物理层的数据链路层实现了对于通信过程有更高的管理效率和更好的针对性。这一过程的实现如图所示。</w:t>
      </w:r>
    </w:p>
    <w:p>
      <w:pPr>
        <w:snapToGrid w:val="0"/>
        <w:spacing w:before="120" w:after="240"/>
        <w:jc w:val="center"/>
        <w:rPr>
          <w:color w:val="000000"/>
          <w:spacing w:val="6"/>
          <w:sz w:val="22"/>
        </w:rPr>
      </w:pPr>
      <w:r>
        <w:drawing>
          <wp:inline distT="0" distB="0" distL="0" distR="0">
            <wp:extent cx="5076825" cy="2156460"/>
            <wp:effectExtent l="0" t="0" r="9525" b="0"/>
            <wp:docPr id="27" name="图片 32" descr="屏幕剪辑"/>
            <wp:cNvGraphicFramePr/>
            <a:graphic xmlns:a="http://schemas.openxmlformats.org/drawingml/2006/main">
              <a:graphicData uri="http://schemas.openxmlformats.org/drawingml/2006/picture">
                <pic:pic xmlns:pic="http://schemas.openxmlformats.org/drawingml/2006/picture">
                  <pic:nvPicPr>
                    <pic:cNvPr id="27" name="图片 32" descr="屏幕剪辑"/>
                    <pic:cNvPicPr/>
                  </pic:nvPicPr>
                  <pic:blipFill>
                    <a:blip r:embed="rId4">
                      <a:extLst>
                        <a:ext uri="{28A0092B-C50C-407E-A947-70E740481C1C}">
                          <a14:useLocalDpi xmlns:a14="http://schemas.microsoft.com/office/drawing/2010/main" val="0"/>
                        </a:ext>
                      </a:extLst>
                    </a:blip>
                    <a:srcRect/>
                    <a:stretch>
                      <a:fillRect/>
                    </a:stretch>
                  </pic:blipFill>
                  <pic:spPr>
                    <a:xfrm>
                      <a:off x="0" y="0"/>
                      <a:ext cx="5076825" cy="2156460"/>
                    </a:xfrm>
                    <a:prstGeom prst="rect">
                      <a:avLst/>
                    </a:prstGeom>
                    <a:noFill/>
                    <a:ln>
                      <a:noFill/>
                    </a:ln>
                  </pic:spPr>
                </pic:pic>
              </a:graphicData>
            </a:graphic>
          </wp:inline>
        </w:drawing>
      </w:r>
    </w:p>
    <w:p>
      <w:pPr>
        <w:snapToGrid w:val="0"/>
        <w:spacing w:before="120" w:after="240" w:line="320" w:lineRule="exact"/>
        <w:jc w:val="center"/>
        <w:rPr>
          <w:rFonts w:ascii="宋体" w:hAnsi="宋体"/>
          <w:color w:val="000000" w:themeColor="text1"/>
          <w:sz w:val="20"/>
          <w:szCs w:val="21"/>
          <w14:textFill>
            <w14:solidFill>
              <w14:schemeClr w14:val="tx1"/>
            </w14:solidFill>
          </w14:textFill>
        </w:rPr>
      </w:pPr>
      <w:r>
        <w:rPr>
          <w:rFonts w:ascii="宋体" w:hAnsi="宋体"/>
          <w:color w:val="000000" w:themeColor="text1"/>
          <w:spacing w:val="6"/>
          <w:szCs w:val="22"/>
          <w14:textFill>
            <w14:solidFill>
              <w14:schemeClr w14:val="tx1"/>
            </w14:solidFill>
          </w14:textFill>
        </w:rPr>
        <w:t>图</w:t>
      </w:r>
      <w:r>
        <w:rPr>
          <w:rFonts w:hint="eastAsia" w:ascii="宋体" w:hAnsi="宋体"/>
          <w:color w:val="000000" w:themeColor="text1"/>
          <w:spacing w:val="6"/>
          <w:szCs w:val="22"/>
          <w14:textFill>
            <w14:solidFill>
              <w14:schemeClr w14:val="tx1"/>
            </w14:solidFill>
          </w14:textFill>
        </w:rPr>
        <w:t>4.1</w:t>
      </w:r>
      <w:r>
        <w:rPr>
          <w:rFonts w:ascii="宋体" w:hAnsi="宋体"/>
          <w:color w:val="000000" w:themeColor="text1"/>
          <w:spacing w:val="6"/>
          <w:szCs w:val="22"/>
          <w14:textFill>
            <w14:solidFill>
              <w14:schemeClr w14:val="tx1"/>
            </w14:solidFill>
          </w14:textFill>
        </w:rPr>
        <w:t xml:space="preserve"> 通信业务管理转移到通信芯片的协议层底层示意图</w:t>
      </w:r>
    </w:p>
    <w:p>
      <w:pPr>
        <w:spacing w:line="360" w:lineRule="auto"/>
        <w:ind w:firstLine="480" w:firstLineChars="200"/>
        <w:jc w:val="left"/>
        <w:rPr>
          <w:color w:val="000000"/>
          <w:sz w:val="24"/>
          <w:szCs w:val="24"/>
        </w:rPr>
      </w:pPr>
      <w:r>
        <w:rPr>
          <w:color w:val="000000"/>
          <w:sz w:val="24"/>
          <w:szCs w:val="24"/>
        </w:rPr>
        <w:t>节点的相知相识过程依赖于文件系统、任务调度以及中断处理模块等实现，从功能层次的划分来讲，节点智联算法包括的节点相知相识算法、数据及通信管理策略都实现于协议层eNDOS操作系统内，如图所示。最底层为具体的物理层设备，包括支持不同无线传输协议的模组及空口（包括天线、放大器等具体电路，用于接收或发送电磁波）。</w:t>
      </w:r>
    </w:p>
    <w:p>
      <w:pPr>
        <w:spacing w:line="360" w:lineRule="auto"/>
        <w:ind w:firstLine="480" w:firstLineChars="200"/>
        <w:jc w:val="left"/>
        <w:rPr>
          <w:color w:val="000000"/>
          <w:sz w:val="24"/>
          <w:szCs w:val="24"/>
        </w:rPr>
      </w:pPr>
      <w:r>
        <w:rPr>
          <w:color w:val="000000"/>
          <w:sz w:val="24"/>
          <w:szCs w:val="24"/>
        </w:rPr>
        <w:t>物理层的上一层是针对这些物理层设备及模组的驱动管理程序。eNDOS使用设备驱动接口与这些驱动管理程序进行交互。eNDOS层完成对通信过程的管理、数据的缓存以及更新、消息报文的预取和推送等过程。</w:t>
      </w:r>
    </w:p>
    <w:p>
      <w:pPr>
        <w:spacing w:line="360" w:lineRule="auto"/>
        <w:ind w:firstLine="480" w:firstLineChars="200"/>
        <w:jc w:val="left"/>
        <w:rPr>
          <w:color w:val="000000"/>
          <w:spacing w:val="6"/>
          <w:sz w:val="22"/>
        </w:rPr>
      </w:pPr>
      <w:r>
        <w:rPr>
          <w:color w:val="000000"/>
          <w:sz w:val="24"/>
          <w:szCs w:val="24"/>
        </w:rPr>
        <w:t>如图所示的协议栈包括公有协议栈以及私有协议栈。公有协议栈包括WiFi以及BLE等，私有协议栈指的是根据实际需要自行开发的具有同样或者类似功能的一系列协议。eNDOS加上基于eNDOS运行的协议栈共同完成了数据链路层、网络层以及传输层的功能。最上层为应用层，通过对通信过程的迁移和管理，开发者针对应用层的开发省去了底层通信过程实现的细节，减少了管理开销，从而专注于应用逻辑的实现。</w:t>
      </w:r>
    </w:p>
    <w:p>
      <w:pPr>
        <w:snapToGrid w:val="0"/>
        <w:spacing w:before="120" w:after="240"/>
        <w:jc w:val="center"/>
        <w:rPr>
          <w:rFonts w:hint="eastAsia"/>
          <w:b/>
          <w:color w:val="000000"/>
          <w:spacing w:val="6"/>
          <w:sz w:val="22"/>
        </w:rPr>
      </w:pPr>
      <w:r>
        <w:drawing>
          <wp:inline distT="0" distB="0" distL="0" distR="0">
            <wp:extent cx="4895215" cy="2864485"/>
            <wp:effectExtent l="0" t="0" r="635"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
                      <a:extLst>
                        <a:ext uri="{28A0092B-C50C-407E-A947-70E740481C1C}">
                          <a14:useLocalDpi xmlns:a14="http://schemas.microsoft.com/office/drawing/2010/main" val="0"/>
                        </a:ext>
                      </a:extLst>
                    </a:blip>
                    <a:stretch>
                      <a:fillRect/>
                    </a:stretch>
                  </pic:blipFill>
                  <pic:spPr>
                    <a:xfrm>
                      <a:off x="0" y="0"/>
                      <a:ext cx="4917574" cy="2877776"/>
                    </a:xfrm>
                    <a:prstGeom prst="rect">
                      <a:avLst/>
                    </a:prstGeom>
                  </pic:spPr>
                </pic:pic>
              </a:graphicData>
            </a:graphic>
          </wp:inline>
        </w:drawing>
      </w:r>
    </w:p>
    <w:p>
      <w:pPr>
        <w:snapToGrid w:val="0"/>
        <w:spacing w:before="120" w:after="240" w:line="320" w:lineRule="exact"/>
        <w:jc w:val="center"/>
        <w:rPr>
          <w:rFonts w:eastAsia="微软雅黑"/>
          <w:color w:val="000000" w:themeColor="text1"/>
          <w:szCs w:val="21"/>
          <w14:textFill>
            <w14:solidFill>
              <w14:schemeClr w14:val="tx1"/>
            </w14:solidFill>
          </w14:textFill>
        </w:rPr>
      </w:pPr>
      <w:r>
        <w:rPr>
          <w:color w:val="000000" w:themeColor="text1"/>
          <w:spacing w:val="6"/>
          <w:sz w:val="22"/>
          <w:szCs w:val="22"/>
          <w14:textFill>
            <w14:solidFill>
              <w14:schemeClr w14:val="tx1"/>
            </w14:solidFill>
          </w14:textFill>
        </w:rPr>
        <w:t>图</w:t>
      </w:r>
      <w:r>
        <w:rPr>
          <w:rFonts w:hint="eastAsia"/>
          <w:color w:val="000000" w:themeColor="text1"/>
          <w:spacing w:val="6"/>
          <w:sz w:val="22"/>
          <w:szCs w:val="22"/>
          <w14:textFill>
            <w14:solidFill>
              <w14:schemeClr w14:val="tx1"/>
            </w14:solidFill>
          </w14:textFill>
        </w:rPr>
        <w:t>4.2</w:t>
      </w:r>
      <w:r>
        <w:rPr>
          <w:color w:val="000000" w:themeColor="text1"/>
          <w:spacing w:val="6"/>
          <w:sz w:val="22"/>
          <w:szCs w:val="22"/>
          <w14:textFill>
            <w14:solidFill>
              <w14:schemeClr w14:val="tx1"/>
            </w14:solidFill>
          </w14:textFill>
        </w:rPr>
        <w:t xml:space="preserve"> 节点相知相识算法实现的位置及层次</w:t>
      </w:r>
    </w:p>
    <w:p>
      <w:pPr>
        <w:pStyle w:val="4"/>
        <w:spacing w:before="240" w:after="120" w:line="360" w:lineRule="auto"/>
        <w:rPr>
          <w:rFonts w:eastAsia="黑体"/>
          <w:sz w:val="24"/>
          <w:szCs w:val="24"/>
        </w:rPr>
      </w:pPr>
      <w:r>
        <w:rPr>
          <w:rFonts w:eastAsia="黑体"/>
          <w:sz w:val="24"/>
          <w:szCs w:val="24"/>
        </w:rPr>
        <w:t>4.2.2 分布式感知网络技术研究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4.2.2.1</w:t>
      </w:r>
      <w:r>
        <w:rPr>
          <w:rFonts w:hint="eastAsia" w:ascii="Times New Roman" w:hAnsi="Times New Roman" w:eastAsia="黑体"/>
          <w:sz w:val="24"/>
          <w:szCs w:val="24"/>
        </w:rPr>
        <w:t>设备协作通信数据</w:t>
      </w:r>
      <w:r>
        <w:rPr>
          <w:rFonts w:ascii="Times New Roman" w:hAnsi="Times New Roman" w:eastAsia="黑体"/>
          <w:sz w:val="24"/>
          <w:szCs w:val="24"/>
        </w:rPr>
        <w:t>共享策略</w:t>
      </w:r>
      <w:r>
        <w:rPr>
          <w:rFonts w:hint="eastAsia" w:ascii="Times New Roman" w:hAnsi="Times New Roman" w:eastAsia="黑体"/>
          <w:sz w:val="24"/>
          <w:szCs w:val="24"/>
        </w:rPr>
        <w:t>的</w:t>
      </w:r>
      <w:r>
        <w:rPr>
          <w:rFonts w:ascii="Times New Roman" w:hAnsi="Times New Roman" w:eastAsia="黑体"/>
          <w:sz w:val="24"/>
          <w:szCs w:val="24"/>
        </w:rPr>
        <w:t>具体实现</w:t>
      </w:r>
    </w:p>
    <w:p>
      <w:pPr>
        <w:spacing w:line="360" w:lineRule="auto"/>
        <w:ind w:firstLine="480" w:firstLineChars="200"/>
        <w:jc w:val="left"/>
        <w:rPr>
          <w:color w:val="000000"/>
          <w:sz w:val="24"/>
          <w:szCs w:val="24"/>
        </w:rPr>
      </w:pPr>
      <w:r>
        <w:rPr>
          <w:color w:val="000000"/>
          <w:sz w:val="24"/>
          <w:szCs w:val="24"/>
        </w:rPr>
        <w:t>基于名片文件，于设备的物理层完成统一的通信协议规划即可完成协作化的数据共享和交互。这一过程可以通过提供辅助专用于组网和通信的C-IoT通信模组，将一部分原有设备应用的通信管理过程迁移至辅助通信芯片协议层eNDOS操作系统的增强模块中，如图所示。</w:t>
      </w:r>
    </w:p>
    <w:p>
      <w:pPr>
        <w:spacing w:line="360" w:lineRule="auto"/>
        <w:ind w:firstLine="480" w:firstLineChars="200"/>
        <w:jc w:val="left"/>
        <w:rPr>
          <w:color w:val="000000"/>
          <w:sz w:val="24"/>
          <w:szCs w:val="24"/>
        </w:rPr>
      </w:pPr>
      <w:r>
        <w:rPr>
          <w:color w:val="000000"/>
          <w:sz w:val="24"/>
          <w:szCs w:val="24"/>
        </w:rPr>
        <w:t>节点相知相识算法的具体流程一共分为三个阶段。基于去中心化完全分布式架构，分环境节点探测、身份信息识别、交互协同操作三个阶段，解决异构网络中非同源节点之间的互联互通问题。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pPr>
        <w:snapToGrid w:val="0"/>
        <w:spacing w:before="120" w:after="240"/>
        <w:jc w:val="center"/>
        <w:rPr>
          <w:color w:val="000000"/>
          <w:spacing w:val="6"/>
          <w:sz w:val="22"/>
        </w:rPr>
      </w:pPr>
      <w:r>
        <w:drawing>
          <wp:inline distT="0" distB="0" distL="0" distR="0">
            <wp:extent cx="3536950" cy="3096895"/>
            <wp:effectExtent l="0" t="0" r="6985" b="889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
                      <a:extLst>
                        <a:ext uri="{28A0092B-C50C-407E-A947-70E740481C1C}">
                          <a14:useLocalDpi xmlns:a14="http://schemas.microsoft.com/office/drawing/2010/main" val="0"/>
                        </a:ext>
                      </a:extLst>
                    </a:blip>
                    <a:stretch>
                      <a:fillRect/>
                    </a:stretch>
                  </pic:blipFill>
                  <pic:spPr>
                    <a:xfrm>
                      <a:off x="0" y="0"/>
                      <a:ext cx="3575479" cy="3130725"/>
                    </a:xfrm>
                    <a:prstGeom prst="rect">
                      <a:avLst/>
                    </a:prstGeom>
                  </pic:spPr>
                </pic:pic>
              </a:graphicData>
            </a:graphic>
          </wp:inline>
        </w:drawing>
      </w:r>
    </w:p>
    <w:p>
      <w:pPr>
        <w:snapToGrid w:val="0"/>
        <w:spacing w:before="120" w:after="240" w:line="320" w:lineRule="exact"/>
        <w:jc w:val="center"/>
        <w:rPr>
          <w:rFonts w:eastAsia="微软雅黑"/>
          <w:color w:val="000000" w:themeColor="text1"/>
          <w:sz w:val="20"/>
          <w:szCs w:val="21"/>
          <w14:textFill>
            <w14:solidFill>
              <w14:schemeClr w14:val="tx1"/>
            </w14:solidFill>
          </w14:textFill>
        </w:rPr>
      </w:pPr>
      <w:r>
        <w:rPr>
          <w:rFonts w:hint="eastAsia"/>
          <w:color w:val="000000" w:themeColor="text1"/>
          <w:spacing w:val="6"/>
          <w:szCs w:val="22"/>
          <w14:textFill>
            <w14:solidFill>
              <w14:schemeClr w14:val="tx1"/>
            </w14:solidFill>
          </w14:textFill>
        </w:rPr>
        <w:t xml:space="preserve">图4.3 </w:t>
      </w:r>
      <w:r>
        <w:rPr>
          <w:color w:val="000000" w:themeColor="text1"/>
          <w:spacing w:val="6"/>
          <w:szCs w:val="22"/>
          <w14:textFill>
            <w14:solidFill>
              <w14:schemeClr w14:val="tx1"/>
            </w14:solidFill>
          </w14:textFill>
        </w:rPr>
        <w:t>节点相知相识算法的三阶段流程</w:t>
      </w:r>
    </w:p>
    <w:p>
      <w:pPr>
        <w:spacing w:line="360" w:lineRule="auto"/>
        <w:ind w:firstLine="480" w:firstLineChars="200"/>
        <w:jc w:val="left"/>
        <w:rPr>
          <w:color w:val="000000"/>
          <w:sz w:val="24"/>
          <w:szCs w:val="24"/>
        </w:rPr>
      </w:pPr>
      <w:r>
        <w:rPr>
          <w:color w:val="000000"/>
          <w:sz w:val="24"/>
          <w:szCs w:val="24"/>
        </w:rPr>
        <w:t>三个阶段的具体是新为如下：</w:t>
      </w:r>
    </w:p>
    <w:p>
      <w:pPr>
        <w:snapToGrid w:val="0"/>
        <w:spacing w:line="360" w:lineRule="auto"/>
        <w:ind w:firstLine="480" w:firstLineChars="200"/>
        <w:rPr>
          <w:b/>
          <w:color w:val="000000"/>
          <w:sz w:val="24"/>
          <w:szCs w:val="24"/>
        </w:rPr>
      </w:pPr>
      <w:r>
        <w:rPr>
          <w:b/>
          <w:color w:val="000000"/>
          <w:sz w:val="24"/>
          <w:szCs w:val="24"/>
        </w:rPr>
        <w:t>1)环境节点探测阶段</w:t>
      </w:r>
    </w:p>
    <w:p>
      <w:pPr>
        <w:spacing w:line="360" w:lineRule="auto"/>
        <w:ind w:firstLine="480" w:firstLineChars="200"/>
        <w:jc w:val="left"/>
        <w:rPr>
          <w:color w:val="000000"/>
          <w:sz w:val="24"/>
          <w:szCs w:val="24"/>
        </w:rPr>
      </w:pPr>
      <w:r>
        <w:rPr>
          <w:color w:val="000000"/>
          <w:sz w:val="24"/>
          <w:szCs w:val="24"/>
        </w:rPr>
        <w:t>当物联网系统首次启动并完成初始化后，各节点按照一定频率广播和扫描包含基本地址信息（IP或MAC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pPr>
        <w:spacing w:line="360" w:lineRule="auto"/>
        <w:ind w:firstLine="480" w:firstLineChars="200"/>
        <w:jc w:val="left"/>
        <w:rPr>
          <w:color w:val="000000"/>
          <w:sz w:val="24"/>
          <w:szCs w:val="24"/>
        </w:rPr>
      </w:pPr>
      <w:r>
        <w:rPr>
          <w:color w:val="000000"/>
          <w:sz w:val="24"/>
          <w:szCs w:val="24"/>
        </w:rPr>
        <w:t>发生故障重启后或新加入网络的节点（简称作新入网节点）重新加入已有网络时的过程。新入网节点Q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pPr>
        <w:spacing w:line="360" w:lineRule="auto"/>
        <w:ind w:firstLine="480" w:firstLineChars="200"/>
        <w:jc w:val="left"/>
        <w:rPr>
          <w:color w:val="000000"/>
          <w:sz w:val="24"/>
          <w:szCs w:val="24"/>
        </w:rPr>
      </w:pPr>
      <w:r>
        <w:rPr>
          <w:color w:val="000000"/>
          <w:sz w:val="24"/>
          <w:szCs w:val="24"/>
        </w:rPr>
        <w:t>(i)在请求回送报文中，网络中既有节点不仅要发送节点自身的地址信息，也要发送所掌握的网络中其它节点的状态信息。发出请求的Q节点收到报文后根据报文时间戳觉得是否更新。</w:t>
      </w:r>
    </w:p>
    <w:p>
      <w:pPr>
        <w:spacing w:line="360" w:lineRule="auto"/>
        <w:ind w:firstLine="480" w:firstLineChars="200"/>
        <w:jc w:val="left"/>
        <w:rPr>
          <w:color w:val="000000"/>
          <w:sz w:val="24"/>
          <w:szCs w:val="24"/>
        </w:rPr>
      </w:pPr>
      <w:r>
        <w:rPr>
          <w:color w:val="000000"/>
          <w:sz w:val="24"/>
          <w:szCs w:val="24"/>
        </w:rPr>
        <w:t>(ii)在请求回送报文中，网络中既有节点除了发送节点自身状态信息外，增加传送本地记录的网络节点数信息。发出请求的Q节点收到报文后记录网络节点数并缓存，后续收到其它报文则根据其时间戳决定是否更新。</w:t>
      </w:r>
    </w:p>
    <w:p>
      <w:pPr>
        <w:spacing w:line="360" w:lineRule="auto"/>
        <w:ind w:firstLine="480" w:firstLineChars="200"/>
        <w:jc w:val="left"/>
        <w:rPr>
          <w:color w:val="000000"/>
          <w:sz w:val="24"/>
          <w:szCs w:val="24"/>
        </w:rPr>
      </w:pPr>
      <w:r>
        <w:rPr>
          <w:color w:val="000000"/>
          <w:sz w:val="24"/>
          <w:szCs w:val="24"/>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pPr>
        <w:snapToGrid w:val="0"/>
        <w:spacing w:line="360" w:lineRule="auto"/>
        <w:ind w:firstLine="480" w:firstLineChars="200"/>
        <w:rPr>
          <w:b/>
          <w:color w:val="000000"/>
          <w:sz w:val="24"/>
          <w:szCs w:val="24"/>
        </w:rPr>
      </w:pPr>
      <w:r>
        <w:rPr>
          <w:b/>
          <w:color w:val="000000"/>
          <w:sz w:val="24"/>
          <w:szCs w:val="24"/>
        </w:rPr>
        <w:t>2) 身份信息识别阶段</w:t>
      </w:r>
    </w:p>
    <w:p>
      <w:pPr>
        <w:spacing w:line="360" w:lineRule="auto"/>
        <w:ind w:firstLine="480" w:firstLineChars="200"/>
        <w:jc w:val="left"/>
        <w:rPr>
          <w:color w:val="000000"/>
          <w:sz w:val="24"/>
          <w:szCs w:val="24"/>
        </w:rPr>
      </w:pPr>
      <w:r>
        <w:rPr>
          <w:color w:val="000000"/>
          <w:sz w:val="24"/>
          <w:szCs w:val="24"/>
        </w:rPr>
        <w:t>第一阶段完成后，各个节点仅获知网络中其他节点的最基本的IP地址或MAC地址信息，但是为了获知节点完整信息，需要可将常用的物联网设备按照类别分组，然后确定每组的常用功能及对应指令。为每个设备提供的指令编码包括mesh类网络通信指令码、basic_func类设备功能指令码、device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pPr>
        <w:snapToGrid w:val="0"/>
        <w:spacing w:before="120" w:after="240"/>
        <w:jc w:val="center"/>
        <w:rPr>
          <w:color w:val="000000"/>
          <w:spacing w:val="6"/>
          <w:sz w:val="22"/>
        </w:rPr>
      </w:pPr>
      <w:r>
        <w:rPr>
          <w:color w:val="000000"/>
          <w:spacing w:val="6"/>
          <w:sz w:val="22"/>
        </w:rPr>
        <w:drawing>
          <wp:inline distT="0" distB="0" distL="114300" distR="114300">
            <wp:extent cx="4762500" cy="5772150"/>
            <wp:effectExtent l="0" t="0" r="12700"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4762500" cy="5772150"/>
                    </a:xfrm>
                    <a:prstGeom prst="rect">
                      <a:avLst/>
                    </a:prstGeom>
                    <a:noFill/>
                    <a:ln w="9525">
                      <a:noFill/>
                    </a:ln>
                  </pic:spPr>
                </pic:pic>
              </a:graphicData>
            </a:graphic>
          </wp:inline>
        </w:drawing>
      </w:r>
    </w:p>
    <w:p>
      <w:pPr>
        <w:ind w:firstLine="444" w:firstLineChars="200"/>
        <w:jc w:val="center"/>
        <w:rPr>
          <w:rFonts w:eastAsia="微软雅黑"/>
          <w:color w:val="000000" w:themeColor="text1"/>
          <w:szCs w:val="21"/>
          <w14:textFill>
            <w14:solidFill>
              <w14:schemeClr w14:val="tx1"/>
            </w14:solidFill>
          </w14:textFill>
        </w:rPr>
      </w:pPr>
      <w:r>
        <w:rPr>
          <w:color w:val="000000" w:themeColor="text1"/>
          <w:spacing w:val="6"/>
          <w:szCs w:val="21"/>
          <w14:textFill>
            <w14:solidFill>
              <w14:schemeClr w14:val="tx1"/>
            </w14:solidFill>
          </w14:textFill>
        </w:rPr>
        <w:t>图</w:t>
      </w:r>
      <w:r>
        <w:rPr>
          <w:rFonts w:hint="eastAsia"/>
          <w:color w:val="000000" w:themeColor="text1"/>
          <w:spacing w:val="6"/>
          <w:szCs w:val="21"/>
          <w14:textFill>
            <w14:solidFill>
              <w14:schemeClr w14:val="tx1"/>
            </w14:solidFill>
          </w14:textFill>
        </w:rPr>
        <w:t>4.4</w:t>
      </w:r>
      <w:r>
        <w:rPr>
          <w:color w:val="000000" w:themeColor="text1"/>
          <w:spacing w:val="6"/>
          <w:szCs w:val="21"/>
          <w14:textFill>
            <w14:solidFill>
              <w14:schemeClr w14:val="tx1"/>
            </w14:solidFill>
          </w14:textFill>
        </w:rPr>
        <w:t xml:space="preserve"> 节点相知相识算法流程图</w:t>
      </w:r>
    </w:p>
    <w:p>
      <w:pPr>
        <w:spacing w:line="360" w:lineRule="auto"/>
        <w:ind w:firstLine="420" w:firstLineChars="200"/>
        <w:jc w:val="left"/>
        <w:rPr>
          <w:b/>
          <w:color w:val="000000" w:themeColor="text1"/>
          <w:szCs w:val="21"/>
          <w14:textFill>
            <w14:solidFill>
              <w14:schemeClr w14:val="tx1"/>
            </w14:solidFill>
          </w14:textFill>
        </w:rPr>
      </w:pPr>
      <w:r>
        <w:rPr>
          <w:b/>
          <w:color w:val="000000" w:themeColor="text1"/>
          <w:szCs w:val="21"/>
          <w14:textFill>
            <w14:solidFill>
              <w14:schemeClr w14:val="tx1"/>
            </w14:solidFill>
          </w14:textFill>
        </w:rPr>
        <w:t>3) 交互协同操作</w:t>
      </w:r>
    </w:p>
    <w:p>
      <w:pPr>
        <w:spacing w:line="360" w:lineRule="auto"/>
        <w:ind w:firstLine="480" w:firstLineChars="200"/>
        <w:jc w:val="left"/>
        <w:rPr>
          <w:color w:val="000000"/>
          <w:sz w:val="24"/>
          <w:szCs w:val="24"/>
        </w:rPr>
      </w:pPr>
      <w:r>
        <w:rPr>
          <w:color w:val="000000"/>
          <w:sz w:val="24"/>
          <w:szCs w:val="24"/>
        </w:rPr>
        <w:t>节点相知相识算法的前两个阶段为第三个阶段提供了通信基础，即节点与节点之间的交互协同操作上。基于实际应用场景、业务逻辑以及用户需求，以及网络各节点消息通信记录确定响应及交互的原则，确定if-else式的业务逻辑。通过节点之间的动态实时交互，直至系统各项指标参数达到要求的范围内，从而保持整个系统处于稳态。</w:t>
      </w:r>
    </w:p>
    <w:p>
      <w:pPr>
        <w:spacing w:line="360" w:lineRule="auto"/>
        <w:ind w:firstLine="480" w:firstLineChars="200"/>
        <w:jc w:val="left"/>
        <w:rPr>
          <w:color w:val="000000"/>
          <w:sz w:val="24"/>
          <w:szCs w:val="24"/>
        </w:rPr>
      </w:pPr>
      <w:r>
        <w:rPr>
          <w:color w:val="000000"/>
          <w:sz w:val="24"/>
          <w:szCs w:val="24"/>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该数据变化信息记录，解析后推送至目标节点。若本地传感器采集的数据未发生变化，但是受到其他节点的指令，则根据指令要求执行对应的动作。</w:t>
      </w:r>
    </w:p>
    <w:p>
      <w:pPr>
        <w:spacing w:line="360" w:lineRule="auto"/>
        <w:ind w:firstLine="480" w:firstLineChars="200"/>
        <w:jc w:val="left"/>
        <w:rPr>
          <w:color w:val="000000"/>
          <w:szCs w:val="21"/>
        </w:rPr>
      </w:pPr>
      <w:r>
        <w:rPr>
          <w:color w:val="000000"/>
          <w:sz w:val="24"/>
          <w:szCs w:val="24"/>
        </w:rPr>
        <w:t>节点相知相识算法流程图如图3.7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 xml:space="preserve">4.2.2.2 </w:t>
      </w:r>
      <w:r>
        <w:rPr>
          <w:rFonts w:hint="eastAsia" w:ascii="Times New Roman" w:hAnsi="Times New Roman" w:eastAsia="黑体"/>
          <w:sz w:val="24"/>
          <w:szCs w:val="24"/>
        </w:rPr>
        <w:t>协作化智能群体智能感知技术</w:t>
      </w:r>
      <w:r>
        <w:rPr>
          <w:rFonts w:ascii="Times New Roman" w:hAnsi="Times New Roman" w:eastAsia="黑体"/>
          <w:sz w:val="24"/>
          <w:szCs w:val="24"/>
        </w:rPr>
        <w:t>分布式感知网络</w:t>
      </w:r>
    </w:p>
    <w:p>
      <w:pPr>
        <w:spacing w:line="360" w:lineRule="auto"/>
        <w:ind w:firstLine="480" w:firstLineChars="200"/>
        <w:jc w:val="left"/>
        <w:rPr>
          <w:color w:val="000000"/>
          <w:sz w:val="24"/>
          <w:szCs w:val="24"/>
        </w:rPr>
      </w:pPr>
      <w:r>
        <w:rPr>
          <w:color w:val="000000"/>
          <w:sz w:val="24"/>
          <w:szCs w:val="24"/>
        </w:rPr>
        <w:t>分布式感知网络是基于协作化数据共享策略、信息预读取等研究结果于芯片级实现后进行组网后的</w:t>
      </w:r>
      <w:r>
        <w:rPr>
          <w:rFonts w:hint="eastAsia"/>
          <w:color w:val="000000"/>
          <w:sz w:val="24"/>
          <w:szCs w:val="24"/>
        </w:rPr>
        <w:t>结果，是开放物联群体智能感知技术的物理实现</w:t>
      </w:r>
      <w:r>
        <w:rPr>
          <w:color w:val="000000"/>
          <w:sz w:val="24"/>
          <w:szCs w:val="24"/>
        </w:rPr>
        <w:t>。</w:t>
      </w:r>
    </w:p>
    <w:p>
      <w:pPr>
        <w:spacing w:line="360" w:lineRule="auto"/>
        <w:ind w:firstLine="480" w:firstLineChars="200"/>
        <w:jc w:val="left"/>
        <w:rPr>
          <w:color w:val="000000"/>
          <w:sz w:val="24"/>
          <w:szCs w:val="24"/>
        </w:rPr>
      </w:pPr>
      <w:r>
        <w:rPr>
          <w:color w:val="000000"/>
          <w:sz w:val="24"/>
          <w:szCs w:val="24"/>
        </w:rPr>
        <w:t>基于对分布式感知网络的研究成果，我们已经在针对中心化分布网络的基础上构建并优化了一种基于去中心化分布式架构的节点交互方式。这种方式有利于完成分布式感知网络的构建，其结构如图所示。</w:t>
      </w:r>
    </w:p>
    <w:p>
      <w:pPr>
        <w:spacing w:line="360" w:lineRule="auto"/>
        <w:ind w:firstLine="480" w:firstLineChars="200"/>
        <w:jc w:val="left"/>
        <w:rPr>
          <w:color w:val="000000"/>
          <w:spacing w:val="6"/>
          <w:sz w:val="22"/>
        </w:rPr>
      </w:pPr>
      <w:r>
        <w:rPr>
          <w:color w:val="000000"/>
          <w:sz w:val="24"/>
          <w:szCs w:val="24"/>
        </w:rPr>
        <w:t>物联网设备终端通过C-IoT通信模组进行数据传输及指令交互。通过植入在C-IoT通信模组的通信芯片内部的协议层eNDOS操作系统执行节点相知相识算法以及数据及通信管理策略，各个辅助通信模组共同构成</w:t>
      </w:r>
      <w:r>
        <w:rPr>
          <w:rFonts w:hint="eastAsia"/>
          <w:color w:val="000000"/>
          <w:sz w:val="24"/>
          <w:szCs w:val="24"/>
        </w:rPr>
        <w:t>开放</w:t>
      </w:r>
      <w:r>
        <w:rPr>
          <w:color w:val="000000"/>
          <w:sz w:val="24"/>
          <w:szCs w:val="24"/>
        </w:rPr>
        <w:t>网的节点。</w:t>
      </w:r>
      <w:r>
        <w:rPr>
          <w:rFonts w:hint="eastAsia"/>
          <w:color w:val="000000"/>
          <w:sz w:val="24"/>
          <w:szCs w:val="24"/>
        </w:rPr>
        <w:t>开放</w:t>
      </w:r>
      <w:r>
        <w:rPr>
          <w:color w:val="000000"/>
          <w:sz w:val="24"/>
          <w:szCs w:val="24"/>
        </w:rPr>
        <w:t>物联网中的各个节点可以完成组网、入网、数据的传输与更新、身份信息及交互的交换等一系列过程。利用C-IoT辅助通信模组进行组网，在组建的新网络中进行交互和通信，将原设备模组上的数据进行交互和传输。设备原有模组和C-IoT模组之间使用异步串口UART进行通信。</w:t>
      </w:r>
    </w:p>
    <w:p>
      <w:pPr>
        <w:snapToGrid w:val="0"/>
        <w:spacing w:before="120" w:after="240"/>
        <w:jc w:val="center"/>
        <w:rPr>
          <w:color w:val="000000"/>
          <w:spacing w:val="6"/>
          <w:sz w:val="22"/>
        </w:rPr>
      </w:pPr>
      <w:r>
        <w:drawing>
          <wp:inline distT="0" distB="0" distL="0" distR="0">
            <wp:extent cx="4904740" cy="2336165"/>
            <wp:effectExtent l="0" t="0" r="0" b="6985"/>
            <wp:docPr id="37" name="图片 8" descr="屏幕剪辑"/>
            <wp:cNvGraphicFramePr/>
            <a:graphic xmlns:a="http://schemas.openxmlformats.org/drawingml/2006/main">
              <a:graphicData uri="http://schemas.openxmlformats.org/drawingml/2006/picture">
                <pic:pic xmlns:pic="http://schemas.openxmlformats.org/drawingml/2006/picture">
                  <pic:nvPicPr>
                    <pic:cNvPr id="37" name="图片 8" descr="屏幕剪辑"/>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04740" cy="2336165"/>
                    </a:xfrm>
                    <a:prstGeom prst="rect">
                      <a:avLst/>
                    </a:prstGeom>
                    <a:noFill/>
                    <a:ln>
                      <a:noFill/>
                    </a:ln>
                  </pic:spPr>
                </pic:pic>
              </a:graphicData>
            </a:graphic>
          </wp:inline>
        </w:drawing>
      </w:r>
    </w:p>
    <w:p>
      <w:pPr>
        <w:snapToGrid w:val="0"/>
        <w:spacing w:before="120" w:after="240" w:line="320" w:lineRule="exact"/>
        <w:jc w:val="center"/>
        <w:rPr>
          <w:color w:val="000000" w:themeColor="text1"/>
          <w:spacing w:val="6"/>
          <w14:textFill>
            <w14:solidFill>
              <w14:schemeClr w14:val="tx1"/>
            </w14:solidFill>
          </w14:textFill>
        </w:rPr>
      </w:pPr>
      <w:r>
        <w:rPr>
          <w:color w:val="000000" w:themeColor="text1"/>
          <w:spacing w:val="6"/>
          <w:szCs w:val="22"/>
          <w14:textFill>
            <w14:solidFill>
              <w14:schemeClr w14:val="tx1"/>
            </w14:solidFill>
          </w14:textFill>
        </w:rPr>
        <w:t>图</w:t>
      </w:r>
      <w:r>
        <w:rPr>
          <w:rFonts w:hint="eastAsia"/>
          <w:color w:val="000000" w:themeColor="text1"/>
          <w:spacing w:val="6"/>
          <w:szCs w:val="22"/>
          <w14:textFill>
            <w14:solidFill>
              <w14:schemeClr w14:val="tx1"/>
            </w14:solidFill>
          </w14:textFill>
        </w:rPr>
        <w:t>4.5</w:t>
      </w:r>
      <w:r>
        <w:rPr>
          <w:color w:val="000000" w:themeColor="text1"/>
          <w:spacing w:val="6"/>
          <w:szCs w:val="22"/>
          <w14:textFill>
            <w14:solidFill>
              <w14:schemeClr w14:val="tx1"/>
            </w14:solidFill>
          </w14:textFill>
        </w:rPr>
        <w:t>(a) 传统架构节点交互方式 图</w:t>
      </w:r>
      <w:r>
        <w:rPr>
          <w:rFonts w:hint="eastAsia"/>
          <w:color w:val="000000" w:themeColor="text1"/>
          <w:spacing w:val="6"/>
          <w:szCs w:val="22"/>
          <w14:textFill>
            <w14:solidFill>
              <w14:schemeClr w14:val="tx1"/>
            </w14:solidFill>
          </w14:textFill>
        </w:rPr>
        <w:t>4.5</w:t>
      </w:r>
      <w:r>
        <w:rPr>
          <w:color w:val="000000" w:themeColor="text1"/>
          <w:spacing w:val="6"/>
          <w:szCs w:val="22"/>
          <w14:textFill>
            <w14:solidFill>
              <w14:schemeClr w14:val="tx1"/>
            </w14:solidFill>
          </w14:textFill>
        </w:rPr>
        <w:t>(b) 分布式架构下节点交互方式</w:t>
      </w:r>
    </w:p>
    <w:p>
      <w:pPr>
        <w:pStyle w:val="4"/>
        <w:spacing w:before="240" w:after="120" w:line="360" w:lineRule="auto"/>
        <w:rPr>
          <w:rFonts w:eastAsia="黑体"/>
          <w:sz w:val="24"/>
          <w:szCs w:val="24"/>
        </w:rPr>
      </w:pPr>
      <w:r>
        <w:rPr>
          <w:rFonts w:eastAsia="黑体"/>
          <w:sz w:val="24"/>
          <w:szCs w:val="24"/>
        </w:rPr>
        <w:t>4.2.3 物联设备群体智能信息协作处理技术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4.2.3.1 设备节点关联度分析及特征提取技术的实现方法</w:t>
      </w:r>
    </w:p>
    <w:p>
      <w:pPr>
        <w:spacing w:line="360" w:lineRule="auto"/>
        <w:ind w:firstLine="480" w:firstLineChars="200"/>
        <w:jc w:val="left"/>
        <w:rPr>
          <w:b/>
          <w:color w:val="000000"/>
          <w:sz w:val="24"/>
          <w:szCs w:val="24"/>
        </w:rPr>
      </w:pPr>
      <w:r>
        <w:rPr>
          <w:b/>
          <w:color w:val="000000"/>
          <w:sz w:val="24"/>
          <w:szCs w:val="24"/>
        </w:rPr>
        <w:t>（一）设备节点关联度分析</w:t>
      </w:r>
    </w:p>
    <w:p>
      <w:pPr>
        <w:spacing w:line="360" w:lineRule="auto"/>
        <w:ind w:firstLine="480" w:firstLineChars="200"/>
        <w:jc w:val="left"/>
        <w:rPr>
          <w:color w:val="000000"/>
          <w:sz w:val="24"/>
          <w:szCs w:val="24"/>
        </w:rPr>
      </w:pPr>
      <w:r>
        <w:rPr>
          <w:color w:val="000000"/>
          <w:sz w:val="24"/>
          <w:szCs w:val="24"/>
        </w:rPr>
        <w:t>智能节点的关联度分析主要从通信层面和应用层面两个部分来实现。</w:t>
      </w:r>
    </w:p>
    <w:p>
      <w:pPr>
        <w:spacing w:line="360" w:lineRule="auto"/>
        <w:ind w:firstLine="480" w:firstLineChars="200"/>
        <w:jc w:val="left"/>
        <w:rPr>
          <w:color w:val="000000"/>
          <w:sz w:val="24"/>
          <w:szCs w:val="24"/>
        </w:rPr>
      </w:pPr>
      <w:r>
        <w:rPr>
          <w:color w:val="000000"/>
          <w:sz w:val="24"/>
          <w:szCs w:val="24"/>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pPr>
        <w:spacing w:line="360" w:lineRule="auto"/>
        <w:ind w:firstLine="480" w:firstLineChars="200"/>
        <w:jc w:val="left"/>
        <w:rPr>
          <w:color w:val="000000"/>
          <w:sz w:val="24"/>
          <w:szCs w:val="24"/>
        </w:rPr>
      </w:pPr>
      <w:r>
        <w:rPr>
          <w:color w:val="000000"/>
          <w:sz w:val="24"/>
          <w:szCs w:val="24"/>
        </w:rPr>
        <w:t>在应用层面，每个节点可以用一个特征集进行表达，协作需求分解并映射为需求特征集，则节点间的协作关联估计可以等价于面向特定需求，在信息图中筛选相应特征关联子图的过程。</w:t>
      </w:r>
    </w:p>
    <w:p>
      <w:pPr>
        <w:spacing w:line="360" w:lineRule="auto"/>
        <w:ind w:firstLine="480" w:firstLineChars="200"/>
        <w:jc w:val="left"/>
        <w:rPr>
          <w:color w:val="000000"/>
          <w:sz w:val="24"/>
          <w:szCs w:val="24"/>
        </w:rPr>
      </w:pPr>
      <w:r>
        <w:rPr>
          <w:color w:val="000000"/>
          <w:sz w:val="24"/>
          <w:szCs w:val="24"/>
        </w:rPr>
        <w:t>一个智能体的信息图主要包括以下节点：智能体i的基本领域认知，这是智能体的固有性质，不随时间和外界影响而变化；智能体i的状态信息，这一节点是会随外界影响而改变的；加时间戳的任务，即特定需求；当前位置；周围信息变化；当前时刻接收到的网络中其他智能体的名片信息。</w:t>
      </w:r>
    </w:p>
    <w:p>
      <w:pPr>
        <w:snapToGrid w:val="0"/>
        <w:jc w:val="center"/>
        <w:rPr>
          <w:color w:val="000000"/>
          <w:szCs w:val="21"/>
        </w:rPr>
      </w:pPr>
      <w:r>
        <w:rPr>
          <w:color w:val="000000"/>
          <w:szCs w:val="21"/>
        </w:rPr>
        <w:drawing>
          <wp:inline distT="0" distB="0" distL="114300" distR="114300">
            <wp:extent cx="5759450" cy="3987165"/>
            <wp:effectExtent l="0" t="0" r="635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759450" cy="3987165"/>
                    </a:xfrm>
                    <a:prstGeom prst="rect">
                      <a:avLst/>
                    </a:prstGeom>
                    <a:noFill/>
                    <a:ln w="9525">
                      <a:noFill/>
                    </a:ln>
                  </pic:spPr>
                </pic:pic>
              </a:graphicData>
            </a:graphic>
          </wp:inline>
        </w:drawing>
      </w:r>
    </w:p>
    <w:p>
      <w:pPr>
        <w:snapToGrid w:val="0"/>
        <w:ind w:firstLine="420" w:firstLineChars="200"/>
        <w:jc w:val="center"/>
        <w:rPr>
          <w:color w:val="000000"/>
          <w:szCs w:val="21"/>
        </w:rPr>
      </w:pPr>
      <w:r>
        <w:rPr>
          <w:color w:val="000000"/>
          <w:szCs w:val="21"/>
        </w:rPr>
        <w:t>图</w:t>
      </w:r>
      <w:r>
        <w:rPr>
          <w:rFonts w:hint="eastAsia"/>
          <w:color w:val="000000"/>
          <w:szCs w:val="21"/>
        </w:rPr>
        <w:t>4.6</w:t>
      </w:r>
      <w:r>
        <w:rPr>
          <w:color w:val="000000"/>
          <w:szCs w:val="21"/>
        </w:rPr>
        <w:t xml:space="preserve"> 多智能体系统的信息图</w:t>
      </w:r>
    </w:p>
    <w:p>
      <w:pPr>
        <w:snapToGrid w:val="0"/>
        <w:ind w:firstLine="420" w:firstLineChars="200"/>
        <w:rPr>
          <w:color w:val="000000"/>
          <w:szCs w:val="21"/>
        </w:rPr>
      </w:pPr>
    </w:p>
    <w:p>
      <w:pPr>
        <w:snapToGrid w:val="0"/>
        <w:spacing w:line="360" w:lineRule="auto"/>
        <w:ind w:firstLine="480" w:firstLineChars="200"/>
        <w:jc w:val="left"/>
        <w:rPr>
          <w:color w:val="000000"/>
          <w:sz w:val="24"/>
          <w:szCs w:val="24"/>
        </w:rPr>
      </w:pPr>
      <w:r>
        <w:rPr>
          <w:color w:val="000000"/>
          <w:sz w:val="24"/>
          <w:szCs w:val="24"/>
        </w:rPr>
        <w:t>我们以智能体i的基本领域信息认知为基础，以智能体每个决策周期中新增加的观测信息</w:t>
      </w:r>
      <w:r>
        <w:rPr>
          <w:rFonts w:ascii="Cambria Math" w:hAnsi="Cambria Math" w:cs="Cambria Math"/>
          <w:color w:val="000000"/>
          <w:sz w:val="24"/>
          <w:szCs w:val="24"/>
        </w:rPr>
        <w:t>𝐼𝑡</w:t>
      </w:r>
      <w:r>
        <w:rPr>
          <w:color w:val="000000"/>
          <w:sz w:val="24"/>
          <w:szCs w:val="24"/>
        </w:rPr>
        <w:t>为结点，以任意两条观测信息间的语义联系为连接边，可以构建一个随时间演化的信息图</w:t>
      </w:r>
      <w:r>
        <w:rPr>
          <w:rFonts w:ascii="Cambria Math" w:hAnsi="Cambria Math" w:cs="Cambria Math"/>
          <w:color w:val="000000"/>
          <w:sz w:val="24"/>
          <w:szCs w:val="24"/>
        </w:rPr>
        <w:t>𝐺𝑖</w:t>
      </w:r>
      <w:r>
        <w:rPr>
          <w:color w:val="000000"/>
          <w:sz w:val="24"/>
          <w:szCs w:val="24"/>
        </w:rPr>
        <w:t>。在</w:t>
      </w:r>
      <w:r>
        <w:rPr>
          <w:rFonts w:ascii="Cambria Math" w:hAnsi="Cambria Math" w:cs="Cambria Math"/>
          <w:color w:val="000000"/>
          <w:sz w:val="24"/>
          <w:szCs w:val="24"/>
        </w:rPr>
        <w:t>𝑡</w:t>
      </w:r>
      <w:r>
        <w:rPr>
          <w:color w:val="000000"/>
          <w:sz w:val="24"/>
          <w:szCs w:val="24"/>
        </w:rPr>
        <w:t>时刻智能体</w:t>
      </w:r>
      <w:r>
        <w:rPr>
          <w:rFonts w:ascii="Cambria Math" w:hAnsi="Cambria Math" w:cs="Cambria Math"/>
          <w:color w:val="000000"/>
          <w:sz w:val="24"/>
          <w:szCs w:val="24"/>
        </w:rPr>
        <w:t>𝑖</w:t>
      </w:r>
      <w:r>
        <w:rPr>
          <w:color w:val="000000"/>
          <w:sz w:val="24"/>
          <w:szCs w:val="24"/>
        </w:rPr>
        <w:t>的信息图</w:t>
      </w:r>
      <w:r>
        <w:rPr>
          <w:rFonts w:ascii="Cambria Math" w:hAnsi="Cambria Math" w:cs="Cambria Math"/>
          <w:color w:val="000000"/>
          <w:sz w:val="24"/>
          <w:szCs w:val="24"/>
        </w:rPr>
        <w:t>𝐺𝑖</w:t>
      </w:r>
      <w:r>
        <w:rPr>
          <w:color w:val="000000"/>
          <w:sz w:val="24"/>
          <w:szCs w:val="24"/>
        </w:rPr>
        <w:t>(</w:t>
      </w:r>
      <w:r>
        <w:rPr>
          <w:rFonts w:ascii="Cambria Math" w:hAnsi="Cambria Math" w:cs="Cambria Math"/>
          <w:color w:val="000000"/>
          <w:sz w:val="24"/>
          <w:szCs w:val="24"/>
        </w:rPr>
        <w:t>𝑡</w:t>
      </w:r>
      <w:r>
        <w:rPr>
          <w:color w:val="000000"/>
          <w:sz w:val="24"/>
          <w:szCs w:val="24"/>
        </w:rPr>
        <w:t>)由认知信息集</w:t>
      </w:r>
      <w:r>
        <w:rPr>
          <w:rFonts w:ascii="Cambria Math" w:hAnsi="Cambria Math" w:cs="Cambria Math"/>
          <w:color w:val="000000"/>
          <w:sz w:val="24"/>
          <w:szCs w:val="24"/>
        </w:rPr>
        <w:t>𝑖𝑛𝑓𝑖</w:t>
      </w:r>
      <w:r>
        <w:rPr>
          <w:color w:val="000000"/>
          <w:sz w:val="24"/>
          <w:szCs w:val="24"/>
        </w:rPr>
        <w:t>= {</w:t>
      </w:r>
      <w:r>
        <w:rPr>
          <w:rFonts w:ascii="Cambria Math" w:hAnsi="Cambria Math" w:cs="Cambria Math"/>
          <w:color w:val="000000"/>
          <w:sz w:val="24"/>
          <w:szCs w:val="24"/>
        </w:rPr>
        <w:t>𝐼</w:t>
      </w:r>
      <w:r>
        <w:rPr>
          <w:color w:val="000000"/>
          <w:sz w:val="24"/>
          <w:szCs w:val="24"/>
        </w:rPr>
        <w:t xml:space="preserve">1, </w:t>
      </w:r>
      <w:r>
        <w:rPr>
          <w:rFonts w:ascii="Cambria Math" w:hAnsi="Cambria Math" w:cs="Cambria Math"/>
          <w:color w:val="000000"/>
          <w:sz w:val="24"/>
          <w:szCs w:val="24"/>
        </w:rPr>
        <w:t>𝐼</w:t>
      </w:r>
      <w:r>
        <w:rPr>
          <w:color w:val="000000"/>
          <w:sz w:val="24"/>
          <w:szCs w:val="24"/>
        </w:rPr>
        <w:t xml:space="preserve">2, … , </w:t>
      </w:r>
      <w:r>
        <w:rPr>
          <w:rFonts w:ascii="Cambria Math" w:hAnsi="Cambria Math" w:cs="Cambria Math"/>
          <w:color w:val="000000"/>
          <w:sz w:val="24"/>
          <w:szCs w:val="24"/>
        </w:rPr>
        <w:t>𝐼𝑚</w:t>
      </w:r>
      <w:r>
        <w:rPr>
          <w:color w:val="000000"/>
          <w:sz w:val="24"/>
          <w:szCs w:val="24"/>
        </w:rPr>
        <w:t>}构成，其中</w:t>
      </w:r>
      <w:r>
        <w:rPr>
          <w:rFonts w:ascii="Cambria Math" w:hAnsi="Cambria Math" w:cs="Cambria Math"/>
          <w:color w:val="000000"/>
          <w:sz w:val="24"/>
          <w:szCs w:val="24"/>
        </w:rPr>
        <w:t>𝑚</w:t>
      </w:r>
      <w:r>
        <w:rPr>
          <w:color w:val="000000"/>
          <w:sz w:val="24"/>
          <w:szCs w:val="24"/>
        </w:rPr>
        <w:t>表示当前信息图的信息数量，即智能体中的节点数。</w:t>
      </w:r>
    </w:p>
    <w:p>
      <w:pPr>
        <w:snapToGrid w:val="0"/>
        <w:ind w:firstLine="420" w:firstLineChars="200"/>
        <w:jc w:val="left"/>
        <w:rPr>
          <w:color w:val="000000"/>
          <w:szCs w:val="21"/>
        </w:rPr>
      </w:pPr>
    </w:p>
    <w:p>
      <w:pPr>
        <w:snapToGrid w:val="0"/>
        <w:jc w:val="center"/>
        <w:rPr>
          <w:color w:val="000000"/>
          <w:szCs w:val="21"/>
          <w:u w:val="single"/>
        </w:rPr>
      </w:pPr>
      <w:r>
        <w:rPr>
          <w:color w:val="000000"/>
          <w:szCs w:val="21"/>
        </w:rPr>
        <w:drawing>
          <wp:inline distT="0" distB="0" distL="114300" distR="114300">
            <wp:extent cx="5761355" cy="2540635"/>
            <wp:effectExtent l="0" t="0" r="4445" b="247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761355" cy="2540635"/>
                    </a:xfrm>
                    <a:prstGeom prst="rect">
                      <a:avLst/>
                    </a:prstGeom>
                    <a:noFill/>
                    <a:ln w="9525">
                      <a:noFill/>
                    </a:ln>
                  </pic:spPr>
                </pic:pic>
              </a:graphicData>
            </a:graphic>
          </wp:inline>
        </w:drawing>
      </w:r>
    </w:p>
    <w:p>
      <w:pPr>
        <w:snapToGrid w:val="0"/>
        <w:jc w:val="center"/>
        <w:rPr>
          <w:color w:val="000000"/>
          <w:szCs w:val="21"/>
          <w:u w:val="single"/>
        </w:rPr>
      </w:pPr>
    </w:p>
    <w:p>
      <w:pPr>
        <w:snapToGrid w:val="0"/>
        <w:jc w:val="center"/>
        <w:rPr>
          <w:color w:val="000000"/>
          <w:szCs w:val="21"/>
        </w:rPr>
      </w:pPr>
      <w:r>
        <w:rPr>
          <w:color w:val="000000"/>
          <w:szCs w:val="21"/>
        </w:rPr>
        <w:t>图</w:t>
      </w:r>
      <w:r>
        <w:rPr>
          <w:rFonts w:hint="eastAsia"/>
          <w:color w:val="000000"/>
          <w:szCs w:val="21"/>
        </w:rPr>
        <w:t>4.7</w:t>
      </w:r>
      <w:r>
        <w:rPr>
          <w:color w:val="000000"/>
          <w:szCs w:val="21"/>
        </w:rPr>
        <w:t xml:space="preserve"> 生成智能体信息图的算法流程</w:t>
      </w:r>
    </w:p>
    <w:p>
      <w:pPr>
        <w:spacing w:line="360" w:lineRule="auto"/>
        <w:ind w:firstLine="480" w:firstLineChars="200"/>
        <w:jc w:val="left"/>
        <w:rPr>
          <w:color w:val="000000"/>
          <w:sz w:val="24"/>
          <w:szCs w:val="24"/>
        </w:rPr>
      </w:pPr>
    </w:p>
    <w:p>
      <w:pPr>
        <w:spacing w:line="360" w:lineRule="auto"/>
        <w:ind w:firstLine="480" w:firstLineChars="200"/>
        <w:jc w:val="left"/>
        <w:rPr>
          <w:color w:val="000000"/>
          <w:sz w:val="24"/>
          <w:szCs w:val="24"/>
        </w:rPr>
      </w:pPr>
      <w:r>
        <w:rPr>
          <w:color w:val="000000"/>
          <w:sz w:val="24"/>
          <w:szCs w:val="24"/>
        </w:rPr>
        <w:t>值得注意的是，在构建信息图的过程中，当通信链路中断导致名片文件缺失，同时其他智能体状态变为部分可见时，我们可以使用模糊集理论重定义关联度</w:t>
      </w:r>
      <w:r>
        <w:rPr>
          <w:rFonts w:ascii="Cambria Math" w:hAnsi="Cambria Math" w:cs="Cambria Math"/>
          <w:color w:val="000000"/>
          <w:sz w:val="24"/>
          <w:szCs w:val="24"/>
        </w:rPr>
        <w:t>𝑅𝑒𝑙</w:t>
      </w:r>
      <w:r>
        <w:rPr>
          <w:color w:val="000000"/>
          <w:sz w:val="24"/>
          <w:szCs w:val="24"/>
        </w:rPr>
        <w:t>(</w:t>
      </w:r>
      <w:r>
        <w:rPr>
          <w:rFonts w:ascii="Cambria Math" w:hAnsi="Cambria Math" w:cs="Cambria Math"/>
          <w:color w:val="000000"/>
          <w:sz w:val="24"/>
          <w:szCs w:val="24"/>
        </w:rPr>
        <w:t>𝑖</w:t>
      </w:r>
      <w:r>
        <w:rPr>
          <w:color w:val="000000"/>
          <w:sz w:val="24"/>
          <w:szCs w:val="24"/>
        </w:rPr>
        <w:t xml:space="preserve">, </w:t>
      </w:r>
      <w:r>
        <w:rPr>
          <w:rFonts w:ascii="Cambria Math" w:hAnsi="Cambria Math" w:cs="Cambria Math"/>
          <w:color w:val="000000"/>
          <w:sz w:val="24"/>
          <w:szCs w:val="24"/>
        </w:rPr>
        <w:t>𝑗</w:t>
      </w:r>
      <w:r>
        <w:rPr>
          <w:color w:val="000000"/>
          <w:sz w:val="24"/>
          <w:szCs w:val="24"/>
        </w:rPr>
        <w:t>)，进而确定有效的决策信息。</w:t>
      </w:r>
    </w:p>
    <w:p>
      <w:pPr>
        <w:spacing w:line="360" w:lineRule="auto"/>
        <w:ind w:firstLine="480" w:firstLineChars="200"/>
        <w:jc w:val="left"/>
        <w:rPr>
          <w:b/>
          <w:color w:val="000000"/>
          <w:sz w:val="24"/>
          <w:szCs w:val="24"/>
        </w:rPr>
      </w:pPr>
      <w:r>
        <w:rPr>
          <w:b/>
          <w:color w:val="000000"/>
          <w:sz w:val="24"/>
          <w:szCs w:val="24"/>
        </w:rPr>
        <w:t>（二）基于关联度的数据处理及特征提取方法</w:t>
      </w:r>
    </w:p>
    <w:p>
      <w:pPr>
        <w:spacing w:line="360" w:lineRule="auto"/>
        <w:ind w:firstLine="480" w:firstLineChars="200"/>
        <w:jc w:val="left"/>
        <w:rPr>
          <w:color w:val="000000"/>
          <w:sz w:val="24"/>
          <w:szCs w:val="24"/>
        </w:rPr>
      </w:pPr>
      <w:r>
        <w:rPr>
          <w:color w:val="000000"/>
          <w:sz w:val="24"/>
          <w:szCs w:val="24"/>
        </w:rPr>
        <w:t>当我们要向现有的网络中添加新的智能体时，可以根据智能体间关联度，将其转换为图结构，使用GCN（Graph Convolutional Network）或其他图结构表示的深度学习方法，再进一步进行识别与预测处理，从而实现利用已知关联度信息做出关联度预测的目标。</w:t>
      </w:r>
    </w:p>
    <w:p>
      <w:pPr>
        <w:spacing w:line="360" w:lineRule="auto"/>
        <w:ind w:firstLine="480" w:firstLineChars="200"/>
        <w:jc w:val="left"/>
        <w:rPr>
          <w:color w:val="000000"/>
          <w:sz w:val="24"/>
          <w:szCs w:val="24"/>
        </w:rPr>
      </w:pPr>
      <w:r>
        <w:rPr>
          <w:color w:val="000000"/>
          <w:sz w:val="24"/>
          <w:szCs w:val="24"/>
        </w:rPr>
        <w:t>GCN以谱图论为理论基础，借助于图的拉普拉斯矩阵的特征值和特征向量来研究图的性质，以图、图的邻接矩阵、图的特征矩阵作为输入，根据实际任务目标决定输出。</w:t>
      </w:r>
    </w:p>
    <w:p>
      <w:pPr>
        <w:snapToGrid w:val="0"/>
        <w:ind w:firstLine="420" w:firstLineChars="200"/>
        <w:rPr>
          <w:color w:val="000000"/>
          <w:szCs w:val="21"/>
        </w:rPr>
      </w:pPr>
    </w:p>
    <w:p>
      <w:pPr>
        <w:snapToGrid w:val="0"/>
        <w:ind w:firstLine="420" w:firstLineChars="200"/>
        <w:jc w:val="center"/>
        <w:rPr>
          <w:color w:val="FF0000"/>
          <w:szCs w:val="21"/>
          <w:u w:val="single"/>
        </w:rPr>
      </w:pPr>
      <w:r>
        <w:rPr>
          <w:color w:val="FF0000"/>
          <w:szCs w:val="21"/>
        </w:rPr>
        <w:drawing>
          <wp:inline distT="0" distB="0" distL="114300" distR="114300">
            <wp:extent cx="3152140" cy="1134110"/>
            <wp:effectExtent l="0" t="0" r="2286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3152140" cy="1134110"/>
                    </a:xfrm>
                    <a:prstGeom prst="rect">
                      <a:avLst/>
                    </a:prstGeom>
                    <a:noFill/>
                    <a:ln w="9525">
                      <a:noFill/>
                    </a:ln>
                  </pic:spPr>
                </pic:pic>
              </a:graphicData>
            </a:graphic>
          </wp:inline>
        </w:drawing>
      </w:r>
    </w:p>
    <w:p>
      <w:pPr>
        <w:snapToGrid w:val="0"/>
        <w:ind w:firstLine="420" w:firstLineChars="200"/>
        <w:jc w:val="center"/>
        <w:rPr>
          <w:color w:val="000000"/>
          <w:szCs w:val="21"/>
        </w:rPr>
      </w:pPr>
      <w:r>
        <w:rPr>
          <w:color w:val="000000"/>
          <w:szCs w:val="21"/>
        </w:rPr>
        <w:t>图</w:t>
      </w:r>
      <w:r>
        <w:rPr>
          <w:rFonts w:hint="eastAsia"/>
          <w:color w:val="000000"/>
          <w:szCs w:val="21"/>
        </w:rPr>
        <w:t>4.8</w:t>
      </w:r>
      <w:r>
        <w:rPr>
          <w:color w:val="000000"/>
          <w:szCs w:val="21"/>
        </w:rPr>
        <w:t xml:space="preserve"> 使用GCN处理图数据</w:t>
      </w:r>
    </w:p>
    <w:p>
      <w:pPr>
        <w:snapToGrid w:val="0"/>
        <w:ind w:firstLine="420" w:firstLineChars="200"/>
        <w:rPr>
          <w:color w:val="FF0000"/>
          <w:szCs w:val="21"/>
          <w:u w:val="single"/>
        </w:rPr>
      </w:pPr>
    </w:p>
    <w:p>
      <w:pPr>
        <w:spacing w:line="360" w:lineRule="auto"/>
        <w:ind w:firstLine="480" w:firstLineChars="200"/>
        <w:jc w:val="left"/>
        <w:rPr>
          <w:color w:val="000000"/>
          <w:sz w:val="24"/>
          <w:szCs w:val="24"/>
        </w:rPr>
      </w:pPr>
      <w:r>
        <w:rPr>
          <w:color w:val="000000"/>
          <w:sz w:val="24"/>
          <w:szCs w:val="24"/>
        </w:rPr>
        <w:t>图结构数据往往含有噪声，这意味着有些时候节点与节点之间的边的可靠性不够高，邻居节点的相对重要性也有差异。而GCN在进行卷积时无法为邻居节点分配不同的权重，解决这一问题的方式是在图算法中引入“注意力”机制(attention mechanism), 即图注意力网络GAT（Graph Attention Network）。我们可以通过计算当前节点与邻居节点的“注意力系数”(attention coefficient), 在聚合邻居嵌入节点的时候进行加权，使得图神经网络能够更加关注重要的节点，以减少边噪声带来的影响。同时，使用这一方法只需要相邻节点的信息，而无需获取整张图的信息。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4.2.3.2 传感器事件的智能体特征选择方法</w:t>
      </w:r>
    </w:p>
    <w:p>
      <w:pPr>
        <w:spacing w:line="360" w:lineRule="auto"/>
        <w:ind w:firstLine="480" w:firstLineChars="200"/>
        <w:jc w:val="left"/>
        <w:rPr>
          <w:color w:val="000000"/>
          <w:sz w:val="24"/>
          <w:szCs w:val="24"/>
        </w:rPr>
      </w:pPr>
      <w:r>
        <w:rPr>
          <w:color w:val="000000"/>
          <w:sz w:val="24"/>
          <w:szCs w:val="24"/>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4524375" cy="2828925"/>
            <wp:effectExtent l="0" t="0" r="22225"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4524375" cy="2828925"/>
                    </a:xfrm>
                    <a:prstGeom prst="rect">
                      <a:avLst/>
                    </a:prstGeom>
                    <a:noFill/>
                    <a:ln w="9525">
                      <a:noFill/>
                    </a:ln>
                  </pic:spPr>
                </pic:pic>
              </a:graphicData>
            </a:graphic>
          </wp:inline>
        </w:drawing>
      </w:r>
    </w:p>
    <w:p>
      <w:pPr>
        <w:snapToGrid w:val="0"/>
        <w:ind w:firstLine="420" w:firstLineChars="200"/>
        <w:jc w:val="center"/>
        <w:rPr>
          <w:rFonts w:eastAsia="微软雅黑"/>
          <w:color w:val="000000"/>
          <w:szCs w:val="21"/>
        </w:rPr>
      </w:pPr>
      <w:r>
        <w:rPr>
          <w:rFonts w:eastAsia="微软雅黑"/>
          <w:color w:val="000000"/>
          <w:szCs w:val="21"/>
        </w:rPr>
        <w:t>图</w:t>
      </w:r>
      <w:r>
        <w:rPr>
          <w:rFonts w:hint="eastAsia" w:eastAsia="微软雅黑"/>
          <w:color w:val="000000"/>
          <w:szCs w:val="21"/>
        </w:rPr>
        <w:t>4.9</w:t>
      </w:r>
      <w:r>
        <w:rPr>
          <w:rFonts w:eastAsia="微软雅黑"/>
          <w:color w:val="000000"/>
          <w:szCs w:val="21"/>
        </w:rPr>
        <w:t xml:space="preserve"> 提取的特征内容</w:t>
      </w:r>
    </w:p>
    <w:p>
      <w:pPr>
        <w:snapToGrid w:val="0"/>
        <w:ind w:firstLine="420" w:firstLineChars="20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绝对时间信息与活动本身有关，包括活动持续时间长度，而相对时间信息还受其他活动的影响，其计算方式如下：</w:t>
      </w:r>
    </w:p>
    <w:p>
      <w:pPr>
        <w:snapToGrid w:val="0"/>
        <w:ind w:firstLine="420" w:firstLineChars="200"/>
        <w:jc w:val="center"/>
        <w:rPr>
          <w:rFonts w:eastAsia="微软雅黑"/>
          <w:color w:val="000000"/>
          <w:szCs w:val="21"/>
        </w:rPr>
        <w:pPrChange w:id="0" w:author="王骁tenet [2]" w:date="2021-03-17T10:47:26Z">
          <w:pPr>
            <w:snapToGrid w:val="0"/>
            <w:ind w:firstLine="420" w:firstLineChars="200"/>
            <w:jc w:val="center"/>
          </w:pPr>
        </w:pPrChange>
      </w:pPr>
      <w:del w:id="1" w:author="王骁tenet [2]" w:date="2021-03-17T10:47:42Z">
        <w:r>
          <w:rPr>
            <w:rFonts w:eastAsia="微软雅黑"/>
            <w:color w:val="000000"/>
            <w:szCs w:val="21"/>
          </w:rPr>
          <w:drawing>
            <wp:inline distT="0" distB="0" distL="114300" distR="114300">
              <wp:extent cx="3429000" cy="895350"/>
              <wp:effectExtent l="0" t="0" r="0" b="190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3429000" cy="895350"/>
                      </a:xfrm>
                      <a:prstGeom prst="rect">
                        <a:avLst/>
                      </a:prstGeom>
                      <a:noFill/>
                      <a:ln w="9525">
                        <a:noFill/>
                      </a:ln>
                    </pic:spPr>
                  </pic:pic>
                </a:graphicData>
              </a:graphic>
            </wp:inline>
          </w:drawing>
        </w:r>
      </w:del>
      <w:del w:id="3" w:author="王骁tenet [2]" w:date="2021-03-17T10:39:46Z">
        <w:r>
          <w:rPr>
            <w:rFonts w:hint="eastAsia" w:eastAsia="微软雅黑"/>
            <w:color w:val="000000"/>
            <w:szCs w:val="21"/>
            <w:highlight w:val="magenta"/>
          </w:rPr>
          <w:delText>修改</w:delText>
        </w:r>
      </w:del>
    </w:p>
    <w:p>
      <w:pPr>
        <w:spacing w:line="360" w:lineRule="auto"/>
        <w:ind w:firstLine="0" w:firstLineChars="0"/>
        <w:jc w:val="center"/>
        <w:rPr>
          <w:ins w:id="5" w:author="王骁tenet [2]" w:date="2021-03-17T10:47:28Z"/>
          <w:color w:val="000000"/>
          <w:sz w:val="24"/>
          <w:szCs w:val="24"/>
        </w:rPr>
        <w:pPrChange w:id="4" w:author="王骁tenet [2]" w:date="2021-03-17T10:48:27Z">
          <w:pPr>
            <w:spacing w:line="360" w:lineRule="auto"/>
            <w:ind w:firstLine="480" w:firstLineChars="200"/>
            <w:jc w:val="left"/>
          </w:pPr>
        </w:pPrChange>
      </w:pPr>
      <w:ins w:id="6" w:author="王骁tenet [2]" w:date="2021-03-17T10:48:17Z">
        <w:r>
          <w:rPr>
            <w:color w:val="000000"/>
            <w:sz w:val="24"/>
            <w:szCs w:val="24"/>
          </w:rPr>
          <w:drawing>
            <wp:inline distT="0" distB="0" distL="114300" distR="114300">
              <wp:extent cx="4337050" cy="1054100"/>
              <wp:effectExtent l="0" t="0" r="6350" b="12700"/>
              <wp:docPr id="16" name="334E55B0-647D-440b-865C-3EC943EB4CBC-1" descr="/private/var/folders/y7/_dxbgjfd16g8grhzs9syx0980000gn/T/com.kingsoft.wpsoffice.mac/wpsoffice.rDxjt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 descr="/private/var/folders/y7/_dxbgjfd16g8grhzs9syx0980000gn/T/com.kingsoft.wpsoffice.mac/wpsoffice.rDxjtVwpsoffice"/>
                      <pic:cNvPicPr>
                        <a:picLocks noChangeAspect="1"/>
                      </pic:cNvPicPr>
                    </pic:nvPicPr>
                    <pic:blipFill>
                      <a:blip r:embed="rId14"/>
                      <a:stretch>
                        <a:fillRect/>
                      </a:stretch>
                    </pic:blipFill>
                    <pic:spPr>
                      <a:xfrm>
                        <a:off x="0" y="0"/>
                        <a:ext cx="4337050" cy="1054100"/>
                      </a:xfrm>
                      <a:prstGeom prst="rect">
                        <a:avLst/>
                      </a:prstGeom>
                    </pic:spPr>
                  </pic:pic>
                </a:graphicData>
              </a:graphic>
            </wp:inline>
          </w:drawing>
        </w:r>
      </w:ins>
    </w:p>
    <w:p>
      <w:pPr>
        <w:spacing w:line="360" w:lineRule="auto"/>
        <w:ind w:firstLine="480" w:firstLineChars="200"/>
        <w:jc w:val="left"/>
        <w:rPr>
          <w:del w:id="8" w:author="王骁tenet [2]" w:date="2021-03-17T10:52:05Z"/>
          <w:color w:val="000000"/>
          <w:sz w:val="24"/>
          <w:szCs w:val="24"/>
        </w:rPr>
      </w:pPr>
      <w:r>
        <w:rPr>
          <w:color w:val="000000"/>
          <w:sz w:val="24"/>
          <w:szCs w:val="24"/>
        </w:rPr>
        <w:t>通过计算tf-idf得到活动对应的最优传感器序列特征，tf-idf是一种用于信息检索与数据挖掘的常用加权技术，在本问题中的定义如下</w:t>
      </w:r>
      <w:ins w:id="9" w:author="王骁tenet [2]" w:date="2021-03-17T10:52:06Z">
        <w:r>
          <w:rPr>
            <w:color w:val="000000"/>
            <w:sz w:val="24"/>
            <w:szCs w:val="24"/>
          </w:rPr>
          <w:t>：</w:t>
        </w:r>
      </w:ins>
      <w:del w:id="10" w:author="王骁tenet [2]" w:date="2021-03-17T10:52:05Z">
        <w:r>
          <w:rPr>
            <w:color w:val="000000"/>
            <w:sz w:val="24"/>
            <w:szCs w:val="24"/>
          </w:rPr>
          <w:delText>：</w:delText>
        </w:r>
      </w:del>
    </w:p>
    <w:p>
      <w:pPr>
        <w:snapToGrid/>
        <w:spacing w:line="360" w:lineRule="auto"/>
        <w:ind w:firstLine="420" w:firstLineChars="200"/>
        <w:jc w:val="left"/>
        <w:rPr>
          <w:del w:id="12" w:author="王骁tenet [2]" w:date="2021-03-17T10:52:00Z"/>
          <w:rFonts w:eastAsia="等线"/>
          <w:color w:val="000000"/>
          <w:szCs w:val="21"/>
        </w:rPr>
        <w:pPrChange w:id="11" w:author="王骁tenet [2]" w:date="2021-03-17T10:52:05Z">
          <w:pPr>
            <w:snapToGrid w:val="0"/>
            <w:ind w:firstLine="420" w:firstLineChars="200"/>
            <w:jc w:val="left"/>
          </w:pPr>
        </w:pPrChange>
      </w:pPr>
      <w:del w:id="13" w:author="王骁tenet [2]" w:date="2021-03-17T10:52:02Z">
        <w:r>
          <w:rPr>
            <w:rFonts w:eastAsia="等线"/>
            <w:color w:val="000000"/>
            <w:szCs w:val="21"/>
          </w:rPr>
          <w:delText xml:space="preserve">      </w:delText>
        </w:r>
      </w:del>
      <w:del w:id="14" w:author="王骁tenet [2]" w:date="2021-03-17T10:52:01Z">
        <w:r>
          <w:rPr>
            <w:rFonts w:eastAsia="等线"/>
            <w:color w:val="000000"/>
            <w:szCs w:val="21"/>
          </w:rPr>
          <w:delText xml:space="preserve">    </w:delText>
        </w:r>
      </w:del>
    </w:p>
    <w:p>
      <w:pPr>
        <w:snapToGrid/>
        <w:spacing w:line="360" w:lineRule="auto"/>
        <w:ind w:firstLine="480" w:firstLineChars="200"/>
        <w:jc w:val="left"/>
        <w:rPr>
          <w:del w:id="16" w:author="王骁tenet [2]" w:date="2021-03-17T10:52:00Z"/>
          <w:rFonts w:eastAsia="等线"/>
          <w:color w:val="000000"/>
          <w:szCs w:val="21"/>
        </w:rPr>
        <w:pPrChange w:id="15" w:author="王骁tenet [2]" w:date="2021-03-17T10:52:05Z">
          <w:pPr>
            <w:snapToGrid w:val="0"/>
            <w:ind w:firstLine="420" w:firstLineChars="200"/>
            <w:jc w:val="center"/>
          </w:pPr>
        </w:pPrChange>
      </w:pPr>
      <w:del w:id="17" w:author="王骁tenet [2]" w:date="2021-03-17T10:52:00Z">
        <w:r>
          <w:rPr>
            <w:rFonts w:eastAsia="等线"/>
            <w:color w:val="000000"/>
            <w:szCs w:val="21"/>
          </w:rPr>
          <w:drawing>
            <wp:inline distT="0" distB="0" distL="114300" distR="114300">
              <wp:extent cx="1028700" cy="495300"/>
              <wp:effectExtent l="0" t="0" r="12700" b="1270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1028700" cy="495300"/>
                      </a:xfrm>
                      <a:prstGeom prst="rect">
                        <a:avLst/>
                      </a:prstGeom>
                      <a:noFill/>
                      <a:ln w="9525">
                        <a:noFill/>
                      </a:ln>
                    </pic:spPr>
                  </pic:pic>
                </a:graphicData>
              </a:graphic>
            </wp:inline>
          </w:drawing>
        </w:r>
      </w:del>
    </w:p>
    <w:p>
      <w:pPr>
        <w:snapToGrid/>
        <w:spacing w:line="360" w:lineRule="auto"/>
        <w:ind w:firstLine="480" w:firstLineChars="200"/>
        <w:jc w:val="left"/>
        <w:rPr>
          <w:rFonts w:eastAsia="微软雅黑"/>
          <w:color w:val="000000"/>
          <w:szCs w:val="21"/>
        </w:rPr>
        <w:pPrChange w:id="19" w:author="王骁tenet [2]" w:date="2021-03-17T10:52:05Z">
          <w:pPr>
            <w:snapToGrid w:val="0"/>
            <w:ind w:firstLine="420" w:firstLineChars="200"/>
            <w:jc w:val="center"/>
          </w:pPr>
        </w:pPrChange>
      </w:pPr>
      <w:del w:id="20" w:author="王骁tenet [2]" w:date="2021-03-17T10:52:00Z">
        <w:r>
          <w:rPr>
            <w:rFonts w:eastAsia="等线"/>
            <w:color w:val="000000"/>
            <w:szCs w:val="21"/>
          </w:rPr>
          <w:drawing>
            <wp:inline distT="0" distB="0" distL="114300" distR="114300">
              <wp:extent cx="1495425" cy="438150"/>
              <wp:effectExtent l="0" t="0" r="3175" b="190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1495425" cy="438150"/>
                      </a:xfrm>
                      <a:prstGeom prst="rect">
                        <a:avLst/>
                      </a:prstGeom>
                      <a:noFill/>
                      <a:ln w="9525">
                        <a:noFill/>
                      </a:ln>
                    </pic:spPr>
                  </pic:pic>
                </a:graphicData>
              </a:graphic>
            </wp:inline>
          </w:drawing>
        </w:r>
      </w:del>
      <w:del w:id="22" w:author="王骁tenet [2]" w:date="2021-03-17T10:52:00Z">
        <w:r>
          <w:rPr>
            <w:rFonts w:hint="eastAsia" w:eastAsia="微软雅黑"/>
            <w:color w:val="000000"/>
            <w:szCs w:val="21"/>
            <w:highlight w:val="magenta"/>
          </w:rPr>
          <w:delText>修改</w:delText>
        </w:r>
      </w:del>
    </w:p>
    <w:p>
      <w:pPr>
        <w:snapToGrid w:val="0"/>
        <w:ind w:firstLine="420" w:firstLineChars="200"/>
        <w:jc w:val="center"/>
        <w:rPr>
          <w:rFonts w:eastAsia="等线"/>
          <w:color w:val="000000"/>
          <w:szCs w:val="21"/>
        </w:rPr>
      </w:pPr>
    </w:p>
    <w:p>
      <w:pPr>
        <w:spacing w:line="360" w:lineRule="auto"/>
        <w:ind w:firstLine="0" w:firstLineChars="0"/>
        <w:jc w:val="center"/>
        <w:rPr>
          <w:ins w:id="24" w:author="王骁tenet [2]" w:date="2021-03-17T10:50:02Z"/>
          <w:color w:val="000000"/>
          <w:sz w:val="24"/>
          <w:szCs w:val="24"/>
        </w:rPr>
        <w:pPrChange w:id="23" w:author="王骁tenet [2]" w:date="2021-03-17T10:50:00Z">
          <w:pPr>
            <w:spacing w:line="360" w:lineRule="auto"/>
            <w:ind w:firstLine="480" w:firstLineChars="200"/>
            <w:jc w:val="left"/>
          </w:pPr>
        </w:pPrChange>
      </w:pPr>
      <w:ins w:id="25" w:author="王骁tenet [2]" w:date="2021-03-17T10:49:47Z">
        <w:r>
          <w:rPr>
            <w:color w:val="000000"/>
            <w:sz w:val="24"/>
            <w:szCs w:val="24"/>
          </w:rPr>
          <w:drawing>
            <wp:inline distT="0" distB="0" distL="114300" distR="114300">
              <wp:extent cx="878205" cy="632460"/>
              <wp:effectExtent l="0" t="0" r="10795" b="2540"/>
              <wp:docPr id="19"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2" descr="wpsoffice"/>
                      <pic:cNvPicPr>
                        <a:picLocks noChangeAspect="1"/>
                      </pic:cNvPicPr>
                    </pic:nvPicPr>
                    <pic:blipFill>
                      <a:blip r:embed="rId17"/>
                      <a:stretch>
                        <a:fillRect/>
                      </a:stretch>
                    </pic:blipFill>
                    <pic:spPr>
                      <a:xfrm>
                        <a:off x="0" y="0"/>
                        <a:ext cx="878205" cy="632460"/>
                      </a:xfrm>
                      <a:prstGeom prst="rect">
                        <a:avLst/>
                      </a:prstGeom>
                    </pic:spPr>
                  </pic:pic>
                </a:graphicData>
              </a:graphic>
            </wp:inline>
          </w:drawing>
        </w:r>
      </w:ins>
    </w:p>
    <w:p>
      <w:pPr>
        <w:spacing w:line="360" w:lineRule="auto"/>
        <w:ind w:firstLine="0" w:firstLineChars="0"/>
        <w:jc w:val="center"/>
        <w:rPr>
          <w:ins w:id="28" w:author="王骁tenet [2]" w:date="2021-03-17T10:48:32Z"/>
          <w:color w:val="000000"/>
          <w:sz w:val="24"/>
          <w:szCs w:val="24"/>
        </w:rPr>
        <w:pPrChange w:id="27" w:author="王骁tenet [2]" w:date="2021-03-17T10:51:56Z">
          <w:pPr>
            <w:spacing w:line="360" w:lineRule="auto"/>
            <w:ind w:firstLine="480" w:firstLineChars="200"/>
            <w:jc w:val="left"/>
          </w:pPr>
        </w:pPrChange>
      </w:pPr>
      <w:ins w:id="29" w:author="王骁tenet [2]" w:date="2021-03-17T10:51:47Z">
        <w:r>
          <w:rPr>
            <w:color w:val="000000"/>
            <w:sz w:val="24"/>
            <w:szCs w:val="24"/>
          </w:rPr>
          <w:drawing>
            <wp:inline distT="0" distB="0" distL="114300" distR="114300">
              <wp:extent cx="1663700" cy="560070"/>
              <wp:effectExtent l="0" t="0" r="12700" b="24130"/>
              <wp:docPr id="20"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3" descr="wpsoffice"/>
                      <pic:cNvPicPr>
                        <a:picLocks noChangeAspect="1"/>
                      </pic:cNvPicPr>
                    </pic:nvPicPr>
                    <pic:blipFill>
                      <a:blip r:embed="rId18"/>
                      <a:stretch>
                        <a:fillRect/>
                      </a:stretch>
                    </pic:blipFill>
                    <pic:spPr>
                      <a:xfrm>
                        <a:off x="0" y="0"/>
                        <a:ext cx="1663700" cy="560070"/>
                      </a:xfrm>
                      <a:prstGeom prst="rect">
                        <a:avLst/>
                      </a:prstGeom>
                    </pic:spPr>
                  </pic:pic>
                </a:graphicData>
              </a:graphic>
            </wp:inline>
          </w:drawing>
        </w:r>
      </w:ins>
    </w:p>
    <w:p>
      <w:pPr>
        <w:spacing w:line="360" w:lineRule="auto"/>
        <w:ind w:firstLine="480" w:firstLineChars="200"/>
        <w:jc w:val="left"/>
        <w:rPr>
          <w:color w:val="000000"/>
          <w:sz w:val="24"/>
          <w:szCs w:val="24"/>
        </w:rPr>
      </w:pPr>
      <w:r>
        <w:rPr>
          <w:color w:val="000000"/>
          <w:sz w:val="24"/>
          <w:szCs w:val="24"/>
        </w:rPr>
        <w:t>并利用其在做预处理时对传感器时间序进行分割，找出活动转换点，得到活动的最优传感器序列特征。</w:t>
      </w:r>
    </w:p>
    <w:p>
      <w:pPr>
        <w:snapToGrid w:val="0"/>
        <w:ind w:firstLine="420" w:firstLineChars="200"/>
        <w:jc w:val="left"/>
        <w:rPr>
          <w:rFonts w:eastAsia="微软雅黑"/>
          <w:color w:val="000000"/>
          <w:szCs w:val="21"/>
        </w:rPr>
      </w:pP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877310" cy="3950335"/>
            <wp:effectExtent l="0" t="0" r="889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9"/>
                    <a:stretch>
                      <a:fillRect/>
                    </a:stretch>
                  </pic:blipFill>
                  <pic:spPr>
                    <a:xfrm>
                      <a:off x="0" y="0"/>
                      <a:ext cx="3877310" cy="3950335"/>
                    </a:xfrm>
                    <a:prstGeom prst="rect">
                      <a:avLst/>
                    </a:prstGeom>
                    <a:noFill/>
                    <a:ln w="9525">
                      <a:noFill/>
                    </a:ln>
                  </pic:spPr>
                </pic:pic>
              </a:graphicData>
            </a:graphic>
          </wp:inline>
        </w:drawing>
      </w:r>
    </w:p>
    <w:p>
      <w:pPr>
        <w:snapToGrid w:val="0"/>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图</w:t>
      </w:r>
      <w:r>
        <w:rPr>
          <w:rFonts w:hint="eastAsia" w:ascii="宋体" w:hAnsi="宋体"/>
          <w:color w:val="000000" w:themeColor="text1"/>
          <w:szCs w:val="21"/>
          <w14:textFill>
            <w14:solidFill>
              <w14:schemeClr w14:val="tx1"/>
            </w14:solidFill>
          </w14:textFill>
        </w:rPr>
        <w:t>4.10</w:t>
      </w:r>
      <w:r>
        <w:rPr>
          <w:rFonts w:ascii="宋体" w:hAnsi="宋体"/>
          <w:color w:val="000000" w:themeColor="text1"/>
          <w:szCs w:val="21"/>
          <w14:textFill>
            <w14:solidFill>
              <w14:schemeClr w14:val="tx1"/>
            </w14:solidFill>
          </w14:textFill>
        </w:rPr>
        <w:t xml:space="preserve"> 传感器与真实事件之间的关联程度</w:t>
      </w:r>
    </w:p>
    <w:p>
      <w:pPr>
        <w:snapToGrid w:val="0"/>
        <w:ind w:firstLine="420" w:firstLineChars="20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在考虑的特征数量和分类算法的最终结果之间找到最佳折中方案，利用具有三个目标的多目标优化方法实现基于传感器事件的智能体特征选择，三个目标分别为：</w:t>
      </w:r>
    </w:p>
    <w:p>
      <w:pPr>
        <w:spacing w:line="360" w:lineRule="auto"/>
        <w:ind w:firstLine="480" w:firstLineChars="200"/>
        <w:jc w:val="left"/>
        <w:rPr>
          <w:color w:val="000000"/>
          <w:sz w:val="24"/>
          <w:szCs w:val="24"/>
        </w:rPr>
      </w:pPr>
      <w:r>
        <w:rPr>
          <w:color w:val="000000"/>
          <w:sz w:val="24"/>
          <w:szCs w:val="24"/>
        </w:rPr>
        <w:t>1）减少特征数量；</w:t>
      </w:r>
    </w:p>
    <w:p>
      <w:pPr>
        <w:spacing w:line="360" w:lineRule="auto"/>
        <w:ind w:firstLine="480" w:firstLineChars="200"/>
        <w:jc w:val="left"/>
        <w:rPr>
          <w:color w:val="000000"/>
          <w:sz w:val="24"/>
          <w:szCs w:val="24"/>
        </w:rPr>
      </w:pPr>
      <w:r>
        <w:rPr>
          <w:color w:val="000000"/>
          <w:sz w:val="24"/>
          <w:szCs w:val="24"/>
        </w:rPr>
        <w:t>2）最小化交叉验证中的错误；</w:t>
      </w:r>
    </w:p>
    <w:p>
      <w:pPr>
        <w:spacing w:line="360" w:lineRule="auto"/>
        <w:ind w:firstLine="480" w:firstLineChars="200"/>
        <w:jc w:val="left"/>
        <w:rPr>
          <w:color w:val="000000"/>
          <w:sz w:val="24"/>
          <w:szCs w:val="24"/>
        </w:rPr>
      </w:pPr>
      <w:r>
        <w:rPr>
          <w:color w:val="000000"/>
          <w:sz w:val="24"/>
          <w:szCs w:val="24"/>
        </w:rPr>
        <w:t>3）最大化每个传感器和活动之间的相互信息内容。</w:t>
      </w:r>
    </w:p>
    <w:p>
      <w:pPr>
        <w:spacing w:line="360" w:lineRule="auto"/>
        <w:ind w:firstLine="480" w:firstLineChars="200"/>
        <w:jc w:val="left"/>
        <w:rPr>
          <w:del w:id="31" w:author="王骁tenet [2]" w:date="2021-03-17T11:01:39Z"/>
          <w:color w:val="000000"/>
          <w:sz w:val="24"/>
          <w:szCs w:val="24"/>
        </w:rPr>
      </w:pPr>
      <w:r>
        <w:rPr>
          <w:rFonts w:hint="eastAsia"/>
          <w:color w:val="000000"/>
          <w:sz w:val="24"/>
          <w:szCs w:val="24"/>
        </w:rPr>
        <w:t>多目标优化中的优化目标：</w:t>
      </w:r>
    </w:p>
    <w:p>
      <w:pPr>
        <w:spacing w:line="360" w:lineRule="auto"/>
        <w:ind w:firstLine="420" w:firstLineChars="200"/>
        <w:jc w:val="left"/>
        <w:pPrChange w:id="32" w:author="王骁tenet [2]" w:date="2021-03-17T11:01:39Z">
          <w:pPr>
            <w:jc w:val="center"/>
          </w:pPr>
        </w:pPrChange>
      </w:pPr>
      <m:oMathPara>
        <m:oMath>
          <w:del w:id="33" w:author="王骁tenet [2]" w:date="2021-03-17T11:01:38Z">
            <m:r>
              <m:rPr>
                <m:sty m:val="p"/>
              </m:rPr>
              <w:rPr>
                <w:rFonts w:ascii="Cambria Math" w:hAnsi="Cambria Math"/>
              </w:rPr>
              <m:t>argmi</m:t>
            </m:r>
          </w:del>
          <w:del w:id="34" w:author="王骁tenet [2]" w:date="2021-03-17T11:01:37Z">
            <m:r>
              <m:rPr>
                <m:sty m:val="p"/>
              </m:rPr>
              <w:rPr>
                <w:rFonts w:ascii="Cambria Math" w:hAnsi="Cambria Math"/>
              </w:rPr>
              <m:t>n</m:t>
            </m:r>
          </w:del>
          <m:d>
            <m:dPr>
              <m:ctrlPr>
                <w:del w:id="35" w:author="王骁tenet [2]" w:date="2021-03-17T11:01:37Z">
                  <w:rPr>
                    <w:rFonts w:ascii="Cambria Math" w:hAnsi="Cambria Math"/>
                  </w:rPr>
                </w:del>
              </m:ctrlPr>
            </m:dPr>
            <m:e>
              <m:sSub>
                <m:sSubPr>
                  <m:ctrlPr>
                    <w:del w:id="36" w:author="王骁tenet [2]" w:date="2021-03-17T11:01:37Z">
                      <w:rPr>
                        <w:rFonts w:ascii="Cambria Math" w:hAnsi="Cambria Math" w:eastAsia="等线"/>
                        <w:szCs w:val="22"/>
                      </w:rPr>
                    </w:del>
                  </m:ctrlPr>
                </m:sSubPr>
                <m:e>
                  <w:del w:id="37" w:author="王骁tenet [2]" w:date="2021-03-17T11:01:37Z">
                    <m:r>
                      <w:rPr>
                        <w:rFonts w:ascii="Cambria Math" w:hAnsi="Cambria Math"/>
                      </w:rPr>
                      <m:t>O</m:t>
                    </m:r>
                  </w:del>
                  <m:ctrlPr>
                    <w:del w:id="38" w:author="王骁tenet [2]" w:date="2021-03-17T11:01:37Z">
                      <w:rPr>
                        <w:rFonts w:ascii="Cambria Math" w:hAnsi="Cambria Math" w:eastAsia="等线"/>
                        <w:szCs w:val="22"/>
                      </w:rPr>
                    </w:del>
                  </m:ctrlPr>
                </m:e>
                <m:sub>
                  <w:del w:id="39" w:author="王骁tenet [2]" w:date="2021-03-17T11:01:37Z">
                    <m:r>
                      <w:rPr>
                        <w:rFonts w:ascii="Cambria Math" w:hAnsi="Cambria Math"/>
                      </w:rPr>
                      <m:t>1</m:t>
                    </m:r>
                  </w:del>
                  <m:ctrlPr>
                    <w:del w:id="40" w:author="王骁tenet [2]" w:date="2021-03-17T11:01:37Z">
                      <w:rPr>
                        <w:rFonts w:ascii="Cambria Math" w:hAnsi="Cambria Math" w:eastAsia="等线"/>
                        <w:szCs w:val="22"/>
                      </w:rPr>
                    </w:del>
                  </m:ctrlPr>
                </m:sub>
              </m:sSub>
              <w:del w:id="41" w:author="王骁tenet [2]" w:date="2021-03-17T11:01:37Z">
                <m:r>
                  <w:rPr>
                    <w:rFonts w:ascii="Cambria Math" w:hAnsi="Cambria Math"/>
                  </w:rPr>
                  <m:t>,</m:t>
                </m:r>
              </w:del>
              <m:sSub>
                <m:sSubPr>
                  <m:ctrlPr>
                    <w:del w:id="42" w:author="王骁tenet [2]" w:date="2021-03-17T11:01:37Z">
                      <w:rPr>
                        <w:rFonts w:ascii="Cambria Math" w:hAnsi="Cambria Math" w:eastAsia="等线"/>
                        <w:szCs w:val="22"/>
                      </w:rPr>
                    </w:del>
                  </m:ctrlPr>
                </m:sSubPr>
                <m:e>
                  <w:del w:id="43" w:author="王骁tenet [2]" w:date="2021-03-17T11:01:37Z">
                    <m:r>
                      <w:rPr>
                        <w:rFonts w:ascii="Cambria Math" w:hAnsi="Cambria Math"/>
                      </w:rPr>
                      <m:t>O</m:t>
                    </m:r>
                  </w:del>
                  <m:ctrlPr>
                    <w:del w:id="44" w:author="王骁tenet [2]" w:date="2021-03-17T11:01:37Z">
                      <w:rPr>
                        <w:rFonts w:ascii="Cambria Math" w:hAnsi="Cambria Math" w:eastAsia="等线"/>
                        <w:szCs w:val="22"/>
                      </w:rPr>
                    </w:del>
                  </m:ctrlPr>
                </m:e>
                <m:sub>
                  <w:del w:id="45" w:author="王骁tenet [2]" w:date="2021-03-17T11:01:37Z">
                    <m:r>
                      <w:rPr>
                        <w:rFonts w:ascii="Cambria Math" w:hAnsi="Cambria Math"/>
                      </w:rPr>
                      <m:t>2</m:t>
                    </m:r>
                  </w:del>
                  <m:ctrlPr>
                    <w:del w:id="46" w:author="王骁tenet [2]" w:date="2021-03-17T11:01:37Z">
                      <w:rPr>
                        <w:rFonts w:ascii="Cambria Math" w:hAnsi="Cambria Math" w:eastAsia="等线"/>
                        <w:szCs w:val="22"/>
                      </w:rPr>
                    </w:del>
                  </m:ctrlPr>
                </m:sub>
              </m:sSub>
              <w:del w:id="47" w:author="王骁tenet [2]" w:date="2021-03-17T11:01:37Z">
                <m:r>
                  <w:rPr>
                    <w:rFonts w:ascii="Cambria Math" w:hAnsi="Cambria Math"/>
                  </w:rPr>
                  <m:t>,</m:t>
                </m:r>
              </w:del>
              <m:sSub>
                <m:sSubPr>
                  <m:ctrlPr>
                    <w:del w:id="48" w:author="王骁tenet [2]" w:date="2021-03-17T11:01:37Z">
                      <w:rPr>
                        <w:rFonts w:ascii="Cambria Math" w:hAnsi="Cambria Math" w:eastAsia="等线"/>
                        <w:szCs w:val="22"/>
                      </w:rPr>
                    </w:del>
                  </m:ctrlPr>
                </m:sSubPr>
                <m:e>
                  <w:del w:id="49" w:author="王骁tenet [2]" w:date="2021-03-17T11:01:37Z">
                    <m:r>
                      <w:rPr>
                        <w:rFonts w:ascii="Cambria Math" w:hAnsi="Cambria Math"/>
                      </w:rPr>
                      <m:t>O</m:t>
                    </m:r>
                  </w:del>
                  <m:ctrlPr>
                    <w:del w:id="50" w:author="王骁tenet [2]" w:date="2021-03-17T11:01:37Z">
                      <w:rPr>
                        <w:rFonts w:ascii="Cambria Math" w:hAnsi="Cambria Math" w:eastAsia="等线"/>
                        <w:szCs w:val="22"/>
                      </w:rPr>
                    </w:del>
                  </m:ctrlPr>
                </m:e>
                <m:sub>
                  <w:del w:id="51" w:author="王骁tenet [2]" w:date="2021-03-17T11:01:37Z">
                    <m:r>
                      <w:rPr>
                        <w:rFonts w:ascii="Cambria Math" w:hAnsi="Cambria Math"/>
                      </w:rPr>
                      <m:t>3</m:t>
                    </m:r>
                  </w:del>
                  <m:ctrlPr>
                    <w:del w:id="52" w:author="王骁tenet [2]" w:date="2021-03-17T11:01:37Z">
                      <w:rPr>
                        <w:rFonts w:ascii="Cambria Math" w:hAnsi="Cambria Math" w:eastAsia="等线"/>
                        <w:szCs w:val="22"/>
                      </w:rPr>
                    </w:del>
                  </m:ctrlPr>
                </m:sub>
              </m:sSub>
              <m:ctrlPr>
                <w:del w:id="53" w:author="王骁tenet [2]" w:date="2021-03-17T11:01:37Z">
                  <w:rPr>
                    <w:rFonts w:ascii="Cambria Math" w:hAnsi="Cambria Math"/>
                    <w:i/>
                  </w:rPr>
                </w:del>
              </m:ctrlPr>
            </m:e>
          </m:d>
          <w:del w:id="54" w:author="王骁tenet [2]" w:date="2021-03-17T11:01:36Z">
            <m:r>
              <w:rPr>
                <w:rFonts w:ascii="Cambria Math" w:hAnsi="Cambria Math"/>
              </w:rPr>
              <m:t>=</m:t>
            </m:r>
          </w:del>
          <m:d>
            <m:dPr>
              <m:begChr m:val="{"/>
              <m:endChr m:val=""/>
              <m:ctrlPr>
                <w:del w:id="55" w:author="王骁tenet [2]" w:date="2021-03-17T11:01:35Z">
                  <w:rPr>
                    <w:rFonts w:ascii="Cambria Math" w:hAnsi="Cambria Math" w:eastAsia="等线"/>
                    <w:i/>
                    <w:szCs w:val="22"/>
                  </w:rPr>
                </w:del>
              </m:ctrlPr>
            </m:dPr>
            <m:e>
              <m:eqArr>
                <m:eqArrPr>
                  <m:ctrlPr>
                    <w:del w:id="56" w:author="王骁tenet [2]" w:date="2021-03-17T11:01:35Z">
                      <w:rPr>
                        <w:rFonts w:ascii="Cambria Math" w:hAnsi="Cambria Math" w:eastAsia="等线"/>
                        <w:i/>
                        <w:szCs w:val="22"/>
                      </w:rPr>
                    </w:del>
                  </m:ctrlPr>
                </m:eqArrPr>
                <m:e>
                  <m:sSub>
                    <m:sSubPr>
                      <m:ctrlPr>
                        <w:del w:id="57" w:author="王骁tenet [2]" w:date="2021-03-17T11:01:35Z">
                          <w:rPr>
                            <w:rFonts w:ascii="Cambria Math" w:hAnsi="Cambria Math" w:eastAsia="等线"/>
                            <w:szCs w:val="22"/>
                          </w:rPr>
                        </w:del>
                      </m:ctrlPr>
                    </m:sSubPr>
                    <m:e>
                      <w:del w:id="58" w:author="王骁tenet [2]" w:date="2021-03-17T11:01:35Z">
                        <m:r>
                          <w:rPr>
                            <w:rFonts w:ascii="Cambria Math" w:hAnsi="Cambria Math"/>
                          </w:rPr>
                          <m:t>O</m:t>
                        </m:r>
                      </w:del>
                      <m:ctrlPr>
                        <w:del w:id="59" w:author="王骁tenet [2]" w:date="2021-03-17T11:01:35Z">
                          <w:rPr>
                            <w:rFonts w:ascii="Cambria Math" w:hAnsi="Cambria Math" w:eastAsia="等线"/>
                            <w:szCs w:val="22"/>
                          </w:rPr>
                        </w:del>
                      </m:ctrlPr>
                    </m:e>
                    <m:sub>
                      <w:del w:id="60" w:author="王骁tenet [2]" w:date="2021-03-17T11:01:35Z">
                        <m:r>
                          <w:rPr>
                            <w:rFonts w:ascii="Cambria Math" w:hAnsi="Cambria Math"/>
                          </w:rPr>
                          <m:t>1</m:t>
                        </m:r>
                      </w:del>
                      <m:ctrlPr>
                        <w:del w:id="61" w:author="王骁tenet [2]" w:date="2021-03-17T11:01:35Z">
                          <w:rPr>
                            <w:rFonts w:ascii="Cambria Math" w:hAnsi="Cambria Math" w:eastAsia="等线"/>
                            <w:szCs w:val="22"/>
                          </w:rPr>
                        </w:del>
                      </m:ctrlPr>
                    </m:sub>
                  </m:sSub>
                  <w:del w:id="62" w:author="王骁tenet [2]" w:date="2021-03-17T11:01:35Z">
                    <m:r>
                      <w:rPr>
                        <w:rFonts w:ascii="Cambria Math" w:hAnsi="Cambria Math"/>
                      </w:rPr>
                      <m:t>=</m:t>
                    </m:r>
                  </w:del>
                  <m:nary>
                    <m:naryPr>
                      <m:chr m:val="∑"/>
                      <m:limLoc m:val="undOvr"/>
                      <m:ctrlPr>
                        <w:del w:id="63" w:author="王骁tenet [2]" w:date="2021-03-17T11:01:35Z">
                          <w:rPr>
                            <w:rFonts w:ascii="Cambria Math" w:hAnsi="Cambria Math" w:eastAsia="等线"/>
                            <w:i/>
                            <w:szCs w:val="22"/>
                          </w:rPr>
                        </w:del>
                      </m:ctrlPr>
                    </m:naryPr>
                    <m:sub>
                      <w:del w:id="64" w:author="王骁tenet [2]" w:date="2021-03-17T11:01:35Z">
                        <m:r>
                          <w:rPr>
                            <w:rFonts w:ascii="Cambria Math" w:hAnsi="Cambria Math"/>
                          </w:rPr>
                          <m:t>i=1</m:t>
                        </m:r>
                      </w:del>
                      <m:ctrlPr>
                        <w:del w:id="65" w:author="王骁tenet [2]" w:date="2021-03-17T11:01:35Z">
                          <w:rPr>
                            <w:rFonts w:ascii="Cambria Math" w:hAnsi="Cambria Math" w:eastAsia="等线"/>
                            <w:i/>
                            <w:szCs w:val="22"/>
                          </w:rPr>
                        </w:del>
                      </m:ctrlPr>
                    </m:sub>
                    <m:sup>
                      <w:del w:id="66" w:author="王骁tenet [2]" w:date="2021-03-17T11:01:35Z">
                        <m:r>
                          <w:rPr>
                            <w:rFonts w:ascii="Cambria Math" w:hAnsi="Cambria Math"/>
                          </w:rPr>
                          <m:t>F</m:t>
                        </m:r>
                      </w:del>
                      <m:ctrlPr>
                        <w:del w:id="67" w:author="王骁tenet [2]" w:date="2021-03-17T11:01:35Z">
                          <w:rPr>
                            <w:rFonts w:ascii="Cambria Math" w:hAnsi="Cambria Math" w:eastAsia="等线"/>
                            <w:i/>
                            <w:szCs w:val="22"/>
                          </w:rPr>
                        </w:del>
                      </m:ctrlPr>
                    </m:sup>
                    <m:e>
                      <w:del w:id="68" w:author="王骁tenet [2]" w:date="2021-03-17T11:01:35Z">
                        <m:r>
                          <w:rPr>
                            <w:rFonts w:ascii="Cambria Math" w:hAnsi="Cambria Math"/>
                          </w:rPr>
                          <m:t>I(i)</m:t>
                        </m:r>
                      </w:del>
                      <m:ctrlPr>
                        <w:del w:id="69" w:author="王骁tenet [2]" w:date="2021-03-17T11:01:35Z">
                          <w:rPr>
                            <w:rFonts w:ascii="Cambria Math" w:hAnsi="Cambria Math" w:eastAsia="等线"/>
                            <w:i/>
                            <w:szCs w:val="22"/>
                          </w:rPr>
                        </w:del>
                      </m:ctrlPr>
                    </m:e>
                  </m:nary>
                  <m:ctrlPr>
                    <w:del w:id="70" w:author="王骁tenet [2]" w:date="2021-03-17T11:01:35Z">
                      <w:rPr>
                        <w:rFonts w:ascii="Cambria Math" w:hAnsi="Cambria Math" w:eastAsia="等线"/>
                        <w:i/>
                        <w:szCs w:val="22"/>
                      </w:rPr>
                    </w:del>
                  </m:ctrlPr>
                </m:e>
                <m:e>
                  <m:sSub>
                    <m:sSubPr>
                      <m:ctrlPr>
                        <w:del w:id="71" w:author="王骁tenet [2]" w:date="2021-03-17T11:01:35Z">
                          <w:rPr>
                            <w:rFonts w:ascii="Cambria Math" w:hAnsi="Cambria Math" w:eastAsia="等线"/>
                            <w:szCs w:val="22"/>
                          </w:rPr>
                        </w:del>
                      </m:ctrlPr>
                    </m:sSubPr>
                    <m:e>
                      <w:del w:id="72" w:author="王骁tenet [2]" w:date="2021-03-17T11:01:35Z">
                        <m:r>
                          <w:rPr>
                            <w:rFonts w:ascii="Cambria Math" w:hAnsi="Cambria Math"/>
                          </w:rPr>
                          <m:t>O</m:t>
                        </m:r>
                      </w:del>
                      <m:ctrlPr>
                        <w:del w:id="73" w:author="王骁tenet [2]" w:date="2021-03-17T11:01:35Z">
                          <w:rPr>
                            <w:rFonts w:ascii="Cambria Math" w:hAnsi="Cambria Math" w:eastAsia="等线"/>
                            <w:szCs w:val="22"/>
                          </w:rPr>
                        </w:del>
                      </m:ctrlPr>
                    </m:e>
                    <m:sub>
                      <w:del w:id="74" w:author="王骁tenet [2]" w:date="2021-03-17T11:01:35Z">
                        <m:r>
                          <w:rPr>
                            <w:rFonts w:ascii="Cambria Math" w:hAnsi="Cambria Math"/>
                          </w:rPr>
                          <m:t>2</m:t>
                        </m:r>
                      </w:del>
                      <m:ctrlPr>
                        <w:del w:id="75" w:author="王骁tenet [2]" w:date="2021-03-17T11:01:35Z">
                          <w:rPr>
                            <w:rFonts w:ascii="Cambria Math" w:hAnsi="Cambria Math" w:eastAsia="等线"/>
                            <w:szCs w:val="22"/>
                          </w:rPr>
                        </w:del>
                      </m:ctrlPr>
                    </m:sub>
                  </m:sSub>
                  <w:del w:id="76" w:author="王骁tenet [2]" w:date="2021-03-17T11:01:35Z">
                    <m:r>
                      <w:rPr>
                        <w:rFonts w:ascii="Cambria Math" w:hAnsi="Cambria Math"/>
                      </w:rPr>
                      <m:t>=</m:t>
                    </m:r>
                  </w:del>
                  <m:f>
                    <m:fPr>
                      <m:ctrlPr>
                        <w:del w:id="77" w:author="王骁tenet [2]" w:date="2021-03-17T11:01:35Z">
                          <w:rPr>
                            <w:rFonts w:ascii="Cambria Math" w:hAnsi="Cambria Math" w:eastAsia="等线"/>
                            <w:i/>
                            <w:szCs w:val="22"/>
                          </w:rPr>
                        </w:del>
                      </m:ctrlPr>
                    </m:fPr>
                    <m:num>
                      <w:del w:id="78" w:author="王骁tenet [2]" w:date="2021-03-17T11:01:35Z">
                        <m:r>
                          <w:rPr>
                            <w:rFonts w:ascii="Cambria Math" w:hAnsi="Cambria Math"/>
                          </w:rPr>
                          <m:t>1</m:t>
                        </m:r>
                      </w:del>
                      <m:ctrlPr>
                        <w:del w:id="79" w:author="王骁tenet [2]" w:date="2021-03-17T11:01:35Z">
                          <w:rPr>
                            <w:rFonts w:ascii="Cambria Math" w:hAnsi="Cambria Math" w:eastAsia="等线"/>
                            <w:i/>
                            <w:szCs w:val="22"/>
                          </w:rPr>
                        </w:del>
                      </m:ctrlPr>
                    </m:num>
                    <m:den>
                      <w:del w:id="80" w:author="王骁tenet [2]" w:date="2021-03-17T11:01:35Z">
                        <m:r>
                          <w:rPr>
                            <w:rFonts w:ascii="Cambria Math" w:hAnsi="Cambria Math"/>
                          </w:rPr>
                          <m:t>K</m:t>
                        </m:r>
                      </w:del>
                      <m:ctrlPr>
                        <w:del w:id="81" w:author="王骁tenet [2]" w:date="2021-03-17T11:01:35Z">
                          <w:rPr>
                            <w:rFonts w:ascii="Cambria Math" w:hAnsi="Cambria Math" w:eastAsia="等线"/>
                            <w:i/>
                            <w:szCs w:val="22"/>
                          </w:rPr>
                        </w:del>
                      </m:ctrlPr>
                    </m:den>
                  </m:f>
                  <m:nary>
                    <m:naryPr>
                      <m:chr m:val="∑"/>
                      <m:limLoc m:val="undOvr"/>
                      <m:ctrlPr>
                        <w:del w:id="82" w:author="王骁tenet [2]" w:date="2021-03-17T11:01:35Z">
                          <w:rPr>
                            <w:rFonts w:ascii="Cambria Math" w:hAnsi="Cambria Math" w:eastAsia="等线"/>
                            <w:i/>
                            <w:szCs w:val="22"/>
                          </w:rPr>
                        </w:del>
                      </m:ctrlPr>
                    </m:naryPr>
                    <m:sub>
                      <w:del w:id="83" w:author="王骁tenet [2]" w:date="2021-03-17T11:01:35Z">
                        <m:r>
                          <w:rPr>
                            <w:rFonts w:ascii="Cambria Math" w:hAnsi="Cambria Math"/>
                          </w:rPr>
                          <m:t>i=1</m:t>
                        </m:r>
                      </w:del>
                      <m:ctrlPr>
                        <w:del w:id="84" w:author="王骁tenet [2]" w:date="2021-03-17T11:01:35Z">
                          <w:rPr>
                            <w:rFonts w:ascii="Cambria Math" w:hAnsi="Cambria Math" w:eastAsia="等线"/>
                            <w:i/>
                            <w:szCs w:val="22"/>
                          </w:rPr>
                        </w:del>
                      </m:ctrlPr>
                    </m:sub>
                    <m:sup>
                      <w:del w:id="85" w:author="王骁tenet [2]" w:date="2021-03-17T11:01:35Z">
                        <m:r>
                          <w:rPr>
                            <w:rFonts w:ascii="Cambria Math" w:hAnsi="Cambria Math"/>
                          </w:rPr>
                          <m:t>K</m:t>
                        </m:r>
                      </w:del>
                      <m:ctrlPr>
                        <w:del w:id="86" w:author="王骁tenet [2]" w:date="2021-03-17T11:01:35Z">
                          <w:rPr>
                            <w:rFonts w:ascii="Cambria Math" w:hAnsi="Cambria Math" w:eastAsia="等线"/>
                            <w:i/>
                            <w:szCs w:val="22"/>
                          </w:rPr>
                        </w:del>
                      </m:ctrlPr>
                    </m:sup>
                    <m:e>
                      <m:sSub>
                        <m:sSubPr>
                          <m:ctrlPr>
                            <w:del w:id="87" w:author="王骁tenet [2]" w:date="2021-03-17T11:01:35Z">
                              <w:rPr>
                                <w:rFonts w:ascii="Cambria Math" w:hAnsi="Cambria Math" w:eastAsia="等线"/>
                                <w:i/>
                                <w:szCs w:val="22"/>
                              </w:rPr>
                            </w:del>
                          </m:ctrlPr>
                        </m:sSubPr>
                        <m:e>
                          <w:del w:id="88" w:author="王骁tenet [2]" w:date="2021-03-17T11:01:35Z">
                            <m:r>
                              <w:rPr>
                                <w:rFonts w:ascii="Cambria Math" w:hAnsi="Cambria Math"/>
                              </w:rPr>
                              <m:t>L</m:t>
                            </m:r>
                          </w:del>
                          <m:ctrlPr>
                            <w:del w:id="89" w:author="王骁tenet [2]" w:date="2021-03-17T11:01:35Z">
                              <w:rPr>
                                <w:rFonts w:ascii="Cambria Math" w:hAnsi="Cambria Math" w:eastAsia="等线"/>
                                <w:i/>
                                <w:szCs w:val="22"/>
                              </w:rPr>
                            </w:del>
                          </m:ctrlPr>
                        </m:e>
                        <m:sub>
                          <w:del w:id="90" w:author="王骁tenet [2]" w:date="2021-03-17T11:01:35Z">
                            <m:r>
                              <w:rPr>
                                <w:rFonts w:ascii="Cambria Math" w:hAnsi="Cambria Math"/>
                              </w:rPr>
                              <m:t>K(i)</m:t>
                            </m:r>
                          </w:del>
                          <m:ctrlPr>
                            <w:del w:id="91" w:author="王骁tenet [2]" w:date="2021-03-17T11:01:35Z">
                              <w:rPr>
                                <w:rFonts w:ascii="Cambria Math" w:hAnsi="Cambria Math" w:eastAsia="等线"/>
                                <w:i/>
                                <w:szCs w:val="22"/>
                              </w:rPr>
                            </w:del>
                          </m:ctrlPr>
                        </m:sub>
                      </m:sSub>
                      <m:ctrlPr>
                        <w:del w:id="92" w:author="王骁tenet [2]" w:date="2021-03-17T11:01:35Z">
                          <w:rPr>
                            <w:rFonts w:ascii="Cambria Math" w:hAnsi="Cambria Math" w:eastAsia="等线"/>
                            <w:i/>
                            <w:szCs w:val="22"/>
                          </w:rPr>
                        </w:del>
                      </m:ctrlPr>
                    </m:e>
                  </m:nary>
                  <w:del w:id="93" w:author="王骁tenet [2]" w:date="2021-03-17T11:01:35Z">
                    <m:r>
                      <w:rPr>
                        <w:rFonts w:ascii="Cambria Math" w:hAnsi="Cambria Math"/>
                      </w:rPr>
                      <m:t xml:space="preserve">   </m:t>
                    </m:r>
                  </w:del>
                  <m:sSub>
                    <m:sSubPr>
                      <m:ctrlPr>
                        <w:del w:id="94" w:author="王骁tenet [2]" w:date="2021-03-17T11:01:35Z">
                          <w:rPr>
                            <w:rFonts w:ascii="Cambria Math" w:hAnsi="Cambria Math" w:eastAsia="等线"/>
                            <w:i/>
                            <w:szCs w:val="22"/>
                          </w:rPr>
                        </w:del>
                      </m:ctrlPr>
                    </m:sSubPr>
                    <m:e>
                      <w:del w:id="95" w:author="王骁tenet [2]" w:date="2021-03-17T11:01:35Z">
                        <m:r>
                          <w:rPr>
                            <w:rFonts w:ascii="Cambria Math" w:hAnsi="Cambria Math"/>
                          </w:rPr>
                          <m:t>L</m:t>
                        </m:r>
                      </w:del>
                      <m:ctrlPr>
                        <w:del w:id="96" w:author="王骁tenet [2]" w:date="2021-03-17T11:01:35Z">
                          <w:rPr>
                            <w:rFonts w:ascii="Cambria Math" w:hAnsi="Cambria Math" w:eastAsia="等线"/>
                            <w:i/>
                            <w:szCs w:val="22"/>
                          </w:rPr>
                        </w:del>
                      </m:ctrlPr>
                    </m:e>
                    <m:sub>
                      <w:del w:id="97" w:author="王骁tenet [2]" w:date="2021-03-17T11:01:35Z">
                        <m:r>
                          <w:rPr>
                            <w:rFonts w:ascii="Cambria Math" w:hAnsi="Cambria Math"/>
                          </w:rPr>
                          <m:t>K(i)</m:t>
                        </m:r>
                      </w:del>
                      <m:ctrlPr>
                        <w:del w:id="98" w:author="王骁tenet [2]" w:date="2021-03-17T11:01:35Z">
                          <w:rPr>
                            <w:rFonts w:ascii="Cambria Math" w:hAnsi="Cambria Math" w:eastAsia="等线"/>
                            <w:i/>
                            <w:szCs w:val="22"/>
                          </w:rPr>
                        </w:del>
                      </m:ctrlPr>
                    </m:sub>
                  </m:sSub>
                  <w:del w:id="99" w:author="王骁tenet [2]" w:date="2021-03-17T11:01:35Z">
                    <m:r>
                      <w:rPr>
                        <w:rFonts w:ascii="Cambria Math" w:hAnsi="Cambria Math"/>
                      </w:rPr>
                      <m:t>=L(</m:t>
                    </m:r>
                  </w:del>
                  <m:sSub>
                    <m:sSubPr>
                      <m:ctrlPr>
                        <w:del w:id="100" w:author="王骁tenet [2]" w:date="2021-03-17T11:01:35Z">
                          <w:rPr>
                            <w:rFonts w:ascii="Cambria Math" w:hAnsi="Cambria Math" w:eastAsia="等线"/>
                            <w:i/>
                            <w:szCs w:val="22"/>
                          </w:rPr>
                        </w:del>
                      </m:ctrlPr>
                    </m:sSubPr>
                    <m:e>
                      <w:del w:id="101" w:author="王骁tenet [2]" w:date="2021-03-17T11:01:35Z">
                        <m:r>
                          <w:rPr>
                            <w:rFonts w:ascii="Cambria Math" w:hAnsi="Cambria Math"/>
                          </w:rPr>
                          <m:t>y</m:t>
                        </m:r>
                      </w:del>
                      <m:ctrlPr>
                        <w:del w:id="102" w:author="王骁tenet [2]" w:date="2021-03-17T11:01:35Z">
                          <w:rPr>
                            <w:rFonts w:ascii="Cambria Math" w:hAnsi="Cambria Math" w:eastAsia="等线"/>
                            <w:i/>
                            <w:szCs w:val="22"/>
                          </w:rPr>
                        </w:del>
                      </m:ctrlPr>
                    </m:e>
                    <m:sub>
                      <w:del w:id="103" w:author="王骁tenet [2]" w:date="2021-03-17T11:01:35Z">
                        <m:r>
                          <w:rPr>
                            <w:rFonts w:ascii="Cambria Math" w:hAnsi="Cambria Math"/>
                          </w:rPr>
                          <m:t>k</m:t>
                        </m:r>
                      </w:del>
                      <m:d>
                        <m:dPr>
                          <m:ctrlPr>
                            <w:del w:id="104" w:author="王骁tenet [2]" w:date="2021-03-17T11:01:35Z">
                              <w:rPr>
                                <w:rFonts w:ascii="Cambria Math" w:hAnsi="Cambria Math"/>
                                <w:i/>
                              </w:rPr>
                            </w:del>
                          </m:ctrlPr>
                        </m:dPr>
                        <m:e>
                          <w:del w:id="105" w:author="王骁tenet [2]" w:date="2021-03-17T11:01:35Z">
                            <m:r>
                              <w:rPr>
                                <w:rFonts w:ascii="Cambria Math" w:hAnsi="Cambria Math"/>
                              </w:rPr>
                              <m:t>i</m:t>
                            </m:r>
                          </w:del>
                          <m:ctrlPr>
                            <w:del w:id="106" w:author="王骁tenet [2]" w:date="2021-03-17T11:01:35Z">
                              <w:rPr>
                                <w:rFonts w:ascii="Cambria Math" w:hAnsi="Cambria Math"/>
                                <w:i/>
                              </w:rPr>
                            </w:del>
                          </m:ctrlPr>
                        </m:e>
                      </m:d>
                      <m:ctrlPr>
                        <w:del w:id="107" w:author="王骁tenet [2]" w:date="2021-03-17T11:01:35Z">
                          <w:rPr>
                            <w:rFonts w:ascii="Cambria Math" w:hAnsi="Cambria Math"/>
                            <w:i/>
                          </w:rPr>
                        </w:del>
                      </m:ctrlPr>
                    </m:sub>
                  </m:sSub>
                  <m:sSup>
                    <m:sSupPr>
                      <m:ctrlPr>
                        <w:del w:id="108" w:author="王骁tenet [2]" w:date="2021-03-17T11:01:35Z">
                          <w:rPr>
                            <w:rFonts w:ascii="Cambria Math" w:hAnsi="Cambria Math" w:eastAsia="等线"/>
                            <w:i/>
                            <w:szCs w:val="22"/>
                          </w:rPr>
                        </w:del>
                      </m:ctrlPr>
                    </m:sSupPr>
                    <m:e>
                      <m:acc>
                        <m:accPr>
                          <m:ctrlPr>
                            <w:del w:id="109" w:author="王骁tenet [2]" w:date="2021-03-17T11:01:35Z">
                              <w:rPr>
                                <w:rFonts w:ascii="Cambria Math" w:hAnsi="Cambria Math" w:eastAsia="等线"/>
                                <w:i/>
                                <w:szCs w:val="22"/>
                              </w:rPr>
                            </w:del>
                          </m:ctrlPr>
                        </m:accPr>
                        <m:e>
                          <w:del w:id="110" w:author="王骁tenet [2]" w:date="2021-03-17T11:01:35Z">
                            <m:r>
                              <w:rPr>
                                <w:rFonts w:ascii="Cambria Math" w:hAnsi="Cambria Math"/>
                              </w:rPr>
                              <m:t>g</m:t>
                            </m:r>
                          </w:del>
                          <m:ctrlPr>
                            <w:del w:id="111" w:author="王骁tenet [2]" w:date="2021-03-17T11:01:35Z">
                              <w:rPr>
                                <w:rFonts w:ascii="Cambria Math" w:hAnsi="Cambria Math" w:eastAsia="等线"/>
                                <w:i/>
                                <w:szCs w:val="22"/>
                              </w:rPr>
                            </w:del>
                          </m:ctrlPr>
                        </m:e>
                      </m:acc>
                      <m:ctrlPr>
                        <w:del w:id="112" w:author="王骁tenet [2]" w:date="2021-03-17T11:01:35Z">
                          <w:rPr>
                            <w:rFonts w:ascii="Cambria Math" w:hAnsi="Cambria Math" w:eastAsia="等线"/>
                            <w:i/>
                            <w:szCs w:val="22"/>
                          </w:rPr>
                        </w:del>
                      </m:ctrlPr>
                    </m:e>
                    <m:sup>
                      <w:del w:id="113" w:author="王骁tenet [2]" w:date="2021-03-17T11:01:35Z">
                        <m:r>
                          <w:rPr>
                            <w:rFonts w:ascii="Cambria Math" w:hAnsi="Cambria Math"/>
                          </w:rPr>
                          <m:t>-k</m:t>
                        </m:r>
                      </w:del>
                      <m:d>
                        <m:dPr>
                          <m:ctrlPr>
                            <w:del w:id="114" w:author="王骁tenet [2]" w:date="2021-03-17T11:01:35Z">
                              <w:rPr>
                                <w:rFonts w:ascii="Cambria Math" w:hAnsi="Cambria Math"/>
                                <w:i/>
                              </w:rPr>
                            </w:del>
                          </m:ctrlPr>
                        </m:dPr>
                        <m:e>
                          <w:del w:id="115" w:author="王骁tenet [2]" w:date="2021-03-17T11:01:35Z">
                            <m:r>
                              <w:rPr>
                                <w:rFonts w:ascii="Cambria Math" w:hAnsi="Cambria Math"/>
                              </w:rPr>
                              <m:t>i</m:t>
                            </m:r>
                          </w:del>
                          <m:ctrlPr>
                            <w:del w:id="116" w:author="王骁tenet [2]" w:date="2021-03-17T11:01:35Z">
                              <w:rPr>
                                <w:rFonts w:ascii="Cambria Math" w:hAnsi="Cambria Math"/>
                                <w:i/>
                              </w:rPr>
                            </w:del>
                          </m:ctrlPr>
                        </m:e>
                      </m:d>
                      <m:ctrlPr>
                        <w:del w:id="117" w:author="王骁tenet [2]" w:date="2021-03-17T11:01:35Z">
                          <w:rPr>
                            <w:rFonts w:ascii="Cambria Math" w:hAnsi="Cambria Math"/>
                            <w:i/>
                          </w:rPr>
                        </w:del>
                      </m:ctrlPr>
                    </m:sup>
                  </m:sSup>
                  <m:d>
                    <m:dPr>
                      <m:ctrlPr>
                        <w:del w:id="118" w:author="王骁tenet [2]" w:date="2021-03-17T11:01:35Z">
                          <w:rPr>
                            <w:rFonts w:ascii="Cambria Math" w:hAnsi="Cambria Math"/>
                            <w:i/>
                          </w:rPr>
                        </w:del>
                      </m:ctrlPr>
                    </m:dPr>
                    <m:e>
                      <m:sSub>
                        <m:sSubPr>
                          <m:ctrlPr>
                            <w:del w:id="119" w:author="王骁tenet [2]" w:date="2021-03-17T11:01:35Z">
                              <w:rPr>
                                <w:rFonts w:ascii="Cambria Math" w:hAnsi="Cambria Math" w:eastAsia="等线"/>
                                <w:i/>
                                <w:szCs w:val="22"/>
                              </w:rPr>
                            </w:del>
                          </m:ctrlPr>
                        </m:sSubPr>
                        <m:e>
                          <w:del w:id="120" w:author="王骁tenet [2]" w:date="2021-03-17T11:01:35Z">
                            <m:r>
                              <w:rPr>
                                <w:rFonts w:ascii="Cambria Math" w:hAnsi="Cambria Math"/>
                              </w:rPr>
                              <m:t>x</m:t>
                            </m:r>
                          </w:del>
                          <m:ctrlPr>
                            <w:del w:id="121" w:author="王骁tenet [2]" w:date="2021-03-17T11:01:35Z">
                              <w:rPr>
                                <w:rFonts w:ascii="Cambria Math" w:hAnsi="Cambria Math" w:eastAsia="等线"/>
                                <w:i/>
                                <w:szCs w:val="22"/>
                              </w:rPr>
                            </w:del>
                          </m:ctrlPr>
                        </m:e>
                        <m:sub>
                          <w:del w:id="122" w:author="王骁tenet [2]" w:date="2021-03-17T11:01:35Z">
                            <m:r>
                              <w:rPr>
                                <w:rFonts w:ascii="Cambria Math" w:hAnsi="Cambria Math"/>
                              </w:rPr>
                              <m:t>k</m:t>
                            </m:r>
                          </w:del>
                          <m:d>
                            <m:dPr>
                              <m:ctrlPr>
                                <w:del w:id="123" w:author="王骁tenet [2]" w:date="2021-03-17T11:01:35Z">
                                  <w:rPr>
                                    <w:rFonts w:ascii="Cambria Math" w:hAnsi="Cambria Math"/>
                                    <w:i/>
                                  </w:rPr>
                                </w:del>
                              </m:ctrlPr>
                            </m:dPr>
                            <m:e>
                              <w:del w:id="124" w:author="王骁tenet [2]" w:date="2021-03-17T11:01:35Z">
                                <m:r>
                                  <w:rPr>
                                    <w:rFonts w:ascii="Cambria Math" w:hAnsi="Cambria Math"/>
                                  </w:rPr>
                                  <m:t>i</m:t>
                                </m:r>
                              </w:del>
                              <m:ctrlPr>
                                <w:del w:id="125" w:author="王骁tenet [2]" w:date="2021-03-17T11:01:35Z">
                                  <w:rPr>
                                    <w:rFonts w:ascii="Cambria Math" w:hAnsi="Cambria Math"/>
                                    <w:i/>
                                  </w:rPr>
                                </w:del>
                              </m:ctrlPr>
                            </m:e>
                          </m:d>
                          <m:ctrlPr>
                            <w:del w:id="126" w:author="王骁tenet [2]" w:date="2021-03-17T11:01:35Z">
                              <w:rPr>
                                <w:rFonts w:ascii="Cambria Math" w:hAnsi="Cambria Math"/>
                                <w:i/>
                              </w:rPr>
                            </w:del>
                          </m:ctrlPr>
                        </m:sub>
                      </m:sSub>
                      <m:ctrlPr>
                        <w:del w:id="127" w:author="王骁tenet [2]" w:date="2021-03-17T11:01:35Z">
                          <w:rPr>
                            <w:rFonts w:ascii="Cambria Math" w:hAnsi="Cambria Math" w:eastAsia="等线"/>
                            <w:i/>
                            <w:szCs w:val="22"/>
                          </w:rPr>
                        </w:del>
                      </m:ctrlPr>
                    </m:e>
                  </m:d>
                  <w:del w:id="128" w:author="王骁tenet [2]" w:date="2021-03-17T11:01:35Z">
                    <m:r>
                      <w:rPr>
                        <w:rFonts w:ascii="Cambria Math" w:hAnsi="Cambria Math"/>
                      </w:rPr>
                      <m:t xml:space="preserve">) </m:t>
                    </m:r>
                  </w:del>
                  <m:ctrlPr>
                    <w:del w:id="129" w:author="王骁tenet [2]" w:date="2021-03-17T11:01:35Z">
                      <w:rPr>
                        <w:rFonts w:ascii="Cambria Math" w:hAnsi="Cambria Math"/>
                        <w:i/>
                      </w:rPr>
                    </w:del>
                  </m:ctrlPr>
                </m:e>
                <m:e>
                  <m:sSub>
                    <m:sSubPr>
                      <m:ctrlPr>
                        <w:del w:id="130" w:author="王骁tenet [2]" w:date="2021-03-17T11:01:35Z">
                          <w:rPr>
                            <w:rFonts w:ascii="Cambria Math" w:hAnsi="Cambria Math" w:eastAsia="等线"/>
                            <w:i/>
                            <w:szCs w:val="22"/>
                          </w:rPr>
                        </w:del>
                      </m:ctrlPr>
                    </m:sSubPr>
                    <m:e>
                      <w:del w:id="131" w:author="王骁tenet [2]" w:date="2021-03-17T11:01:35Z">
                        <m:r>
                          <w:rPr>
                            <w:rFonts w:ascii="Cambria Math" w:hAnsi="Cambria Math"/>
                          </w:rPr>
                          <m:t>O</m:t>
                        </m:r>
                      </w:del>
                      <m:ctrlPr>
                        <w:del w:id="132" w:author="王骁tenet [2]" w:date="2021-03-17T11:01:35Z">
                          <w:rPr>
                            <w:rFonts w:ascii="Cambria Math" w:hAnsi="Cambria Math" w:eastAsia="等线"/>
                            <w:i/>
                            <w:szCs w:val="22"/>
                          </w:rPr>
                        </w:del>
                      </m:ctrlPr>
                    </m:e>
                    <m:sub>
                      <w:del w:id="133" w:author="王骁tenet [2]" w:date="2021-03-17T11:01:35Z">
                        <m:r>
                          <w:rPr>
                            <w:rFonts w:ascii="Cambria Math" w:hAnsi="Cambria Math"/>
                          </w:rPr>
                          <m:t>3</m:t>
                        </m:r>
                      </w:del>
                      <m:ctrlPr>
                        <w:del w:id="134" w:author="王骁tenet [2]" w:date="2021-03-17T11:01:35Z">
                          <w:rPr>
                            <w:rFonts w:ascii="Cambria Math" w:hAnsi="Cambria Math" w:eastAsia="等线"/>
                            <w:i/>
                            <w:szCs w:val="22"/>
                          </w:rPr>
                        </w:del>
                      </m:ctrlPr>
                    </m:sub>
                  </m:sSub>
                  <w:del w:id="135" w:author="王骁tenet [2]" w:date="2021-03-17T11:01:35Z">
                    <m:r>
                      <w:rPr>
                        <w:rFonts w:ascii="Cambria Math" w:hAnsi="Cambria Math"/>
                      </w:rPr>
                      <m:t>=</m:t>
                    </m:r>
                  </w:del>
                  <m:f>
                    <m:fPr>
                      <m:ctrlPr>
                        <w:del w:id="136" w:author="王骁tenet [2]" w:date="2021-03-17T11:01:35Z">
                          <w:rPr>
                            <w:rFonts w:ascii="Cambria Math" w:hAnsi="Cambria Math" w:eastAsia="等线"/>
                            <w:i/>
                            <w:szCs w:val="22"/>
                          </w:rPr>
                        </w:del>
                      </m:ctrlPr>
                    </m:fPr>
                    <m:num>
                      <w:del w:id="137" w:author="王骁tenet [2]" w:date="2021-03-17T11:01:35Z">
                        <m:r>
                          <w:rPr>
                            <w:rFonts w:ascii="Cambria Math" w:hAnsi="Cambria Math"/>
                          </w:rPr>
                          <m:t>1</m:t>
                        </m:r>
                      </w:del>
                      <m:ctrlPr>
                        <w:del w:id="138" w:author="王骁tenet [2]" w:date="2021-03-17T11:01:35Z">
                          <w:rPr>
                            <w:rFonts w:ascii="Cambria Math" w:hAnsi="Cambria Math" w:eastAsia="等线"/>
                            <w:i/>
                            <w:szCs w:val="22"/>
                          </w:rPr>
                        </w:del>
                      </m:ctrlPr>
                    </m:num>
                    <m:den>
                      <w:del w:id="139" w:author="王骁tenet [2]" w:date="2021-03-17T11:01:35Z">
                        <m:r>
                          <m:rPr>
                            <m:sty m:val="p"/>
                          </m:rPr>
                          <w:rPr>
                            <w:rFonts w:ascii="Cambria Math" w:hAnsi="Cambria Math"/>
                          </w:rPr>
                          <m:t>min⁡</m:t>
                        </m:r>
                      </w:del>
                      <w:del w:id="140" w:author="王骁tenet [2]" w:date="2021-03-17T11:01:35Z">
                        <m:r>
                          <w:rPr>
                            <w:rFonts w:ascii="Cambria Math" w:hAnsi="Cambria Math"/>
                          </w:rPr>
                          <m:t>(</m:t>
                        </m:r>
                      </w:del>
                      <m:sSub>
                        <m:sSubPr>
                          <m:ctrlPr>
                            <w:del w:id="141" w:author="王骁tenet [2]" w:date="2021-03-17T11:01:35Z">
                              <w:rPr>
                                <w:rFonts w:ascii="Cambria Math" w:hAnsi="Cambria Math" w:eastAsia="等线"/>
                                <w:i/>
                                <w:szCs w:val="22"/>
                              </w:rPr>
                            </w:del>
                          </m:ctrlPr>
                        </m:sSubPr>
                        <m:e>
                          <w:del w:id="142" w:author="王骁tenet [2]" w:date="2021-03-17T11:01:35Z">
                            <m:r>
                              <w:rPr>
                                <w:rFonts w:ascii="Cambria Math" w:hAnsi="Cambria Math"/>
                              </w:rPr>
                              <m:t>∅</m:t>
                            </m:r>
                          </w:del>
                          <m:ctrlPr>
                            <w:del w:id="143" w:author="王骁tenet [2]" w:date="2021-03-17T11:01:35Z">
                              <w:rPr>
                                <w:rFonts w:ascii="Cambria Math" w:hAnsi="Cambria Math"/>
                                <w:i/>
                              </w:rPr>
                            </w:del>
                          </m:ctrlPr>
                        </m:e>
                        <m:sub>
                          <w:del w:id="144" w:author="王骁tenet [2]" w:date="2021-03-17T11:01:35Z">
                            <m:r>
                              <w:rPr>
                                <w:rFonts w:ascii="Cambria Math" w:hAnsi="Cambria Math"/>
                              </w:rPr>
                              <m:t>0</m:t>
                            </m:r>
                          </w:del>
                          <m:ctrlPr>
                            <w:del w:id="145" w:author="王骁tenet [2]" w:date="2021-03-17T11:01:35Z">
                              <w:rPr>
                                <w:rFonts w:ascii="Cambria Math" w:hAnsi="Cambria Math"/>
                                <w:i/>
                              </w:rPr>
                            </w:del>
                          </m:ctrlPr>
                        </m:sub>
                      </m:sSub>
                      <w:del w:id="146" w:author="王骁tenet [2]" w:date="2021-03-17T11:01:35Z">
                        <m:r>
                          <w:rPr>
                            <w:rFonts w:ascii="Cambria Math" w:hAnsi="Cambria Math"/>
                          </w:rPr>
                          <m:t>,</m:t>
                        </m:r>
                      </w:del>
                      <m:sSub>
                        <m:sSubPr>
                          <m:ctrlPr>
                            <w:del w:id="147" w:author="王骁tenet [2]" w:date="2021-03-17T11:01:35Z">
                              <w:rPr>
                                <w:rFonts w:ascii="Cambria Math" w:hAnsi="Cambria Math" w:eastAsia="等线"/>
                                <w:i/>
                                <w:szCs w:val="22"/>
                              </w:rPr>
                            </w:del>
                          </m:ctrlPr>
                        </m:sSubPr>
                        <m:e>
                          <w:del w:id="148" w:author="王骁tenet [2]" w:date="2021-03-17T11:01:35Z">
                            <m:r>
                              <w:rPr>
                                <w:rFonts w:ascii="Cambria Math" w:hAnsi="Cambria Math"/>
                              </w:rPr>
                              <m:t>∅</m:t>
                            </m:r>
                          </w:del>
                          <m:ctrlPr>
                            <w:del w:id="149" w:author="王骁tenet [2]" w:date="2021-03-17T11:01:35Z">
                              <w:rPr>
                                <w:rFonts w:ascii="Cambria Math" w:hAnsi="Cambria Math"/>
                                <w:i/>
                              </w:rPr>
                            </w:del>
                          </m:ctrlPr>
                        </m:e>
                        <m:sub>
                          <w:del w:id="150" w:author="王骁tenet [2]" w:date="2021-03-17T11:01:35Z">
                            <m:r>
                              <w:rPr>
                                <w:rFonts w:ascii="Cambria Math" w:hAnsi="Cambria Math"/>
                              </w:rPr>
                              <m:t>1</m:t>
                            </m:r>
                          </w:del>
                          <m:ctrlPr>
                            <w:del w:id="151" w:author="王骁tenet [2]" w:date="2021-03-17T11:01:35Z">
                              <w:rPr>
                                <w:rFonts w:ascii="Cambria Math" w:hAnsi="Cambria Math"/>
                                <w:i/>
                              </w:rPr>
                            </w:del>
                          </m:ctrlPr>
                        </m:sub>
                      </m:sSub>
                      <w:del w:id="152" w:author="王骁tenet [2]" w:date="2021-03-17T11:01:35Z">
                        <m:r>
                          <w:rPr>
                            <w:rFonts w:ascii="Cambria Math" w:hAnsi="Cambria Math"/>
                          </w:rPr>
                          <m:t>,</m:t>
                        </m:r>
                      </w:del>
                      <m:sSub>
                        <m:sSubPr>
                          <m:ctrlPr>
                            <w:del w:id="153" w:author="王骁tenet [2]" w:date="2021-03-17T11:01:35Z">
                              <w:rPr>
                                <w:rFonts w:ascii="Cambria Math" w:hAnsi="Cambria Math" w:eastAsia="等线"/>
                                <w:i/>
                                <w:szCs w:val="22"/>
                              </w:rPr>
                            </w:del>
                          </m:ctrlPr>
                        </m:sSubPr>
                        <m:e>
                          <w:del w:id="154" w:author="王骁tenet [2]" w:date="2021-03-17T11:01:35Z">
                            <m:r>
                              <w:rPr>
                                <w:rFonts w:ascii="Cambria Math" w:hAnsi="Cambria Math"/>
                              </w:rPr>
                              <m:t>∅</m:t>
                            </m:r>
                          </w:del>
                          <m:ctrlPr>
                            <w:del w:id="155" w:author="王骁tenet [2]" w:date="2021-03-17T11:01:35Z">
                              <w:rPr>
                                <w:rFonts w:ascii="Cambria Math" w:hAnsi="Cambria Math"/>
                                <w:i/>
                              </w:rPr>
                            </w:del>
                          </m:ctrlPr>
                        </m:e>
                        <m:sub>
                          <w:del w:id="156" w:author="王骁tenet [2]" w:date="2021-03-17T11:01:35Z">
                            <m:r>
                              <w:rPr>
                                <w:rFonts w:ascii="Cambria Math" w:hAnsi="Cambria Math"/>
                              </w:rPr>
                              <m:t>2</m:t>
                            </m:r>
                          </w:del>
                          <m:ctrlPr>
                            <w:del w:id="157" w:author="王骁tenet [2]" w:date="2021-03-17T11:01:35Z">
                              <w:rPr>
                                <w:rFonts w:ascii="Cambria Math" w:hAnsi="Cambria Math"/>
                                <w:i/>
                              </w:rPr>
                            </w:del>
                          </m:ctrlPr>
                        </m:sub>
                      </m:sSub>
                      <w:del w:id="158" w:author="王骁tenet [2]" w:date="2021-03-17T11:01:35Z">
                        <m:r>
                          <w:rPr>
                            <w:rFonts w:ascii="Cambria Math" w:hAnsi="Cambria Math"/>
                          </w:rPr>
                          <m:t>……,</m:t>
                        </m:r>
                      </w:del>
                      <m:sSub>
                        <m:sSubPr>
                          <m:ctrlPr>
                            <w:del w:id="159" w:author="王骁tenet [2]" w:date="2021-03-17T11:01:35Z">
                              <w:rPr>
                                <w:rFonts w:ascii="Cambria Math" w:hAnsi="Cambria Math" w:eastAsia="等线"/>
                                <w:i/>
                                <w:szCs w:val="22"/>
                              </w:rPr>
                            </w:del>
                          </m:ctrlPr>
                        </m:sSubPr>
                        <m:e>
                          <w:del w:id="160" w:author="王骁tenet [2]" w:date="2021-03-17T11:01:35Z">
                            <m:r>
                              <w:rPr>
                                <w:rFonts w:ascii="Cambria Math" w:hAnsi="Cambria Math"/>
                              </w:rPr>
                              <m:t>∅</m:t>
                            </m:r>
                          </w:del>
                          <m:ctrlPr>
                            <w:del w:id="161" w:author="王骁tenet [2]" w:date="2021-03-17T11:01:35Z">
                              <w:rPr>
                                <w:rFonts w:ascii="Cambria Math" w:hAnsi="Cambria Math"/>
                                <w:i/>
                              </w:rPr>
                            </w:del>
                          </m:ctrlPr>
                        </m:e>
                        <m:sub>
                          <w:del w:id="162" w:author="王骁tenet [2]" w:date="2021-03-17T11:01:35Z">
                            <m:r>
                              <w:rPr>
                                <w:rFonts w:ascii="Cambria Math" w:hAnsi="Cambria Math"/>
                              </w:rPr>
                              <m:t>f</m:t>
                            </m:r>
                          </w:del>
                          <m:ctrlPr>
                            <w:del w:id="163" w:author="王骁tenet [2]" w:date="2021-03-17T11:01:35Z">
                              <w:rPr>
                                <w:rFonts w:ascii="Cambria Math" w:hAnsi="Cambria Math"/>
                                <w:i/>
                              </w:rPr>
                            </w:del>
                          </m:ctrlPr>
                        </m:sub>
                      </m:sSub>
                      <w:del w:id="164" w:author="王骁tenet [2]" w:date="2021-03-17T11:01:35Z">
                        <m:r>
                          <w:rPr>
                            <w:rFonts w:ascii="Cambria Math" w:hAnsi="Cambria Math"/>
                          </w:rPr>
                          <m:t>)</m:t>
                        </m:r>
                      </w:del>
                      <m:ctrlPr>
                        <w:del w:id="165" w:author="王骁tenet [2]" w:date="2021-03-17T11:01:35Z">
                          <w:rPr>
                            <w:rFonts w:ascii="Cambria Math" w:hAnsi="Cambria Math" w:eastAsia="等线"/>
                            <w:i/>
                            <w:szCs w:val="22"/>
                          </w:rPr>
                        </w:del>
                      </m:ctrlPr>
                    </m:den>
                  </m:f>
                  <m:ctrlPr>
                    <w:del w:id="166" w:author="王骁tenet [2]" w:date="2021-03-17T11:01:35Z">
                      <w:rPr>
                        <w:rFonts w:ascii="Cambria Math" w:hAnsi="Cambria Math" w:eastAsia="等线"/>
                        <w:i/>
                        <w:szCs w:val="22"/>
                      </w:rPr>
                    </w:del>
                  </m:ctrlPr>
                </m:e>
              </m:eqArr>
              <m:ctrlPr>
                <w:del w:id="167" w:author="王骁tenet [2]" w:date="2021-03-17T11:01:35Z">
                  <w:rPr>
                    <w:rFonts w:ascii="Cambria Math" w:hAnsi="Cambria Math" w:eastAsia="等线"/>
                    <w:i/>
                    <w:szCs w:val="22"/>
                  </w:rPr>
                </w:del>
              </m:ctrlPr>
            </m:e>
          </m:d>
        </m:oMath>
      </m:oMathPara>
    </w:p>
    <w:p>
      <w:pPr>
        <w:snapToGrid w:val="0"/>
        <w:ind w:left="756" w:leftChars="360"/>
        <w:jc w:val="center"/>
        <w:rPr>
          <w:rFonts w:eastAsia="微软雅黑"/>
          <w:color w:val="000000"/>
          <w:szCs w:val="21"/>
        </w:rPr>
      </w:pPr>
    </w:p>
    <w:p>
      <w:pPr>
        <w:spacing w:line="360" w:lineRule="auto"/>
        <w:ind w:firstLine="480" w:firstLineChars="200"/>
        <w:jc w:val="center"/>
        <w:rPr>
          <w:ins w:id="169" w:author="王骁tenet [2]" w:date="2021-03-17T10:52:18Z"/>
          <w:color w:val="000000"/>
          <w:sz w:val="24"/>
          <w:szCs w:val="24"/>
        </w:rPr>
        <w:pPrChange w:id="168" w:author="王骁tenet [2]" w:date="2021-03-17T11:01:20Z">
          <w:pPr>
            <w:spacing w:line="360" w:lineRule="auto"/>
            <w:ind w:firstLine="480" w:firstLineChars="200"/>
            <w:jc w:val="left"/>
          </w:pPr>
        </w:pPrChange>
      </w:pPr>
      <w:ins w:id="170" w:author="王骁tenet [2]" w:date="2021-03-17T10:52:38Z">
        <w:r>
          <w:rPr>
            <w:color w:val="000000"/>
            <w:sz w:val="24"/>
            <w:szCs w:val="24"/>
          </w:rPr>
          <w:drawing>
            <wp:inline distT="0" distB="0" distL="114300" distR="114300">
              <wp:extent cx="4420235" cy="1153795"/>
              <wp:effectExtent l="0" t="0" r="24765" b="14605"/>
              <wp:docPr id="21" name="334E55B0-647D-440b-865C-3EC943EB4CBC-4" descr="/private/var/folders/y7/_dxbgjfd16g8grhzs9syx0980000gn/T/com.kingsoft.wpsoffice.mac/wpsoffice.jxtaCa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4" descr="/private/var/folders/y7/_dxbgjfd16g8grhzs9syx0980000gn/T/com.kingsoft.wpsoffice.mac/wpsoffice.jxtaCawpsoffice"/>
                      <pic:cNvPicPr>
                        <a:picLocks noChangeAspect="1"/>
                      </pic:cNvPicPr>
                    </pic:nvPicPr>
                    <pic:blipFill>
                      <a:blip r:embed="rId20"/>
                      <a:stretch>
                        <a:fillRect/>
                      </a:stretch>
                    </pic:blipFill>
                    <pic:spPr>
                      <a:xfrm>
                        <a:off x="0" y="0"/>
                        <a:ext cx="4420235" cy="1153795"/>
                      </a:xfrm>
                      <a:prstGeom prst="rect">
                        <a:avLst/>
                      </a:prstGeom>
                    </pic:spPr>
                  </pic:pic>
                </a:graphicData>
              </a:graphic>
            </wp:inline>
          </w:drawing>
        </w:r>
      </w:ins>
    </w:p>
    <w:p>
      <w:pPr>
        <w:spacing w:line="360" w:lineRule="auto"/>
        <w:ind w:firstLine="480" w:firstLineChars="200"/>
        <w:jc w:val="left"/>
        <w:rPr>
          <w:color w:val="000000"/>
          <w:sz w:val="24"/>
          <w:szCs w:val="24"/>
        </w:rPr>
      </w:pPr>
      <w:r>
        <w:rPr>
          <w:color w:val="000000"/>
          <w:sz w:val="24"/>
          <w:szCs w:val="24"/>
        </w:rPr>
        <w:t>需要补充的是对于未知活动的特征提取选择，我们计划利用自动编码器模型seq2seq，其中编码器和解码器都包含几个循环单元(RNN，LSTMs或GRUs)</w:t>
      </w:r>
    </w:p>
    <w:p>
      <w:pPr>
        <w:snapToGrid w:val="0"/>
        <w:ind w:firstLine="420" w:firstLineChars="200"/>
        <w:jc w:val="left"/>
        <w:rPr>
          <w:rFonts w:eastAsia="微软雅黑"/>
          <w:color w:val="000000"/>
          <w:szCs w:val="21"/>
        </w:rPr>
      </w:pP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650615" cy="15443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665643" cy="1550455"/>
                    </a:xfrm>
                    <a:prstGeom prst="rect">
                      <a:avLst/>
                    </a:prstGeom>
                    <a:noFill/>
                    <a:ln w="9525">
                      <a:noFill/>
                    </a:ln>
                  </pic:spPr>
                </pic:pic>
              </a:graphicData>
            </a:graphic>
          </wp:inline>
        </w:drawing>
      </w:r>
    </w:p>
    <w:p>
      <w:pPr>
        <w:snapToGrid w:val="0"/>
        <w:ind w:firstLine="420" w:firstLineChars="200"/>
        <w:jc w:val="center"/>
        <w:rPr>
          <w:rFonts w:ascii="宋体" w:hAnsi="宋体"/>
          <w:color w:val="000000"/>
          <w:szCs w:val="21"/>
        </w:rPr>
      </w:pPr>
      <w:r>
        <w:rPr>
          <w:rFonts w:ascii="宋体" w:hAnsi="宋体"/>
          <w:color w:val="000000"/>
          <w:szCs w:val="21"/>
        </w:rPr>
        <w:t>图</w:t>
      </w:r>
      <w:r>
        <w:rPr>
          <w:rFonts w:hint="eastAsia" w:ascii="宋体" w:hAnsi="宋体"/>
          <w:color w:val="000000"/>
          <w:szCs w:val="21"/>
        </w:rPr>
        <w:t xml:space="preserve">4.11 </w:t>
      </w:r>
      <w:r>
        <w:rPr>
          <w:rFonts w:ascii="宋体" w:hAnsi="宋体"/>
          <w:color w:val="000000"/>
          <w:szCs w:val="21"/>
        </w:rPr>
        <w:t>seq2seq模型</w:t>
      </w:r>
    </w:p>
    <w:p>
      <w:pPr>
        <w:snapToGrid w:val="0"/>
        <w:jc w:val="left"/>
        <w:rPr>
          <w:rFonts w:eastAsia="微软雅黑"/>
          <w:color w:val="000000"/>
          <w:szCs w:val="21"/>
        </w:rPr>
      </w:pP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4.2.3.3 多传感器事件信息流处理技术的实现方法</w:t>
      </w:r>
    </w:p>
    <w:p>
      <w:pPr>
        <w:spacing w:line="360" w:lineRule="auto"/>
        <w:ind w:firstLine="480" w:firstLineChars="200"/>
        <w:jc w:val="left"/>
        <w:rPr>
          <w:color w:val="000000"/>
          <w:sz w:val="24"/>
          <w:szCs w:val="24"/>
        </w:rPr>
      </w:pPr>
      <w:r>
        <w:rPr>
          <w:color w:val="000000"/>
          <w:sz w:val="24"/>
          <w:szCs w:val="24"/>
        </w:rPr>
        <w:t>为了利用传感器设备群体产生的信息，实现特定的任务，我们需要充分使用来自传感器群体的数据，实现面向多传感器、复杂事件、流式事件的信息处理方法。上小节中，我们叙述了希望构建的传感器特征。基于提取到的特征，我们实现如下的多传感器事件信息流的通用处理方法。</w:t>
      </w:r>
    </w:p>
    <w:p>
      <w:pPr>
        <w:snapToGrid w:val="0"/>
        <w:jc w:val="center"/>
        <w:rPr>
          <w:rFonts w:eastAsia="微软雅黑"/>
          <w:color w:val="000000"/>
          <w:szCs w:val="21"/>
        </w:rPr>
      </w:pPr>
      <w:r>
        <w:rPr>
          <w:rFonts w:eastAsia="微软雅黑"/>
          <w:color w:val="000000"/>
          <w:szCs w:val="21"/>
        </w:rPr>
        <w:drawing>
          <wp:inline distT="0" distB="0" distL="114300" distR="114300">
            <wp:extent cx="3637915" cy="3989705"/>
            <wp:effectExtent l="0" t="0" r="19685"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637915" cy="3989705"/>
                    </a:xfrm>
                    <a:prstGeom prst="rect">
                      <a:avLst/>
                    </a:prstGeom>
                    <a:noFill/>
                    <a:ln w="9525">
                      <a:noFill/>
                    </a:ln>
                  </pic:spPr>
                </pic:pic>
              </a:graphicData>
            </a:graphic>
          </wp:inline>
        </w:drawing>
      </w:r>
    </w:p>
    <w:p>
      <w:pPr>
        <w:snapToGrid w:val="0"/>
        <w:jc w:val="center"/>
        <w:rPr>
          <w:rFonts w:ascii="宋体" w:hAnsi="宋体"/>
          <w:color w:val="000000"/>
          <w:szCs w:val="21"/>
        </w:rPr>
      </w:pPr>
      <w:r>
        <w:rPr>
          <w:rFonts w:ascii="宋体" w:hAnsi="宋体"/>
          <w:color w:val="000000"/>
          <w:szCs w:val="21"/>
        </w:rPr>
        <w:t>图</w:t>
      </w:r>
      <w:r>
        <w:rPr>
          <w:rFonts w:hint="eastAsia" w:ascii="宋体" w:hAnsi="宋体"/>
          <w:color w:val="000000"/>
          <w:szCs w:val="21"/>
        </w:rPr>
        <w:t>4.12</w:t>
      </w:r>
      <w:r>
        <w:rPr>
          <w:rFonts w:ascii="宋体" w:hAnsi="宋体"/>
          <w:color w:val="000000"/>
          <w:szCs w:val="21"/>
        </w:rPr>
        <w:t xml:space="preserve"> 通用多传感器感知-事件流处理方案</w:t>
      </w:r>
    </w:p>
    <w:p>
      <w:pPr>
        <w:snapToGrid w:val="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通过我们的分布式感知技术，我们从环境中获得的是多传感器的感知结果。与关联分析相关的技术部分的实现方法，为我们提供了对感知过程和感知数据的优化。利用传感器事件流分割技术，将事件流划分成与任务需求相关的子序列，经过智能体特征选择和提取的部分，将包含特征的数据流传递到面向任务构建的模型中，给出任务需要的结果。此处理技术所需方法中，传感器事件流分割、面向任务的模型未在前文的技术路线中提到，所以在本节进行介绍。</w:t>
      </w:r>
    </w:p>
    <w:p>
      <w:pPr>
        <w:spacing w:line="360" w:lineRule="auto"/>
        <w:ind w:firstLine="480" w:firstLineChars="200"/>
        <w:jc w:val="left"/>
        <w:rPr>
          <w:color w:val="000000"/>
          <w:sz w:val="24"/>
          <w:szCs w:val="24"/>
        </w:rPr>
      </w:pPr>
      <w:r>
        <w:rPr>
          <w:b/>
          <w:color w:val="000000"/>
          <w:sz w:val="24"/>
          <w:szCs w:val="24"/>
        </w:rPr>
        <w:t>传感器事件流分割技术的实现</w:t>
      </w:r>
      <w:r>
        <w:rPr>
          <w:color w:val="000000"/>
          <w:sz w:val="24"/>
          <w:szCs w:val="24"/>
        </w:rPr>
        <w:t>，解决传感器数据流与任务需求的实际数据流不对应的问题。多传感器产生的数据，具有扁平化的特点，其原因在于</w:t>
      </w:r>
      <w:r>
        <w:fldChar w:fldCharType="begin"/>
      </w:r>
      <w:r>
        <w:instrText xml:space="preserve"> HYPERLINK \h </w:instrText>
      </w:r>
      <w:r>
        <w:fldChar w:fldCharType="separate"/>
      </w:r>
      <w:r>
        <w:rPr>
          <w:color w:val="000000"/>
          <w:sz w:val="24"/>
          <w:szCs w:val="24"/>
        </w:rPr>
        <w:t>一个</w:t>
      </w:r>
      <w:r>
        <w:rPr>
          <w:color w:val="000000"/>
          <w:sz w:val="24"/>
          <w:szCs w:val="24"/>
        </w:rPr>
        <w:fldChar w:fldCharType="end"/>
      </w:r>
      <w:r>
        <w:rPr>
          <w:color w:val="000000"/>
          <w:sz w:val="24"/>
          <w:szCs w:val="24"/>
        </w:rPr>
        <w:t>时间片段内所有传感器的数据之间，在原始数据层面</w:t>
      </w:r>
      <w:r>
        <w:fldChar w:fldCharType="begin"/>
      </w:r>
      <w:r>
        <w:instrText xml:space="preserve"> HYPERLINK \h </w:instrText>
      </w:r>
      <w:r>
        <w:fldChar w:fldCharType="separate"/>
      </w:r>
      <w:r>
        <w:rPr>
          <w:color w:val="000000"/>
          <w:sz w:val="24"/>
          <w:szCs w:val="24"/>
        </w:rPr>
        <w:t>无法体现与任务的依赖和因果关系，仅在时间上体现为出现了一定的事件</w:t>
      </w:r>
      <w:r>
        <w:rPr>
          <w:color w:val="000000"/>
          <w:sz w:val="24"/>
          <w:szCs w:val="24"/>
        </w:rPr>
        <w:fldChar w:fldCharType="end"/>
      </w:r>
      <w:r>
        <w:rPr>
          <w:color w:val="000000"/>
          <w:sz w:val="24"/>
          <w:szCs w:val="24"/>
        </w:rPr>
        <w:t>。事件流分割的目的在为特征提取和后续任务模型提供更加正确、关联性更高的数据，特别是对于一些识别和分类任务，原始数据层面的正确关联会极大的提高任务的表现效果；相反，提供关联错误、关联较弱的数据，则可能提取到错误的特征，乃至根本无法获得有效的任务模型。我们希望充分考虑设备与任务之间的关联，在时许分割问题上，选择使用混合方法，结合启发式方法与概率方法。其中我们选择可变滑动窗口，自底向上启发式合并得到的分组；同时，考虑历史数据中包含的分布特征，为数据和转换时间提供概率模型，作为自底向上合并分组时的合并依据。对希望使用到的特征，进行如下表的总结，其中一个特征可能对应多种度量方式。</w:t>
      </w:r>
    </w:p>
    <w:p>
      <w:pPr>
        <w:snapToGrid w:val="0"/>
        <w:ind w:firstLine="420" w:firstLineChars="200"/>
        <w:jc w:val="center"/>
        <w:rPr>
          <w:rFonts w:eastAsia="微软雅黑"/>
          <w:color w:val="000000"/>
          <w:szCs w:val="21"/>
        </w:rPr>
      </w:pPr>
      <w:r>
        <w:rPr>
          <w:rFonts w:eastAsia="微软雅黑"/>
          <w:color w:val="000000"/>
          <w:szCs w:val="21"/>
        </w:rPr>
        <w:t>表</w:t>
      </w:r>
      <w:r>
        <w:rPr>
          <w:rFonts w:hint="eastAsia" w:eastAsia="微软雅黑"/>
          <w:color w:val="000000"/>
          <w:szCs w:val="21"/>
        </w:rPr>
        <w:t>4.3</w:t>
      </w:r>
      <w:r>
        <w:rPr>
          <w:rFonts w:eastAsia="微软雅黑"/>
          <w:color w:val="000000"/>
          <w:szCs w:val="21"/>
        </w:rPr>
        <w:t xml:space="preserve"> </w:t>
      </w:r>
      <w:ins w:id="172" w:author="王骁tenet [2]" w:date="2021-03-17T10:37:52Z">
        <w:r>
          <w:rPr>
            <w:rFonts w:hint="eastAsia" w:eastAsia="微软雅黑"/>
            <w:color w:val="000000"/>
            <w:szCs w:val="21"/>
            <w:lang w:val="en-US" w:eastAsia="zh-Hans"/>
          </w:rPr>
          <w:t>自底向上</w:t>
        </w:r>
      </w:ins>
      <w:ins w:id="173" w:author="王骁tenet [2]" w:date="2021-03-17T10:37:54Z">
        <w:r>
          <w:rPr>
            <w:rFonts w:hint="eastAsia" w:eastAsia="微软雅黑"/>
            <w:color w:val="000000"/>
            <w:szCs w:val="21"/>
            <w:lang w:val="en-US" w:eastAsia="zh-Hans"/>
          </w:rPr>
          <w:t>合并分组</w:t>
        </w:r>
      </w:ins>
      <w:ins w:id="174" w:author="王骁tenet [2]" w:date="2021-03-17T10:38:03Z">
        <w:r>
          <w:rPr>
            <w:rFonts w:hint="eastAsia" w:eastAsia="微软雅黑"/>
            <w:color w:val="000000"/>
            <w:szCs w:val="21"/>
            <w:lang w:val="en-US" w:eastAsia="zh-Hans"/>
          </w:rPr>
          <w:t>依赖的</w:t>
        </w:r>
      </w:ins>
      <w:ins w:id="175" w:author="王骁tenet [2]" w:date="2021-03-17T10:38:05Z">
        <w:r>
          <w:rPr>
            <w:rFonts w:hint="eastAsia" w:eastAsia="微软雅黑"/>
            <w:color w:val="000000"/>
            <w:szCs w:val="21"/>
            <w:lang w:val="en-US" w:eastAsia="zh-Hans"/>
          </w:rPr>
          <w:t>特征</w:t>
        </w:r>
      </w:ins>
      <w:ins w:id="176" w:author="王骁tenet [2]" w:date="2021-03-17T10:38:07Z">
        <w:r>
          <w:rPr>
            <w:rFonts w:hint="eastAsia" w:eastAsia="微软雅黑"/>
            <w:color w:val="000000"/>
            <w:szCs w:val="21"/>
            <w:lang w:val="en-US" w:eastAsia="zh-Hans"/>
          </w:rPr>
          <w:t>示例</w:t>
        </w:r>
      </w:ins>
      <w:del w:id="177" w:author="王骁tenet [2]" w:date="2021-03-17T10:38:08Z">
        <w:r>
          <w:rPr>
            <w:rFonts w:eastAsia="微软雅黑"/>
            <w:color w:val="000000"/>
            <w:szCs w:val="21"/>
          </w:rPr>
          <w:delText>自底向上合并分</w:delText>
        </w:r>
      </w:del>
      <w:del w:id="178" w:author="王骁tenet [2]" w:date="2021-03-17T10:38:09Z">
        <w:r>
          <w:rPr>
            <w:rFonts w:eastAsia="微软雅黑"/>
            <w:color w:val="000000"/>
            <w:szCs w:val="21"/>
          </w:rPr>
          <w:delText>组依据示例</w:delText>
        </w:r>
      </w:del>
      <w:del w:id="179" w:author="王骁tenet" w:date="2021-03-17T10:36:22Z">
        <w:r>
          <w:rPr>
            <w:rFonts w:hint="eastAsia" w:eastAsia="微软雅黑"/>
            <w:color w:val="000000"/>
            <w:szCs w:val="21"/>
            <w:highlight w:val="magenta"/>
          </w:rPr>
          <w:delText>修改公</w:delText>
        </w:r>
      </w:del>
      <w:del w:id="180" w:author="王骁tenet" w:date="2021-03-17T10:36:21Z">
        <w:r>
          <w:rPr>
            <w:rFonts w:hint="eastAsia" w:eastAsia="微软雅黑"/>
            <w:color w:val="000000"/>
            <w:szCs w:val="21"/>
            <w:highlight w:val="magenta"/>
          </w:rPr>
          <w:delText>式</w:delText>
        </w:r>
      </w:del>
    </w:p>
    <w:p>
      <w:pPr>
        <w:snapToGrid w:val="0"/>
        <w:jc w:val="center"/>
        <w:rPr>
          <w:rFonts w:eastAsia="微软雅黑"/>
          <w:color w:val="000000"/>
          <w:szCs w:val="21"/>
        </w:rPr>
      </w:pPr>
    </w:p>
    <w:tbl>
      <w:tblPr>
        <w:tblStyle w:val="14"/>
        <w:tblW w:w="90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08"/>
        <w:gridCol w:w="4122"/>
        <w:gridCol w:w="3015"/>
      </w:tblGrid>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特征</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形式</w:t>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作用</w:t>
            </w:r>
          </w:p>
        </w:tc>
      </w:tr>
      <w:tr>
        <w:trPr>
          <w:trHeight w:val="42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传感器相关性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hint="eastAsia"/>
                <w:color w:val="000000"/>
                <w:szCs w:val="21"/>
              </w:rPr>
            </w:pPr>
            <w:r>
              <w:rPr>
                <w:rFonts w:eastAsia="微软雅黑"/>
                <w:color w:val="000000"/>
                <w:szCs w:val="21"/>
              </w:rPr>
              <w:drawing>
                <wp:inline distT="0" distB="0" distL="114300" distR="114300">
                  <wp:extent cx="1016635" cy="335280"/>
                  <wp:effectExtent l="0" t="0" r="24765" b="20320"/>
                  <wp:docPr id="2" name="334E55B0-647D-440b-865C-3EC943EB4CBC-5" descr="/private/var/folders/y7/_dxbgjfd16g8grhzs9syx0980000gn/T/com.kingsoft.wpsoffice.mac/wpsoffice.bmtBD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5" descr="/private/var/folders/y7/_dxbgjfd16g8grhzs9syx0980000gn/T/com.kingsoft.wpsoffice.mac/wpsoffice.bmtBDRwpsoffice"/>
                          <pic:cNvPicPr>
                            <a:picLocks noChangeAspect="1"/>
                          </pic:cNvPicPr>
                        </pic:nvPicPr>
                        <pic:blipFill>
                          <a:blip r:embed="rId23"/>
                          <a:stretch>
                            <a:fillRect/>
                          </a:stretch>
                        </pic:blipFill>
                        <pic:spPr>
                          <a:xfrm>
                            <a:off x="0" y="0"/>
                            <a:ext cx="1016635" cy="33528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相关系数计算任务下传感器相关程度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drawing>
                <wp:inline distT="0" distB="0" distL="114300" distR="114300">
                  <wp:extent cx="1771650" cy="317500"/>
                  <wp:effectExtent l="0" t="0" r="6350" b="12700"/>
                  <wp:docPr id="3" name="334E55B0-647D-440b-865C-3EC943EB4CBC-6" descr="/private/var/folders/y7/_dxbgjfd16g8grhzs9syx0980000gn/T/com.kingsoft.wpsoffice.mac/wpsoffice.szbsNz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6" descr="/private/var/folders/y7/_dxbgjfd16g8grhzs9syx0980000gn/T/com.kingsoft.wpsoffice.mac/wpsoffice.szbsNzwpsoffice"/>
                          <pic:cNvPicPr>
                            <a:picLocks noChangeAspect="1"/>
                          </pic:cNvPicPr>
                        </pic:nvPicPr>
                        <pic:blipFill>
                          <a:blip r:embed="rId24"/>
                          <a:stretch>
                            <a:fillRect/>
                          </a:stretch>
                        </pic:blipFill>
                        <pic:spPr>
                          <a:xfrm>
                            <a:off x="0" y="0"/>
                            <a:ext cx="1771650" cy="31750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互信息度量</w:t>
            </w:r>
          </w:p>
        </w:tc>
      </w:tr>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时间关联性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color w:val="000000"/>
                <w:sz w:val="24"/>
                <w:szCs w:val="24"/>
              </w:rPr>
              <w:drawing>
                <wp:inline distT="0" distB="0" distL="114300" distR="114300">
                  <wp:extent cx="2121535" cy="259715"/>
                  <wp:effectExtent l="0" t="0" r="12065" b="19685"/>
                  <wp:docPr id="4"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7" descr="wpsoffice"/>
                          <pic:cNvPicPr>
                            <a:picLocks noChangeAspect="1"/>
                          </pic:cNvPicPr>
                        </pic:nvPicPr>
                        <pic:blipFill>
                          <a:blip r:embed="rId25"/>
                          <a:stretch>
                            <a:fillRect/>
                          </a:stretch>
                        </pic:blipFill>
                        <pic:spPr>
                          <a:xfrm>
                            <a:off x="0" y="0"/>
                            <a:ext cx="2121535" cy="259715"/>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持续时间</w:t>
            </w:r>
          </w:p>
        </w:tc>
      </w:tr>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color w:val="000000"/>
                <w:sz w:val="24"/>
                <w:szCs w:val="24"/>
              </w:rPr>
              <w:drawing>
                <wp:inline distT="0" distB="0" distL="114300" distR="114300">
                  <wp:extent cx="1982470" cy="283210"/>
                  <wp:effectExtent l="0" t="0" r="24130" b="21590"/>
                  <wp:docPr id="5"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8" descr="wpsoffice"/>
                          <pic:cNvPicPr>
                            <a:picLocks noChangeAspect="1"/>
                          </pic:cNvPicPr>
                        </pic:nvPicPr>
                        <pic:blipFill>
                          <a:blip r:embed="rId26"/>
                          <a:stretch>
                            <a:fillRect/>
                          </a:stretch>
                        </pic:blipFill>
                        <pic:spPr>
                          <a:xfrm>
                            <a:off x="0" y="0"/>
                            <a:ext cx="1982470" cy="28321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时间间隔</w:t>
            </w:r>
          </w:p>
        </w:tc>
      </w:tr>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分布</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传感器直方图</w:t>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均值、中位数等统计信息</w:t>
            </w:r>
          </w:p>
        </w:tc>
      </w:tr>
    </w:tbl>
    <w:p>
      <w:pPr>
        <w:snapToGrid w:val="0"/>
        <w:jc w:val="left"/>
        <w:rPr>
          <w:rFonts w:eastAsia="微软雅黑"/>
          <w:color w:val="000000"/>
          <w:szCs w:val="21"/>
        </w:rPr>
      </w:pPr>
      <w:r>
        <w:rPr>
          <w:rFonts w:eastAsia="微软雅黑"/>
          <w:color w:val="000000"/>
          <w:szCs w:val="21"/>
        </w:rPr>
        <w:t xml:space="preserve"> </w:t>
      </w:r>
    </w:p>
    <w:p>
      <w:pPr>
        <w:spacing w:line="360" w:lineRule="auto"/>
        <w:ind w:firstLine="480" w:firstLineChars="200"/>
        <w:jc w:val="left"/>
        <w:rPr>
          <w:color w:val="000000"/>
          <w:sz w:val="24"/>
          <w:szCs w:val="24"/>
        </w:rPr>
      </w:pPr>
      <w:r>
        <w:rPr>
          <w:b/>
          <w:color w:val="000000"/>
          <w:sz w:val="24"/>
          <w:szCs w:val="24"/>
        </w:rPr>
        <w:t>面向任务的模型。</w:t>
      </w:r>
      <w:r>
        <w:rPr>
          <w:color w:val="000000"/>
          <w:sz w:val="24"/>
          <w:szCs w:val="24"/>
        </w:rPr>
        <w:t>不同任务具有不同的需求，比如某些活动识别任务希望获得特定活动是否发生，而另一些活动识别任务希望获得发生了哪些活动的持续观测结果。</w:t>
      </w:r>
    </w:p>
    <w:p>
      <w:pPr>
        <w:spacing w:line="360" w:lineRule="auto"/>
        <w:ind w:firstLine="480" w:firstLineChars="200"/>
        <w:jc w:val="left"/>
        <w:rPr>
          <w:color w:val="000000"/>
          <w:sz w:val="24"/>
          <w:szCs w:val="24"/>
        </w:rPr>
      </w:pPr>
    </w:p>
    <w:p>
      <w:pPr>
        <w:pStyle w:val="4"/>
        <w:spacing w:before="240" w:after="120" w:line="360" w:lineRule="auto"/>
        <w:rPr>
          <w:rFonts w:eastAsia="黑体"/>
          <w:sz w:val="24"/>
          <w:szCs w:val="24"/>
        </w:rPr>
      </w:pPr>
      <w:r>
        <w:rPr>
          <w:rFonts w:eastAsia="黑体"/>
          <w:sz w:val="24"/>
          <w:szCs w:val="24"/>
        </w:rPr>
        <w:t>4.2.4 物联设备群体语义互联与协作技术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4.2.4.1 物联设备资源描述与语义架构的实现方法</w:t>
      </w:r>
    </w:p>
    <w:p>
      <w:pPr>
        <w:snapToGrid w:val="0"/>
        <w:spacing w:line="360" w:lineRule="auto"/>
        <w:ind w:firstLine="480" w:firstLineChars="200"/>
        <w:jc w:val="left"/>
        <w:rPr>
          <w:color w:val="000000"/>
          <w:sz w:val="24"/>
          <w:szCs w:val="24"/>
        </w:rPr>
      </w:pPr>
      <w:r>
        <w:rPr>
          <w:color w:val="000000"/>
          <w:sz w:val="24"/>
          <w:szCs w:val="24"/>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pPr>
        <w:snapToGrid w:val="0"/>
        <w:ind w:firstLine="420" w:firstLineChars="200"/>
        <w:jc w:val="left"/>
        <w:rPr>
          <w:rFonts w:eastAsia="微软雅黑"/>
          <w:color w:val="000000"/>
          <w:szCs w:val="21"/>
        </w:rPr>
      </w:pPr>
    </w:p>
    <w:p>
      <w:pPr>
        <w:snapToGrid w:val="0"/>
        <w:jc w:val="left"/>
        <w:rPr>
          <w:rFonts w:eastAsia="微软雅黑"/>
          <w:color w:val="000000"/>
          <w:szCs w:val="21"/>
        </w:rPr>
      </w:pPr>
      <w:r>
        <w:rPr>
          <w:rFonts w:eastAsia="微软雅黑"/>
          <w:color w:val="000000"/>
          <w:szCs w:val="21"/>
        </w:rPr>
        <w:drawing>
          <wp:inline distT="0" distB="0" distL="114300" distR="114300">
            <wp:extent cx="5701030" cy="4234815"/>
            <wp:effectExtent l="0" t="0" r="139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701030" cy="423481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w:t>
      </w:r>
      <w:r>
        <w:rPr>
          <w:rFonts w:hint="eastAsia" w:eastAsia="微软雅黑"/>
          <w:color w:val="000000"/>
          <w:szCs w:val="21"/>
        </w:rPr>
        <w:t>4.13</w:t>
      </w:r>
      <w:r>
        <w:rPr>
          <w:rFonts w:eastAsia="微软雅黑"/>
          <w:color w:val="000000"/>
          <w:szCs w:val="21"/>
        </w:rPr>
        <w:t xml:space="preserve"> 设备资源本体的主要类层次结构</w:t>
      </w:r>
    </w:p>
    <w:p>
      <w:pPr>
        <w:snapToGrid w:val="0"/>
        <w:spacing w:line="360" w:lineRule="auto"/>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与层次化结构相对应的设备资源语义描述的本体框架，我们初步计划进行以下构建。其中，为了简洁，本体指进指展开到了概念，未展开到实例。</w:t>
      </w:r>
    </w:p>
    <w:p>
      <w:pPr>
        <w:snapToGrid w:val="0"/>
        <w:ind w:firstLine="420" w:firstLineChars="200"/>
        <w:jc w:val="left"/>
        <w:rPr>
          <w:rFonts w:eastAsia="微软雅黑"/>
          <w:color w:val="000000"/>
          <w:szCs w:val="21"/>
        </w:rPr>
      </w:pPr>
    </w:p>
    <w:p>
      <w:pPr>
        <w:snapToGrid w:val="0"/>
        <w:rPr>
          <w:rFonts w:eastAsia="微软雅黑"/>
          <w:color w:val="000000"/>
          <w:szCs w:val="21"/>
        </w:rPr>
      </w:pPr>
      <w:r>
        <w:rPr>
          <w:rFonts w:eastAsia="微软雅黑"/>
          <w:color w:val="000000"/>
          <w:szCs w:val="21"/>
        </w:rPr>
        <w:drawing>
          <wp:inline distT="0" distB="0" distL="114300" distR="114300">
            <wp:extent cx="5753735" cy="3905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753735" cy="390588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w:t>
      </w:r>
      <w:r>
        <w:rPr>
          <w:rFonts w:hint="eastAsia" w:eastAsia="微软雅黑"/>
          <w:color w:val="000000"/>
          <w:szCs w:val="21"/>
        </w:rPr>
        <w:t>4.14</w:t>
      </w:r>
      <w:r>
        <w:rPr>
          <w:rFonts w:eastAsia="微软雅黑"/>
          <w:color w:val="000000"/>
          <w:szCs w:val="21"/>
        </w:rPr>
        <w:t xml:space="preserve"> 设备资源描述本体</w:t>
      </w:r>
    </w:p>
    <w:p>
      <w:pPr>
        <w:snapToGrid w:val="0"/>
        <w:ind w:firstLine="420" w:firstLineChars="200"/>
        <w:jc w:val="left"/>
        <w:rPr>
          <w:rFonts w:eastAsia="微软雅黑"/>
          <w:color w:val="000000"/>
          <w:szCs w:val="21"/>
        </w:rPr>
      </w:pPr>
    </w:p>
    <w:p>
      <w:pPr>
        <w:snapToGrid w:val="0"/>
        <w:spacing w:line="360" w:lineRule="auto"/>
        <w:ind w:firstLine="480" w:firstLineChars="200"/>
        <w:jc w:val="left"/>
        <w:rPr>
          <w:color w:val="000000"/>
          <w:sz w:val="24"/>
          <w:szCs w:val="24"/>
        </w:rPr>
      </w:pPr>
      <w:r>
        <w:rPr>
          <w:color w:val="000000"/>
          <w:sz w:val="24"/>
          <w:szCs w:val="24"/>
        </w:rPr>
        <w:t>我们希望增强语义的作用，因此采用了更加扁平化的设计，以“具有类”和“具有属性”两种典型的谓语关系，将所有与设备资源相关的概念联系起来。</w:t>
      </w:r>
    </w:p>
    <w:p>
      <w:pPr>
        <w:snapToGrid w:val="0"/>
        <w:spacing w:line="360" w:lineRule="auto"/>
        <w:ind w:firstLine="480" w:firstLineChars="200"/>
        <w:jc w:val="left"/>
        <w:rPr>
          <w:color w:val="000000"/>
          <w:sz w:val="24"/>
          <w:szCs w:val="24"/>
        </w:rPr>
      </w:pPr>
      <w:r>
        <w:rPr>
          <w:color w:val="000000"/>
          <w:sz w:val="24"/>
          <w:szCs w:val="24"/>
        </w:rPr>
        <w:t>将感知资源氛围系统、平台、感知三个子领域，针对系统模块，提出包含系统和约束条件两个类，系统类对应的实例为语言描述的系统信息，约束条件“具有条件”空间，于是感知设备观测时具有的属性空间成为约束条件，同时反之约束条件具有的空间带来感知设备观测的空间信息。</w:t>
      </w:r>
    </w:p>
    <w:p>
      <w:pPr>
        <w:snapToGrid w:val="0"/>
        <w:spacing w:line="360" w:lineRule="auto"/>
        <w:ind w:firstLine="480" w:firstLineChars="200"/>
        <w:jc w:val="left"/>
        <w:rPr>
          <w:color w:val="000000"/>
          <w:sz w:val="24"/>
          <w:szCs w:val="24"/>
        </w:rPr>
      </w:pPr>
      <w:r>
        <w:rPr>
          <w:color w:val="000000"/>
          <w:sz w:val="24"/>
          <w:szCs w:val="24"/>
        </w:rPr>
        <w:t>感知是传感器的核心内容，反映在我们的设计中得到的表现是，此本体设计引入感知相关的概念数量大于系统与平台领域。</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4.2.4.2 语义互联的构建及关联方法</w:t>
      </w:r>
    </w:p>
    <w:p>
      <w:pPr>
        <w:snapToGrid w:val="0"/>
        <w:spacing w:line="360" w:lineRule="auto"/>
        <w:ind w:firstLine="480" w:firstLineChars="200"/>
        <w:jc w:val="left"/>
        <w:rPr>
          <w:color w:val="000000"/>
          <w:sz w:val="24"/>
          <w:szCs w:val="24"/>
        </w:rPr>
      </w:pPr>
      <w:r>
        <w:rPr>
          <w:color w:val="000000"/>
          <w:sz w:val="24"/>
          <w:szCs w:val="24"/>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pPr>
        <w:snapToGrid w:val="0"/>
        <w:spacing w:line="360" w:lineRule="auto"/>
        <w:ind w:firstLine="480" w:firstLineChars="200"/>
        <w:jc w:val="left"/>
        <w:rPr>
          <w:color w:val="000000"/>
          <w:sz w:val="24"/>
          <w:szCs w:val="24"/>
        </w:rPr>
      </w:pPr>
      <w:r>
        <w:rPr>
          <w:color w:val="000000"/>
          <w:sz w:val="24"/>
          <w:szCs w:val="24"/>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pPr>
        <w:snapToGrid w:val="0"/>
        <w:spacing w:line="360" w:lineRule="auto"/>
        <w:ind w:firstLine="480" w:firstLineChars="200"/>
        <w:jc w:val="left"/>
        <w:rPr>
          <w:color w:val="000000"/>
          <w:sz w:val="24"/>
          <w:szCs w:val="24"/>
        </w:rPr>
      </w:pPr>
      <w:r>
        <w:rPr>
          <w:color w:val="000000"/>
          <w:sz w:val="24"/>
          <w:szCs w:val="24"/>
        </w:rPr>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pPr>
        <w:snapToGrid w:val="0"/>
        <w:spacing w:line="360" w:lineRule="auto"/>
        <w:ind w:firstLine="480" w:firstLineChars="200"/>
        <w:jc w:val="left"/>
        <w:rPr>
          <w:color w:val="000000"/>
          <w:sz w:val="24"/>
          <w:szCs w:val="24"/>
        </w:rPr>
      </w:pPr>
      <w:r>
        <w:rPr>
          <w:color w:val="000000"/>
          <w:sz w:val="24"/>
          <w:szCs w:val="24"/>
        </w:rPr>
        <w:t>针对自动语义标注，我们希望通过实现完整的语义标注流程。具体设计流程如下图所示。</w:t>
      </w:r>
    </w:p>
    <w:p>
      <w:pPr>
        <w:snapToGrid w:val="0"/>
        <w:jc w:val="center"/>
        <w:rPr>
          <w:color w:val="000000"/>
          <w:szCs w:val="21"/>
        </w:rPr>
      </w:pPr>
      <w:r>
        <w:drawing>
          <wp:inline distT="0" distB="0" distL="114300" distR="114300">
            <wp:extent cx="4982845" cy="2223135"/>
            <wp:effectExtent l="0" t="0" r="8255" b="635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29"/>
                    <a:stretch>
                      <a:fillRect/>
                    </a:stretch>
                  </pic:blipFill>
                  <pic:spPr>
                    <a:xfrm>
                      <a:off x="0" y="0"/>
                      <a:ext cx="5032120" cy="2245001"/>
                    </a:xfrm>
                    <a:prstGeom prst="rect">
                      <a:avLst/>
                    </a:prstGeom>
                    <a:noFill/>
                    <a:ln w="9525">
                      <a:noFill/>
                    </a:ln>
                  </pic:spPr>
                </pic:pic>
              </a:graphicData>
            </a:graphic>
          </wp:inline>
        </w:drawing>
      </w:r>
    </w:p>
    <w:p>
      <w:pPr>
        <w:snapToGrid w:val="0"/>
        <w:jc w:val="center"/>
        <w:rPr>
          <w:color w:val="000000"/>
          <w:szCs w:val="21"/>
        </w:rPr>
      </w:pPr>
      <w:r>
        <w:rPr>
          <w:color w:val="000000"/>
          <w:szCs w:val="21"/>
        </w:rPr>
        <w:t>图</w:t>
      </w:r>
      <w:r>
        <w:rPr>
          <w:rFonts w:hint="eastAsia"/>
          <w:color w:val="000000"/>
          <w:szCs w:val="21"/>
        </w:rPr>
        <w:t>4.15</w:t>
      </w:r>
      <w:r>
        <w:rPr>
          <w:color w:val="000000"/>
          <w:szCs w:val="21"/>
        </w:rPr>
        <w:t xml:space="preserve"> 物联网自动语义标注</w:t>
      </w:r>
    </w:p>
    <w:p>
      <w:pPr>
        <w:snapToGrid w:val="0"/>
        <w:jc w:val="center"/>
        <w:rPr>
          <w:color w:val="000000"/>
          <w:szCs w:val="21"/>
        </w:rPr>
      </w:pPr>
    </w:p>
    <w:p>
      <w:pPr>
        <w:snapToGrid w:val="0"/>
        <w:spacing w:line="360" w:lineRule="auto"/>
        <w:ind w:firstLine="480" w:firstLineChars="200"/>
        <w:rPr>
          <w:color w:val="000000"/>
          <w:sz w:val="24"/>
          <w:szCs w:val="24"/>
        </w:rPr>
      </w:pPr>
      <w:r>
        <w:rPr>
          <w:color w:val="000000"/>
          <w:sz w:val="24"/>
          <w:szCs w:val="24"/>
        </w:rPr>
        <w:t>语义标注并没有完全解决设备孤立的问题。为解决设备关联问题，实现相关数据资源之间的语义关联，我们构建语义设备互联模型，针对设备互联、互操作提出解决方案。本模型的核心在于建立起设备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pPr>
        <w:snapToGrid w:val="0"/>
        <w:jc w:val="center"/>
        <w:rPr>
          <w:color w:val="000000"/>
          <w:szCs w:val="21"/>
        </w:rPr>
      </w:pPr>
      <w:r>
        <w:rPr>
          <w:rFonts w:hint="eastAsia"/>
        </w:rPr>
        <w:drawing>
          <wp:inline distT="0" distB="0" distL="114300" distR="114300">
            <wp:extent cx="1621155" cy="436245"/>
            <wp:effectExtent l="0" t="0" r="4445" b="20955"/>
            <wp:docPr id="3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9" descr="wpsoffice"/>
                    <pic:cNvPicPr>
                      <a:picLocks noChangeAspect="1"/>
                    </pic:cNvPicPr>
                  </pic:nvPicPr>
                  <pic:blipFill>
                    <a:blip r:embed="rId30"/>
                    <a:stretch>
                      <a:fillRect/>
                    </a:stretch>
                  </pic:blipFill>
                  <pic:spPr>
                    <a:xfrm>
                      <a:off x="0" y="0"/>
                      <a:ext cx="1621155" cy="436245"/>
                    </a:xfrm>
                    <a:prstGeom prst="rect">
                      <a:avLst/>
                    </a:prstGeom>
                  </pic:spPr>
                </pic:pic>
              </a:graphicData>
            </a:graphic>
          </wp:inline>
        </w:drawing>
      </w:r>
      <w:del w:id="181" w:author="王骁tenet [2]" w:date="2021-03-17T10:38:56Z">
        <w:r>
          <w:rPr>
            <w:rFonts w:hint="eastAsia"/>
            <w:color w:val="000000"/>
            <w:szCs w:val="21"/>
            <w:highlight w:val="magenta"/>
          </w:rPr>
          <w:delText>修改</w:delText>
        </w:r>
      </w:del>
    </w:p>
    <w:p>
      <w:pPr>
        <w:snapToGrid w:val="0"/>
        <w:jc w:val="center"/>
        <w:rPr>
          <w:rFonts w:eastAsia="微软雅黑"/>
          <w:color w:val="000000"/>
          <w:szCs w:val="21"/>
        </w:rPr>
      </w:pPr>
    </w:p>
    <w:p>
      <w:pPr>
        <w:snapToGrid w:val="0"/>
        <w:spacing w:line="360" w:lineRule="auto"/>
        <w:ind w:firstLine="480" w:firstLineChars="200"/>
        <w:rPr>
          <w:color w:val="000000"/>
          <w:sz w:val="24"/>
          <w:szCs w:val="24"/>
        </w:rPr>
      </w:pPr>
      <w:r>
        <w:rPr>
          <w:color w:val="000000"/>
          <w:sz w:val="24"/>
          <w:szCs w:val="24"/>
        </w:rPr>
        <w:t>形如上方的体征函数，满足当集合X中的x与集合Y中的y关联满足要求时，比如设备D的属性a与需求R的属性b之间的关联度满足约束要求时，特征函数值为1，表示存在这种映射。</w:t>
      </w:r>
    </w:p>
    <w:p>
      <w:pPr>
        <w:snapToGrid w:val="0"/>
        <w:spacing w:line="360" w:lineRule="auto"/>
        <w:ind w:firstLine="480" w:firstLineChars="200"/>
        <w:rPr>
          <w:color w:val="000000"/>
          <w:sz w:val="24"/>
          <w:szCs w:val="24"/>
        </w:rPr>
      </w:pPr>
      <w:r>
        <w:rPr>
          <w:color w:val="000000"/>
          <w:sz w:val="24"/>
          <w:szCs w:val="24"/>
        </w:rPr>
        <w:t>更进一步，希望通过实体、设备与功能、行为需求之间建立的双向关联，以应用为核心将设备关联到了一起，当某种需求产生时，可以获得相应的设备群体，为该功能的执行提供服务；同时，当一些设备被触发时，表明相应的功能需求正在被采用，因此系统具有推理进一步需求的能力。</w:t>
      </w:r>
    </w:p>
    <w:p>
      <w:pPr>
        <w:snapToGrid w:val="0"/>
        <w:jc w:val="center"/>
        <w:rPr>
          <w:lang w:eastAsia="zh-Hans"/>
        </w:rPr>
      </w:pPr>
      <w:r>
        <w:rPr>
          <w:rFonts w:hint="eastAsia"/>
        </w:rPr>
        <w:drawing>
          <wp:inline distT="0" distB="0" distL="114300" distR="114300">
            <wp:extent cx="3859530" cy="2760980"/>
            <wp:effectExtent l="0" t="0" r="7620" b="1905"/>
            <wp:docPr id="33" name="图片 33" descr="iShot2021-03-0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Shot2021-03-07 17.01.08"/>
                    <pic:cNvPicPr>
                      <a:picLocks noChangeAspect="1"/>
                    </pic:cNvPicPr>
                  </pic:nvPicPr>
                  <pic:blipFill>
                    <a:blip r:embed="rId31"/>
                    <a:stretch>
                      <a:fillRect/>
                    </a:stretch>
                  </pic:blipFill>
                  <pic:spPr>
                    <a:xfrm>
                      <a:off x="0" y="0"/>
                      <a:ext cx="3872094" cy="2769914"/>
                    </a:xfrm>
                    <a:prstGeom prst="rect">
                      <a:avLst/>
                    </a:prstGeom>
                  </pic:spPr>
                </pic:pic>
              </a:graphicData>
            </a:graphic>
          </wp:inline>
        </w:drawing>
      </w:r>
    </w:p>
    <w:p>
      <w:pPr>
        <w:snapToGrid w:val="0"/>
        <w:jc w:val="center"/>
        <w:rPr>
          <w:lang w:eastAsia="zh-Hans"/>
        </w:rPr>
      </w:pPr>
      <w:r>
        <w:rPr>
          <w:rFonts w:hint="eastAsia"/>
          <w:lang w:eastAsia="zh-Hans"/>
        </w:rPr>
        <w:t>图4.16 双向关联模型</w:t>
      </w:r>
    </w:p>
    <w:p>
      <w:pPr>
        <w:snapToGrid w:val="0"/>
        <w:jc w:val="center"/>
        <w:rPr>
          <w:lang w:eastAsia="zh-Hans"/>
        </w:rPr>
      </w:pPr>
    </w:p>
    <w:p>
      <w:pPr>
        <w:snapToGrid w:val="0"/>
        <w:spacing w:line="360" w:lineRule="auto"/>
        <w:ind w:firstLine="480" w:firstLineChars="200"/>
        <w:jc w:val="left"/>
        <w:rPr>
          <w:color w:val="000000"/>
          <w:sz w:val="24"/>
          <w:szCs w:val="24"/>
        </w:rPr>
      </w:pPr>
      <w:r>
        <w:rPr>
          <w:color w:val="000000"/>
          <w:sz w:val="24"/>
          <w:szCs w:val="24"/>
        </w:rPr>
        <w:t>语义设备双向关联提供了关联依据，通过互联设备语义模型、实体语义模型、需求语义模型，得到混合语义模型。该模型不再单一描述任一设备与实体，而是面向整个场景，具备描述一定物联网场景与环境上下文信息的能力。</w:t>
      </w:r>
    </w:p>
    <w:p>
      <w:pPr>
        <w:snapToGrid w:val="0"/>
        <w:jc w:val="center"/>
        <w:rPr>
          <w:rFonts w:eastAsia="微软雅黑"/>
          <w:color w:val="FF0000"/>
          <w:szCs w:val="21"/>
        </w:rPr>
      </w:pPr>
      <w:r>
        <w:rPr>
          <w:rFonts w:hint="eastAsia"/>
        </w:rPr>
        <w:drawing>
          <wp:inline distT="0" distB="0" distL="114300" distR="114300">
            <wp:extent cx="4860290" cy="3237865"/>
            <wp:effectExtent l="0" t="0" r="0" b="635"/>
            <wp:docPr id="34" name="图片 34" descr="iShot2021-03-08 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Shot2021-03-08 15.54.56"/>
                    <pic:cNvPicPr>
                      <a:picLocks noChangeAspect="1"/>
                    </pic:cNvPicPr>
                  </pic:nvPicPr>
                  <pic:blipFill>
                    <a:blip r:embed="rId32"/>
                    <a:stretch>
                      <a:fillRect/>
                    </a:stretch>
                  </pic:blipFill>
                  <pic:spPr>
                    <a:xfrm>
                      <a:off x="0" y="0"/>
                      <a:ext cx="4868468" cy="3243455"/>
                    </a:xfrm>
                    <a:prstGeom prst="rect">
                      <a:avLst/>
                    </a:prstGeom>
                  </pic:spPr>
                </pic:pic>
              </a:graphicData>
            </a:graphic>
          </wp:inline>
        </w:drawing>
      </w:r>
    </w:p>
    <w:p>
      <w:pPr>
        <w:snapToGrid w:val="0"/>
        <w:jc w:val="center"/>
        <w:rPr>
          <w:rFonts w:eastAsia="微软雅黑"/>
          <w:color w:val="000000"/>
          <w:szCs w:val="21"/>
          <w:lang w:eastAsia="zh-Hans"/>
        </w:rPr>
      </w:pPr>
      <w:r>
        <w:rPr>
          <w:rFonts w:hint="eastAsia" w:eastAsia="微软雅黑"/>
          <w:color w:val="000000"/>
          <w:szCs w:val="21"/>
          <w:lang w:eastAsia="zh-Hans"/>
        </w:rPr>
        <w:t>图4.17</w:t>
      </w:r>
      <w:r>
        <w:rPr>
          <w:rFonts w:eastAsia="微软雅黑"/>
          <w:color w:val="000000"/>
          <w:szCs w:val="21"/>
          <w:lang w:eastAsia="zh-Hans"/>
        </w:rPr>
        <w:t xml:space="preserve"> </w:t>
      </w:r>
      <w:r>
        <w:rPr>
          <w:rFonts w:hint="eastAsia" w:eastAsia="微软雅黑"/>
          <w:color w:val="000000"/>
          <w:szCs w:val="21"/>
          <w:lang w:eastAsia="zh-Hans"/>
        </w:rPr>
        <w:t>混合语义模型的应用</w:t>
      </w:r>
    </w:p>
    <w:p>
      <w:pPr>
        <w:snapToGrid w:val="0"/>
        <w:jc w:val="center"/>
        <w:rPr>
          <w:rFonts w:eastAsia="微软雅黑"/>
          <w:color w:val="000000"/>
          <w:szCs w:val="21"/>
          <w:lang w:eastAsia="zh-Hans"/>
        </w:rPr>
      </w:pPr>
    </w:p>
    <w:p>
      <w:pPr>
        <w:snapToGrid w:val="0"/>
        <w:spacing w:line="360" w:lineRule="auto"/>
        <w:ind w:firstLine="480" w:firstLineChars="200"/>
        <w:jc w:val="left"/>
        <w:rPr>
          <w:color w:val="000000"/>
          <w:sz w:val="24"/>
          <w:szCs w:val="24"/>
        </w:rPr>
      </w:pPr>
      <w:r>
        <w:rPr>
          <w:color w:val="000000"/>
          <w:sz w:val="24"/>
          <w:szCs w:val="24"/>
        </w:rPr>
        <w:t>在这样的混合语义模型之下，利用状态DAG图技术，我们可以根据收集到的传感器数据，分析出用户的需求。因为在混合语义模型中，设备与实体已经与需求建立了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pPr>
        <w:snapToGrid w:val="0"/>
        <w:spacing w:line="360" w:lineRule="auto"/>
        <w:ind w:firstLine="480" w:firstLineChars="200"/>
        <w:jc w:val="left"/>
        <w:rPr>
          <w:color w:val="000000"/>
          <w:sz w:val="24"/>
          <w:szCs w:val="24"/>
        </w:rPr>
      </w:pPr>
      <w:r>
        <w:rPr>
          <w:color w:val="000000"/>
          <w:sz w:val="24"/>
          <w:szCs w:val="24"/>
        </w:rPr>
        <w:t>因此，混合语义模型可以从下层传感器中获取上层行为，再根据对上层行为的领域知识，将需求下达到下层传感器以及相关设备。</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4.2.4.3 用户行为模型与服务推荐的实现方法</w:t>
      </w:r>
    </w:p>
    <w:p>
      <w:pPr>
        <w:snapToGrid w:val="0"/>
        <w:spacing w:line="360" w:lineRule="auto"/>
        <w:ind w:firstLine="480" w:firstLineChars="200"/>
        <w:jc w:val="left"/>
        <w:rPr>
          <w:color w:val="000000"/>
          <w:sz w:val="24"/>
          <w:szCs w:val="24"/>
        </w:rPr>
      </w:pPr>
      <w:r>
        <w:rPr>
          <w:color w:val="000000"/>
          <w:sz w:val="24"/>
          <w:szCs w:val="24"/>
        </w:rPr>
        <w:t>基于混合语义模型能够根据下层传感器获取上层行为，根据上层领域知识，简单推理出需求，并将需求向下传达到相关设备。但是，这样的推理能力是受限的，原因在于依据领域知识建立起的混合模型具备正确描述的能力，但用户具有非常多样化的行为习惯，很难考虑全面。这种能力反映到数据层面，表达为对需求识别的召回率较低，会出现很多情况下产生了需求但是未被理解的情况。</w:t>
      </w:r>
    </w:p>
    <w:p>
      <w:pPr>
        <w:snapToGrid w:val="0"/>
        <w:spacing w:line="360" w:lineRule="auto"/>
        <w:ind w:firstLine="480" w:firstLineChars="200"/>
        <w:jc w:val="left"/>
        <w:rPr>
          <w:color w:val="000000"/>
          <w:sz w:val="24"/>
          <w:szCs w:val="24"/>
        </w:rPr>
      </w:pPr>
      <w:r>
        <w:rPr>
          <w:color w:val="000000"/>
          <w:sz w:val="24"/>
          <w:szCs w:val="24"/>
        </w:rPr>
        <w:t>我们希望通过用户行为的模型化研究，实现面向非特定用户的行为建模，并且为这样的用户提供服务推荐。我们希望对以混合模语义模型为基础的需求识别方法进行改进。</w:t>
      </w:r>
    </w:p>
    <w:p>
      <w:pPr>
        <w:snapToGrid w:val="0"/>
        <w:jc w:val="center"/>
        <w:rPr>
          <w:rFonts w:eastAsia="微软雅黑"/>
          <w:color w:val="000000"/>
          <w:szCs w:val="21"/>
        </w:rPr>
      </w:pPr>
      <w:r>
        <w:rPr>
          <w:rFonts w:eastAsia="微软雅黑"/>
          <w:color w:val="000000"/>
          <w:szCs w:val="21"/>
        </w:rPr>
        <w:drawing>
          <wp:inline distT="0" distB="0" distL="114300" distR="114300">
            <wp:extent cx="5603875" cy="2968625"/>
            <wp:effectExtent l="0" t="0" r="0" b="3810"/>
            <wp:docPr id="35" name="图片 35" descr="数据增强的混合语义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数据增强的混合语义模型"/>
                    <pic:cNvPicPr>
                      <a:picLocks noChangeAspect="1"/>
                    </pic:cNvPicPr>
                  </pic:nvPicPr>
                  <pic:blipFill>
                    <a:blip r:embed="rId33"/>
                    <a:stretch>
                      <a:fillRect/>
                    </a:stretch>
                  </pic:blipFill>
                  <pic:spPr>
                    <a:xfrm>
                      <a:off x="0" y="0"/>
                      <a:ext cx="5610783" cy="2972016"/>
                    </a:xfrm>
                    <a:prstGeom prst="rect">
                      <a:avLst/>
                    </a:prstGeom>
                  </pic:spPr>
                </pic:pic>
              </a:graphicData>
            </a:graphic>
          </wp:inline>
        </w:drawing>
      </w:r>
    </w:p>
    <w:p>
      <w:pPr>
        <w:snapToGrid w:val="0"/>
        <w:jc w:val="center"/>
        <w:rPr>
          <w:rFonts w:ascii="宋体" w:hAnsi="宋体"/>
          <w:color w:val="FF0000"/>
          <w:szCs w:val="21"/>
        </w:rPr>
      </w:pPr>
      <w:r>
        <w:rPr>
          <w:rFonts w:hint="eastAsia" w:ascii="宋体" w:hAnsi="宋体"/>
          <w:color w:val="000000"/>
          <w:szCs w:val="21"/>
          <w:lang w:eastAsia="zh-Hans"/>
        </w:rPr>
        <w:t>图4.18</w:t>
      </w:r>
      <w:r>
        <w:rPr>
          <w:rFonts w:ascii="宋体" w:hAnsi="宋体"/>
          <w:color w:val="000000"/>
          <w:szCs w:val="21"/>
          <w:lang w:eastAsia="zh-Hans"/>
        </w:rPr>
        <w:t xml:space="preserve"> </w:t>
      </w:r>
      <w:r>
        <w:rPr>
          <w:rFonts w:hint="eastAsia" w:ascii="宋体" w:hAnsi="宋体"/>
          <w:color w:val="000000"/>
          <w:szCs w:val="21"/>
          <w:lang w:eastAsia="zh-Hans"/>
        </w:rPr>
        <w:t>数据增强的混合语义模型</w:t>
      </w:r>
    </w:p>
    <w:p>
      <w:pPr>
        <w:snapToGrid w:val="0"/>
        <w:spacing w:line="360" w:lineRule="auto"/>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上图表示我们希望构建的场景识别流程。数据驱动的事件检测与事件分析，为行为的推理提供数据层面的基于，其结果联合语义，获得用户行为的分析结果。同时，我们采用隐马尔可夫模型（HMM），其是一种简单有效的模型，便于从用户一系列行为活动中获得用户行为的相关信息（隐藏数据），即从传感器事件流中获得用户当前和未来的行为活动。隐马尔可夫模型是有效的建立用户行为规律的模型。</w:t>
      </w:r>
    </w:p>
    <w:p>
      <w:pPr>
        <w:snapToGrid w:val="0"/>
        <w:spacing w:line="360" w:lineRule="auto"/>
        <w:ind w:firstLine="480" w:firstLineChars="200"/>
        <w:jc w:val="left"/>
        <w:rPr>
          <w:color w:val="000000"/>
          <w:sz w:val="24"/>
          <w:szCs w:val="24"/>
        </w:rPr>
      </w:pPr>
      <w:r>
        <w:rPr>
          <w:color w:val="000000"/>
          <w:sz w:val="24"/>
          <w:szCs w:val="24"/>
        </w:rPr>
        <w:t>假设数据驱动的事件分析的结果序列为X，用户行为需求序列为Y。则HMM可表述为下图。</w:t>
      </w:r>
    </w:p>
    <w:p>
      <w:pPr>
        <w:snapToGrid w:val="0"/>
        <w:ind w:firstLine="420" w:firstLineChars="200"/>
        <w:jc w:val="left"/>
        <w:rPr>
          <w:rFonts w:eastAsia="微软雅黑"/>
          <w:color w:val="000000"/>
          <w:szCs w:val="21"/>
        </w:rPr>
      </w:pPr>
    </w:p>
    <w:p>
      <w:pPr>
        <w:snapToGrid w:val="0"/>
        <w:jc w:val="center"/>
        <w:rPr>
          <w:color w:val="000000"/>
          <w:sz w:val="24"/>
          <w:szCs w:val="24"/>
        </w:rPr>
      </w:pPr>
      <w:r>
        <w:rPr>
          <w:color w:val="000000"/>
          <w:sz w:val="24"/>
          <w:szCs w:val="24"/>
        </w:rPr>
        <w:drawing>
          <wp:inline distT="0" distB="0" distL="114300" distR="114300">
            <wp:extent cx="4766310" cy="2066925"/>
            <wp:effectExtent l="0" t="0" r="0" b="9525"/>
            <wp:docPr id="36" name="图片 36" descr="隐马尔可夫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隐马尔可夫模型"/>
                    <pic:cNvPicPr>
                      <a:picLocks noChangeAspect="1"/>
                    </pic:cNvPicPr>
                  </pic:nvPicPr>
                  <pic:blipFill>
                    <a:blip r:embed="rId34"/>
                    <a:srcRect t="11772" b="13991"/>
                    <a:stretch>
                      <a:fillRect/>
                    </a:stretch>
                  </pic:blipFill>
                  <pic:spPr>
                    <a:xfrm>
                      <a:off x="0" y="0"/>
                      <a:ext cx="4769963" cy="2068824"/>
                    </a:xfrm>
                    <a:prstGeom prst="rect">
                      <a:avLst/>
                    </a:prstGeom>
                    <a:ln>
                      <a:noFill/>
                    </a:ln>
                  </pic:spPr>
                </pic:pic>
              </a:graphicData>
            </a:graphic>
          </wp:inline>
        </w:drawing>
      </w:r>
    </w:p>
    <w:p>
      <w:pPr>
        <w:snapToGrid w:val="0"/>
        <w:jc w:val="center"/>
        <w:rPr>
          <w:color w:val="000000"/>
          <w:sz w:val="24"/>
          <w:szCs w:val="24"/>
        </w:rPr>
      </w:pPr>
      <w:r>
        <w:rPr>
          <w:rFonts w:hint="eastAsia"/>
          <w:color w:val="000000"/>
          <w:sz w:val="24"/>
          <w:szCs w:val="24"/>
          <w:lang w:eastAsia="zh-Hans"/>
        </w:rPr>
        <w:t>图4.19</w:t>
      </w:r>
      <w:r>
        <w:rPr>
          <w:color w:val="000000"/>
          <w:sz w:val="24"/>
          <w:szCs w:val="24"/>
          <w:lang w:eastAsia="zh-Hans"/>
        </w:rPr>
        <w:t xml:space="preserve"> </w:t>
      </w:r>
      <w:r>
        <w:rPr>
          <w:rFonts w:hint="eastAsia"/>
          <w:color w:val="000000"/>
          <w:sz w:val="24"/>
          <w:szCs w:val="24"/>
          <w:lang w:eastAsia="zh-Hans"/>
        </w:rPr>
        <w:t>隐马尔可夫模型</w:t>
      </w:r>
    </w:p>
    <w:p>
      <w:pPr>
        <w:snapToGrid w:val="0"/>
        <w:jc w:val="center"/>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HMM是一种生成模型，表达两个序列之间的联合分布。HMM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pPr>
        <w:snapToGrid w:val="0"/>
        <w:spacing w:line="360" w:lineRule="auto"/>
        <w:ind w:firstLine="480" w:firstLineChars="200"/>
        <w:jc w:val="left"/>
        <w:rPr>
          <w:color w:val="000000"/>
          <w:sz w:val="24"/>
          <w:szCs w:val="24"/>
        </w:rPr>
      </w:pPr>
      <w:r>
        <w:rPr>
          <w:color w:val="000000"/>
          <w:sz w:val="24"/>
          <w:szCs w:val="24"/>
        </w:rPr>
        <w:t>据此，我们利用HMM层次化的特点，以及处理序列事件的能力，以其为基础进行扩展。扩展的目的是将混合语义模型引入，结合混合语义模型中一些属性状态共同计算，以获得用户行为模型。</w:t>
      </w:r>
    </w:p>
    <w:p>
      <w:pPr>
        <w:snapToGrid w:val="0"/>
        <w:spacing w:line="360" w:lineRule="auto"/>
        <w:ind w:firstLine="480" w:firstLineChars="200"/>
        <w:jc w:val="left"/>
        <w:rPr>
          <w:color w:val="000000"/>
          <w:sz w:val="24"/>
          <w:szCs w:val="24"/>
        </w:rPr>
      </w:pPr>
      <w:r>
        <w:rPr>
          <w:color w:val="000000"/>
          <w:sz w:val="24"/>
          <w:szCs w:val="24"/>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0"/>
        <w:spacing w:line="360" w:lineRule="auto"/>
        <w:ind w:firstLine="480" w:firstLineChars="200"/>
        <w:jc w:val="left"/>
        <w:rPr>
          <w:color w:val="000000"/>
          <w:sz w:val="24"/>
          <w:szCs w:val="24"/>
        </w:rPr>
      </w:pPr>
      <w:r>
        <w:rPr>
          <w:color w:val="000000"/>
          <w:sz w:val="24"/>
          <w:szCs w:val="24"/>
        </w:rPr>
        <w:t>为了实现这样的推荐服务，受限，我们需要考虑用户的生活习惯，即用户生活环境中出现概率最大的服务；其次，需要考虑出现频率最大的服务中，与需求相关程度最高的服务。</w:t>
      </w:r>
    </w:p>
    <w:p>
      <w:pPr>
        <w:pStyle w:val="3"/>
        <w:spacing w:before="240" w:after="120" w:line="360" w:lineRule="auto"/>
        <w:rPr>
          <w:rFonts w:ascii="Times New Roman" w:hAnsi="Times New Roman" w:eastAsia="黑体"/>
          <w:sz w:val="28"/>
        </w:rPr>
      </w:pPr>
      <w:r>
        <w:rPr>
          <w:rFonts w:ascii="Times New Roman" w:hAnsi="Times New Roman" w:eastAsia="黑体"/>
          <w:sz w:val="28"/>
        </w:rPr>
        <w:t>4.3 可行性分析</w:t>
      </w:r>
    </w:p>
    <w:p>
      <w:pPr>
        <w:snapToGrid w:val="0"/>
        <w:spacing w:line="360" w:lineRule="auto"/>
        <w:ind w:firstLine="480" w:firstLineChars="200"/>
        <w:jc w:val="left"/>
        <w:rPr>
          <w:color w:val="000000"/>
          <w:sz w:val="24"/>
          <w:szCs w:val="24"/>
        </w:rPr>
      </w:pPr>
      <w:r>
        <w:rPr>
          <w:color w:val="000000"/>
          <w:sz w:val="24"/>
          <w:szCs w:val="24"/>
        </w:rPr>
        <w:t>项目组前期已经为本项目的开展进行了较长时间的文献调研和预研工作，因此对所提的关键问题及技术方案，都进行了充分的可行性论证。</w:t>
      </w:r>
    </w:p>
    <w:p>
      <w:pPr>
        <w:snapToGrid w:val="0"/>
        <w:spacing w:line="360" w:lineRule="auto"/>
        <w:ind w:firstLine="480" w:firstLineChars="200"/>
        <w:jc w:val="left"/>
        <w:rPr>
          <w:b/>
          <w:color w:val="000000"/>
          <w:sz w:val="24"/>
          <w:szCs w:val="24"/>
        </w:rPr>
      </w:pPr>
      <w:r>
        <w:rPr>
          <w:b/>
          <w:color w:val="000000"/>
          <w:sz w:val="24"/>
          <w:szCs w:val="24"/>
        </w:rPr>
        <w:t>（1）标准化数据封装和节点相知相识的实现</w:t>
      </w:r>
    </w:p>
    <w:p>
      <w:pPr>
        <w:snapToGrid w:val="0"/>
        <w:spacing w:line="360" w:lineRule="auto"/>
        <w:ind w:firstLine="480" w:firstLineChars="200"/>
        <w:jc w:val="left"/>
        <w:rPr>
          <w:color w:val="000000"/>
          <w:sz w:val="24"/>
          <w:szCs w:val="24"/>
        </w:rPr>
      </w:pPr>
      <w:r>
        <w:rPr>
          <w:color w:val="000000"/>
          <w:sz w:val="24"/>
          <w:szCs w:val="24"/>
        </w:rPr>
        <w:t>就理论研究而言，在充分获取物联网设备控制需求和通信数据传输特点的基础上设计并优化名片文件和设备交互数据封装格式具有科学性和极大可行性。</w:t>
      </w:r>
    </w:p>
    <w:p>
      <w:pPr>
        <w:snapToGrid w:val="0"/>
        <w:spacing w:line="360" w:lineRule="auto"/>
        <w:ind w:firstLine="480" w:firstLineChars="200"/>
        <w:jc w:val="left"/>
        <w:rPr>
          <w:color w:val="000000"/>
          <w:sz w:val="24"/>
          <w:szCs w:val="24"/>
        </w:rPr>
      </w:pPr>
      <w:r>
        <w:rPr>
          <w:color w:val="000000"/>
          <w:sz w:val="24"/>
          <w:szCs w:val="24"/>
        </w:rPr>
        <w:t>就实验基础上而言，这一过程在实验中已经有所实现，理论论述较为完善，当前工艺可以完整满足其硬件需求 。</w:t>
      </w:r>
    </w:p>
    <w:p>
      <w:pPr>
        <w:snapToGrid w:val="0"/>
        <w:spacing w:line="360" w:lineRule="auto"/>
        <w:ind w:firstLine="480" w:firstLineChars="200"/>
        <w:jc w:val="left"/>
        <w:rPr>
          <w:color w:val="000000"/>
          <w:sz w:val="24"/>
          <w:szCs w:val="24"/>
        </w:rPr>
      </w:pPr>
      <w:r>
        <w:rPr>
          <w:color w:val="000000"/>
          <w:sz w:val="24"/>
          <w:szCs w:val="24"/>
        </w:rPr>
        <w:t>在标准化问题上，物联网设备通信的格式有国家相关文件支撑，网络结构的构建则在ISO协议框架下进行，有完整的协议支持。</w:t>
      </w:r>
    </w:p>
    <w:p>
      <w:pPr>
        <w:snapToGrid w:val="0"/>
        <w:spacing w:line="360" w:lineRule="auto"/>
        <w:ind w:firstLine="480" w:firstLineChars="200"/>
        <w:jc w:val="left"/>
        <w:rPr>
          <w:color w:val="000000"/>
          <w:sz w:val="24"/>
          <w:szCs w:val="24"/>
        </w:rPr>
      </w:pPr>
      <w:r>
        <w:rPr>
          <w:color w:val="000000"/>
          <w:sz w:val="24"/>
          <w:szCs w:val="24"/>
        </w:rPr>
        <w:t>因此可以在此基础上实现算法和架构的优化和芯片级的算法实现，完成协作智能终端设备的通信交互和硬件实现。</w:t>
      </w:r>
    </w:p>
    <w:p>
      <w:pPr>
        <w:snapToGrid w:val="0"/>
        <w:spacing w:line="360" w:lineRule="auto"/>
        <w:ind w:firstLine="480" w:firstLineChars="200"/>
        <w:jc w:val="left"/>
        <w:rPr>
          <w:b/>
          <w:color w:val="000000"/>
          <w:sz w:val="24"/>
          <w:szCs w:val="24"/>
        </w:rPr>
      </w:pPr>
      <w:r>
        <w:rPr>
          <w:b/>
          <w:color w:val="000000"/>
          <w:sz w:val="24"/>
          <w:szCs w:val="24"/>
        </w:rPr>
        <w:t>（2）基于消息预处理技术的分布式感知网络构建</w:t>
      </w:r>
    </w:p>
    <w:p>
      <w:pPr>
        <w:snapToGrid w:val="0"/>
        <w:spacing w:line="360" w:lineRule="auto"/>
        <w:ind w:firstLine="480" w:firstLineChars="200"/>
        <w:jc w:val="left"/>
        <w:rPr>
          <w:color w:val="000000"/>
          <w:sz w:val="24"/>
          <w:szCs w:val="24"/>
        </w:rPr>
      </w:pPr>
      <w:r>
        <w:rPr>
          <w:color w:val="000000"/>
          <w:sz w:val="24"/>
          <w:szCs w:val="24"/>
        </w:rPr>
        <w:t>在消息预处理算法方面，通过对协作智能信息传递特点、设备特征以及控制需求的提取和建模，构建消息预处理框架，完成协作通信。该建模过程可以较为完整地反映特定协作物联情景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pPr>
        <w:snapToGrid w:val="0"/>
        <w:spacing w:line="360" w:lineRule="auto"/>
        <w:ind w:firstLine="480" w:firstLineChars="200"/>
        <w:jc w:val="left"/>
        <w:rPr>
          <w:color w:val="000000"/>
          <w:sz w:val="24"/>
          <w:szCs w:val="24"/>
        </w:rPr>
      </w:pPr>
      <w:r>
        <w:rPr>
          <w:color w:val="000000"/>
          <w:sz w:val="24"/>
          <w:szCs w:val="24"/>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pPr>
        <w:snapToGrid w:val="0"/>
        <w:spacing w:line="360" w:lineRule="auto"/>
        <w:ind w:firstLine="480" w:firstLineChars="200"/>
        <w:jc w:val="left"/>
        <w:rPr>
          <w:b/>
          <w:color w:val="000000"/>
          <w:sz w:val="24"/>
          <w:szCs w:val="24"/>
        </w:rPr>
      </w:pPr>
      <w:r>
        <w:rPr>
          <w:b/>
          <w:color w:val="000000"/>
          <w:sz w:val="24"/>
          <w:szCs w:val="24"/>
        </w:rPr>
        <w:t>（3）物联设备群体智能信息协作处理技术</w:t>
      </w:r>
    </w:p>
    <w:p>
      <w:pPr>
        <w:snapToGrid w:val="0"/>
        <w:spacing w:line="360" w:lineRule="auto"/>
        <w:ind w:firstLine="480" w:firstLineChars="200"/>
        <w:jc w:val="left"/>
        <w:rPr>
          <w:color w:val="000000"/>
          <w:sz w:val="24"/>
          <w:szCs w:val="24"/>
        </w:rPr>
      </w:pPr>
      <w:r>
        <w:rPr>
          <w:color w:val="000000"/>
          <w:sz w:val="24"/>
          <w:szCs w:val="24"/>
        </w:rPr>
        <w:t>利用信息图的方式对群体智能网络进行建模，便于对智能体之间的关联度进行可靠分析；通过建立网络节点需求关联度列表和网络节点服务关联度列表，解决智能体节点关联度的数据存储、利用困难的问题。多目标优化方法在特征选择方面能够实现特征数量、交叉验证错误率、传感器和活动之间的相互信息内容的兼顾。可以利用seq2seq模型对位置活动进行特征的提取选择，增强了模型的完整性。可以实现通用的多传感器时间流处理，具有适用不同任务的特性。</w:t>
      </w:r>
    </w:p>
    <w:p>
      <w:pPr>
        <w:snapToGrid w:val="0"/>
        <w:spacing w:line="360" w:lineRule="auto"/>
        <w:ind w:firstLine="480" w:firstLineChars="200"/>
        <w:jc w:val="left"/>
        <w:rPr>
          <w:b/>
          <w:color w:val="000000"/>
          <w:sz w:val="24"/>
          <w:szCs w:val="24"/>
        </w:rPr>
      </w:pPr>
      <w:r>
        <w:rPr>
          <w:b/>
          <w:color w:val="000000"/>
          <w:sz w:val="24"/>
          <w:szCs w:val="24"/>
        </w:rPr>
        <w:t>（4）物联设备群体语义互联与协作技术</w:t>
      </w:r>
    </w:p>
    <w:p>
      <w:pPr>
        <w:snapToGrid w:val="0"/>
        <w:spacing w:line="360" w:lineRule="auto"/>
        <w:ind w:firstLine="480" w:firstLineChars="200"/>
        <w:jc w:val="left"/>
        <w:rPr>
          <w:color w:val="000000"/>
          <w:sz w:val="24"/>
          <w:szCs w:val="24"/>
        </w:rPr>
      </w:pPr>
      <w:r>
        <w:rPr>
          <w:color w:val="000000"/>
          <w:sz w:val="24"/>
          <w:szCs w:val="24"/>
        </w:rPr>
        <w:t>通过对设备、实体、需求进行建模，为智慧家庭中的相关计算与推理提供数据基础。建模可以一定程度实现对原有本体描述方法缺陷的克服。在根据初步的领域知识</w:t>
      </w:r>
      <w:r>
        <w:fldChar w:fldCharType="begin"/>
      </w:r>
      <w:r>
        <w:instrText xml:space="preserve"> HYPERLINK \h </w:instrText>
      </w:r>
      <w:r>
        <w:fldChar w:fldCharType="separate"/>
      </w:r>
      <w:r>
        <w:rPr>
          <w:color w:val="000000"/>
          <w:sz w:val="24"/>
          <w:szCs w:val="24"/>
        </w:rPr>
        <w:t>建立</w:t>
      </w:r>
      <w:r>
        <w:rPr>
          <w:color w:val="000000"/>
          <w:sz w:val="24"/>
          <w:szCs w:val="24"/>
        </w:rPr>
        <w:fldChar w:fldCharType="end"/>
      </w:r>
      <w:r>
        <w:rPr>
          <w:color w:val="000000"/>
          <w:sz w:val="24"/>
          <w:szCs w:val="24"/>
        </w:rPr>
        <w:t>设备、实体、需求</w:t>
      </w:r>
      <w:r>
        <w:fldChar w:fldCharType="begin"/>
      </w:r>
      <w:r>
        <w:instrText xml:space="preserve"> HYPERLINK \h </w:instrText>
      </w:r>
      <w:r>
        <w:fldChar w:fldCharType="separate"/>
      </w:r>
      <w:r>
        <w:rPr>
          <w:color w:val="000000"/>
          <w:sz w:val="24"/>
          <w:szCs w:val="24"/>
        </w:rPr>
        <w:t>的描述后</w:t>
      </w:r>
      <w:r>
        <w:rPr>
          <w:color w:val="000000"/>
          <w:sz w:val="24"/>
          <w:szCs w:val="24"/>
        </w:rPr>
        <w:fldChar w:fldCharType="end"/>
      </w:r>
      <w:r>
        <w:rPr>
          <w:color w:val="000000"/>
          <w:sz w:val="24"/>
          <w:szCs w:val="24"/>
        </w:rPr>
        <w:t>，</w:t>
      </w:r>
      <w:r>
        <w:fldChar w:fldCharType="begin"/>
      </w:r>
      <w:r>
        <w:instrText xml:space="preserve"> HYPERLINK \h </w:instrText>
      </w:r>
      <w:r>
        <w:fldChar w:fldCharType="separate"/>
      </w:r>
      <w:r>
        <w:rPr>
          <w:color w:val="000000"/>
          <w:sz w:val="24"/>
          <w:szCs w:val="24"/>
        </w:rPr>
        <w:t>可以</w:t>
      </w:r>
      <w:r>
        <w:rPr>
          <w:color w:val="000000"/>
          <w:sz w:val="24"/>
          <w:szCs w:val="24"/>
        </w:rPr>
        <w:fldChar w:fldCharType="end"/>
      </w:r>
      <w:r>
        <w:rPr>
          <w:color w:val="000000"/>
          <w:sz w:val="24"/>
          <w:szCs w:val="24"/>
        </w:rPr>
        <w:t>将属性集合利用资源描述语言，与设备、实体、需求进行关联，能够实现。可以按照设计构建统一的、层次化的物联网资源描述框架。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0"/>
        <w:spacing w:line="360" w:lineRule="auto"/>
        <w:ind w:firstLine="480" w:firstLineChars="200"/>
        <w:jc w:val="left"/>
        <w:rPr>
          <w:color w:val="000000"/>
          <w:sz w:val="24"/>
          <w:szCs w:val="24"/>
        </w:rPr>
      </w:pPr>
      <w:r>
        <w:rPr>
          <w:color w:val="000000"/>
          <w:sz w:val="24"/>
          <w:szCs w:val="24"/>
        </w:rPr>
        <w:t>能够获得用户行为模型，实现服务推荐。通过将数据挖掘的结果与混合语义模型融合的方式，能够实现场景识别的功能，该模型可以提供建立服务推荐模型的备选特征。通过改进典型的推荐算法，</w:t>
      </w:r>
      <w:r>
        <w:fldChar w:fldCharType="begin"/>
      </w:r>
      <w:r>
        <w:instrText xml:space="preserve"> HYPERLINK \h </w:instrText>
      </w:r>
      <w:r>
        <w:fldChar w:fldCharType="separate"/>
      </w:r>
      <w:r>
        <w:rPr>
          <w:color w:val="000000"/>
          <w:sz w:val="24"/>
          <w:szCs w:val="24"/>
        </w:rPr>
        <w:t>可以根据用户生活环境，向用户提供动态更新的服务推荐。</w:t>
      </w:r>
      <w:r>
        <w:rPr>
          <w:color w:val="000000"/>
          <w:sz w:val="24"/>
          <w:szCs w:val="24"/>
        </w:rPr>
        <w:fldChar w:fldCharType="end"/>
      </w:r>
    </w:p>
    <w:p>
      <w:pPr>
        <w:pStyle w:val="3"/>
        <w:spacing w:before="240" w:after="120" w:line="360" w:lineRule="auto"/>
        <w:rPr>
          <w:rFonts w:ascii="Times New Roman" w:hAnsi="Times New Roman" w:eastAsia="黑体"/>
          <w:sz w:val="28"/>
        </w:rPr>
      </w:pPr>
      <w:r>
        <w:rPr>
          <w:rFonts w:ascii="Times New Roman" w:hAnsi="Times New Roman" w:eastAsia="黑体"/>
          <w:sz w:val="28"/>
        </w:rPr>
        <w:t>4.4 项目特色与创新之处</w:t>
      </w:r>
    </w:p>
    <w:p>
      <w:pPr>
        <w:snapToGrid w:val="0"/>
        <w:spacing w:line="360" w:lineRule="auto"/>
        <w:ind w:firstLine="480" w:firstLineChars="200"/>
        <w:jc w:val="left"/>
        <w:rPr>
          <w:rFonts w:hint="eastAsia" w:ascii="宋体" w:hAnsi="宋体"/>
          <w:color w:val="000000"/>
          <w:sz w:val="24"/>
          <w:szCs w:val="24"/>
        </w:rPr>
      </w:pPr>
      <w:r>
        <w:rPr>
          <w:rFonts w:ascii="宋体" w:hAnsi="宋体"/>
          <w:color w:val="000000"/>
          <w:sz w:val="24"/>
          <w:szCs w:val="24"/>
        </w:rPr>
        <w:t>本项目计划结合设备底层通信能力的拓展、优化，与应用层设备群体的事件协同处理、语义协同互联，合作解决物联网设备互操作难、组网不灵活、感知能力受限、语义描述能力弱等问题。项目最早由项目负责人张盛副教授带领团队开展工作，并于</w:t>
      </w:r>
      <w:r>
        <w:rPr>
          <w:rFonts w:hint="eastAsia" w:ascii="宋体" w:hAnsi="宋体"/>
          <w:color w:val="000000"/>
          <w:sz w:val="24"/>
          <w:szCs w:val="24"/>
        </w:rPr>
        <w:t>2</w:t>
      </w:r>
      <w:r>
        <w:rPr>
          <w:rFonts w:ascii="宋体" w:hAnsi="宋体"/>
          <w:color w:val="000000"/>
          <w:sz w:val="24"/>
          <w:szCs w:val="24"/>
        </w:rPr>
        <w:t>018年针对基础架构进行了四项国内发明专利和两项美国专利申请，在</w:t>
      </w:r>
      <w:r>
        <w:rPr>
          <w:rFonts w:hint="eastAsia" w:ascii="宋体" w:hAnsi="宋体"/>
          <w:color w:val="000000"/>
          <w:sz w:val="24"/>
          <w:szCs w:val="24"/>
        </w:rPr>
        <w:t>2</w:t>
      </w:r>
      <w:r>
        <w:rPr>
          <w:rFonts w:ascii="宋体" w:hAnsi="宋体"/>
          <w:color w:val="000000"/>
          <w:sz w:val="24"/>
          <w:szCs w:val="24"/>
        </w:rPr>
        <w:t>019年全部得到了授权。</w:t>
      </w:r>
      <w:r>
        <w:rPr>
          <w:rFonts w:hint="eastAsia" w:ascii="宋体" w:hAnsi="宋体"/>
          <w:color w:val="000000"/>
          <w:sz w:val="24"/>
          <w:szCs w:val="24"/>
        </w:rPr>
        <w:t>本项目申请将由张盛副教授、潘毅博士牵头完成。张盛副教授是开放式物联网核心专利完成人，现在清华大学深圳国际研究生院工作，博士生导师，先进传感器件与集成系统重点实验室常务副主任，协作物联网产业联盟发起人。</w:t>
      </w:r>
    </w:p>
    <w:p>
      <w:pPr>
        <w:snapToGrid w:val="0"/>
        <w:spacing w:line="360" w:lineRule="auto"/>
        <w:ind w:firstLine="480" w:firstLineChars="200"/>
        <w:jc w:val="left"/>
        <w:rPr>
          <w:rFonts w:ascii="宋体" w:hAnsi="宋体"/>
          <w:color w:val="000000"/>
          <w:sz w:val="24"/>
          <w:szCs w:val="24"/>
        </w:rPr>
      </w:pPr>
      <w:r>
        <w:rPr>
          <w:rFonts w:ascii="宋体" w:hAnsi="宋体"/>
          <w:color w:val="000000"/>
          <w:sz w:val="24"/>
          <w:szCs w:val="24"/>
        </w:rPr>
        <w:t>本项目的创新之处主要有：</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1）</w:t>
      </w:r>
      <w:r>
        <w:rPr>
          <w:rFonts w:ascii="宋体" w:hAnsi="宋体"/>
          <w:color w:val="000000"/>
          <w:sz w:val="24"/>
          <w:szCs w:val="24"/>
        </w:rPr>
        <w:t>在芯片层次设备自描述与互操作上，实现了针对场景特性、设备功能和协作智能的名片文件构建和标准化数据封装格式设计和硬件实现，这一过程完成了对于完整协作智能通信体系的构建，且具有普遍适用性。</w:t>
      </w:r>
    </w:p>
    <w:p>
      <w:pPr>
        <w:snapToGrid w:val="0"/>
        <w:spacing w:line="360" w:lineRule="auto"/>
        <w:ind w:firstLine="480" w:firstLineChars="200"/>
        <w:jc w:val="left"/>
        <w:rPr>
          <w:rFonts w:ascii="宋体" w:hAnsi="宋体"/>
          <w:color w:val="000000"/>
          <w:sz w:val="24"/>
          <w:szCs w:val="24"/>
        </w:rPr>
      </w:pPr>
      <w:r>
        <w:rPr>
          <w:rFonts w:ascii="宋体" w:hAnsi="宋体"/>
          <w:color w:val="000000"/>
          <w:sz w:val="24"/>
          <w:szCs w:val="24"/>
        </w:rPr>
        <w:t>2</w:t>
      </w:r>
      <w:r>
        <w:rPr>
          <w:rFonts w:hint="eastAsia" w:ascii="宋体" w:hAnsi="宋体"/>
          <w:color w:val="000000"/>
          <w:sz w:val="24"/>
          <w:szCs w:val="24"/>
        </w:rPr>
        <w:t>）</w:t>
      </w:r>
      <w:r>
        <w:rPr>
          <w:rFonts w:ascii="宋体" w:hAnsi="宋体"/>
          <w:color w:val="000000"/>
          <w:sz w:val="24"/>
          <w:szCs w:val="24"/>
        </w:rPr>
        <w:t>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3）</w:t>
      </w:r>
      <w:r>
        <w:rPr>
          <w:rFonts w:ascii="宋体" w:hAnsi="宋体"/>
          <w:color w:val="000000"/>
          <w:sz w:val="24"/>
          <w:szCs w:val="24"/>
        </w:rPr>
        <w:t>在应用层面，构建了节点信息包含智能体基本属性的多智能体信息图。通过在信息图中筛选相应特征关联子图，实现智能体节点间的关联度分析。</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4）</w:t>
      </w:r>
      <w:r>
        <w:rPr>
          <w:rFonts w:ascii="宋体" w:hAnsi="宋体"/>
          <w:color w:val="000000"/>
          <w:sz w:val="24"/>
          <w:szCs w:val="24"/>
        </w:rPr>
        <w:t>提出基于关联度和传感器数据的环境上下文信息特征提取方法，利用多目标优化方法实现特征选择，最优化了群体智能模型的输入协助效果。引入并定义了智慧家庭场景下的TF-IDF因子，通过计算，得到活动对应的最优传感器序列特征。</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通过资源语义建模技术，于应用层面消除智慧家庭物联网场景的设备群体非同源异构性带来的孤立问题，改进了前人研究中概念共享性、重用性较差</w:t>
      </w:r>
      <w:r>
        <w:rPr>
          <w:rFonts w:ascii="宋体" w:hAnsi="宋体"/>
          <w:color w:val="000000"/>
          <w:sz w:val="24"/>
          <w:szCs w:val="24"/>
        </w:rPr>
        <w:fldChar w:fldCharType="begin"/>
      </w:r>
      <w:r>
        <w:rPr>
          <w:rFonts w:ascii="宋体" w:hAnsi="宋体"/>
          <w:color w:val="000000"/>
          <w:sz w:val="24"/>
          <w:szCs w:val="24"/>
        </w:rPr>
        <w:instrText xml:space="preserve"> HYPERLINK \h </w:instrText>
      </w:r>
      <w:r>
        <w:rPr>
          <w:rFonts w:ascii="宋体" w:hAnsi="宋体"/>
          <w:color w:val="000000"/>
          <w:sz w:val="24"/>
          <w:szCs w:val="24"/>
        </w:rPr>
        <w:fldChar w:fldCharType="separate"/>
      </w:r>
      <w:r>
        <w:rPr>
          <w:rFonts w:ascii="宋体" w:hAnsi="宋体"/>
          <w:color w:val="000000"/>
          <w:sz w:val="24"/>
          <w:szCs w:val="24"/>
        </w:rPr>
        <w:t>、</w:t>
      </w:r>
      <w:r>
        <w:rPr>
          <w:rFonts w:ascii="宋体" w:hAnsi="宋体"/>
          <w:color w:val="000000"/>
          <w:sz w:val="24"/>
          <w:szCs w:val="24"/>
        </w:rPr>
        <w:fldChar w:fldCharType="end"/>
      </w:r>
      <w:r>
        <w:rPr>
          <w:rFonts w:ascii="宋体" w:hAnsi="宋体"/>
          <w:color w:val="000000"/>
          <w:sz w:val="24"/>
          <w:szCs w:val="24"/>
        </w:rPr>
        <w:t>层次结构不清晰</w:t>
      </w:r>
      <w:r>
        <w:fldChar w:fldCharType="begin"/>
      </w:r>
      <w:r>
        <w:instrText xml:space="preserve"> HYPERLINK \h </w:instrText>
      </w:r>
      <w:r>
        <w:fldChar w:fldCharType="separate"/>
      </w:r>
      <w:r>
        <w:rPr>
          <w:rFonts w:ascii="宋体" w:hAnsi="宋体"/>
          <w:color w:val="000000"/>
          <w:sz w:val="24"/>
          <w:szCs w:val="24"/>
        </w:rPr>
        <w:t>、</w:t>
      </w:r>
      <w:r>
        <w:rPr>
          <w:rFonts w:ascii="宋体" w:hAnsi="宋体"/>
          <w:color w:val="000000"/>
          <w:sz w:val="24"/>
          <w:szCs w:val="24"/>
        </w:rPr>
        <w:fldChar w:fldCharType="end"/>
      </w:r>
      <w:r>
        <w:rPr>
          <w:rFonts w:ascii="宋体" w:hAnsi="宋体"/>
          <w:color w:val="000000"/>
          <w:sz w:val="24"/>
          <w:szCs w:val="24"/>
        </w:rPr>
        <w:t>无法自动更新与扩展的问题。关联设备于用户需求，通过分析相关的语义标注，互联智慧家庭中的各种资源，共同为用户提供服务。</w:t>
      </w:r>
    </w:p>
    <w:p>
      <w:pPr>
        <w:snapToGrid w:val="0"/>
        <w:spacing w:line="360" w:lineRule="auto"/>
        <w:ind w:firstLine="480" w:firstLineChars="200"/>
        <w:jc w:val="left"/>
        <w:rPr>
          <w:rFonts w:ascii="微软雅黑" w:hAnsi="微软雅黑" w:eastAsia="微软雅黑"/>
          <w:color w:val="000000"/>
          <w:szCs w:val="21"/>
        </w:rPr>
      </w:pPr>
      <w:r>
        <w:rPr>
          <w:rFonts w:hint="eastAsia" w:ascii="宋体" w:hAnsi="宋体"/>
          <w:color w:val="000000"/>
          <w:sz w:val="24"/>
          <w:szCs w:val="24"/>
        </w:rPr>
        <w:t>6）</w:t>
      </w:r>
      <w:r>
        <w:rPr>
          <w:rFonts w:ascii="宋体" w:hAnsi="宋体"/>
          <w:color w:val="000000"/>
          <w:sz w:val="24"/>
          <w:szCs w:val="24"/>
        </w:rPr>
        <w:t>通过数据驱动增强混合语义模型，进行用户行为建模、场景建模，实现识别任务。提出基于场景识别的结果，利用改进的推荐算法对服务进行推荐。</w:t>
      </w:r>
    </w:p>
    <w:p>
      <w:pPr>
        <w:widowControl/>
        <w:tabs>
          <w:tab w:val="left" w:pos="720"/>
        </w:tabs>
        <w:snapToGrid w:val="0"/>
        <w:ind w:firstLine="420" w:firstLineChars="200"/>
        <w:jc w:val="left"/>
        <w:rPr>
          <w:kern w:val="0"/>
          <w:szCs w:val="21"/>
        </w:rPr>
      </w:pPr>
    </w:p>
    <w:p>
      <w:pPr>
        <w:pStyle w:val="2"/>
        <w:spacing w:before="240" w:after="0" w:line="360" w:lineRule="auto"/>
        <w:rPr>
          <w:rFonts w:eastAsia="黑体"/>
          <w:sz w:val="30"/>
          <w:szCs w:val="30"/>
        </w:rPr>
      </w:pPr>
      <w:r>
        <w:rPr>
          <w:rFonts w:eastAsia="黑体"/>
          <w:sz w:val="30"/>
          <w:szCs w:val="30"/>
        </w:rPr>
        <w:t>五、项目计划目标</w:t>
      </w:r>
    </w:p>
    <w:p>
      <w:pPr>
        <w:widowControl/>
        <w:tabs>
          <w:tab w:val="left" w:pos="720"/>
        </w:tabs>
        <w:snapToGrid w:val="0"/>
        <w:jc w:val="left"/>
        <w:rPr>
          <w:color w:val="833C0B"/>
          <w:kern w:val="0"/>
          <w:szCs w:val="21"/>
        </w:rPr>
      </w:pPr>
    </w:p>
    <w:p>
      <w:pPr>
        <w:widowControl/>
        <w:tabs>
          <w:tab w:val="left" w:pos="720"/>
        </w:tabs>
        <w:snapToGrid w:val="0"/>
        <w:spacing w:line="360" w:lineRule="auto"/>
        <w:jc w:val="left"/>
        <w:rPr>
          <w:color w:val="000000"/>
          <w:sz w:val="24"/>
          <w:szCs w:val="24"/>
        </w:rPr>
      </w:pPr>
      <w:r>
        <w:rPr>
          <w:color w:val="000000"/>
          <w:sz w:val="24"/>
          <w:szCs w:val="24"/>
        </w:rPr>
        <w:t>1、科研任务指标</w:t>
      </w:r>
    </w:p>
    <w:tbl>
      <w:tblPr>
        <w:tblStyle w:val="14"/>
        <w:tblW w:w="87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8"/>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top w:val="single" w:color="auto" w:sz="12" w:space="0"/>
              <w:left w:val="single" w:color="auto" w:sz="12" w:space="0"/>
            </w:tcBorders>
            <w:vAlign w:val="center"/>
          </w:tcPr>
          <w:p>
            <w:pPr>
              <w:widowControl/>
              <w:spacing w:line="440" w:lineRule="exact"/>
              <w:jc w:val="center"/>
              <w:rPr>
                <w:b/>
                <w:sz w:val="24"/>
              </w:rPr>
            </w:pPr>
            <w:r>
              <w:rPr>
                <w:b/>
                <w:sz w:val="24"/>
              </w:rPr>
              <w:t>科研任务</w:t>
            </w:r>
          </w:p>
        </w:tc>
        <w:tc>
          <w:tcPr>
            <w:tcW w:w="2831" w:type="dxa"/>
            <w:tcBorders>
              <w:top w:val="single" w:color="auto" w:sz="12" w:space="0"/>
              <w:right w:val="single" w:color="auto" w:sz="12" w:space="0"/>
            </w:tcBorders>
            <w:vAlign w:val="center"/>
          </w:tcPr>
          <w:p>
            <w:pPr>
              <w:widowControl/>
              <w:tabs>
                <w:tab w:val="left" w:pos="720"/>
              </w:tabs>
              <w:snapToGrid w:val="0"/>
              <w:spacing w:line="440" w:lineRule="exact"/>
              <w:jc w:val="center"/>
              <w:rPr>
                <w:b/>
                <w:color w:val="000000"/>
                <w:sz w:val="24"/>
                <w:szCs w:val="24"/>
              </w:rPr>
            </w:pPr>
            <w:r>
              <w:rPr>
                <w:b/>
                <w:color w:val="000000"/>
                <w:sz w:val="24"/>
                <w:szCs w:val="24"/>
              </w:rPr>
              <w:t>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vAlign w:val="center"/>
          </w:tcPr>
          <w:p>
            <w:pPr>
              <w:widowControl/>
              <w:tabs>
                <w:tab w:val="left" w:pos="720"/>
              </w:tabs>
              <w:snapToGrid w:val="0"/>
              <w:spacing w:line="440" w:lineRule="exact"/>
              <w:jc w:val="left"/>
              <w:rPr>
                <w:color w:val="000000"/>
                <w:sz w:val="22"/>
                <w:szCs w:val="24"/>
              </w:rPr>
            </w:pPr>
            <w:r>
              <w:rPr>
                <w:color w:val="000000"/>
                <w:sz w:val="22"/>
                <w:szCs w:val="24"/>
              </w:rPr>
              <w:t>项目预期成果的表现形式</w:t>
            </w:r>
          </w:p>
        </w:tc>
        <w:tc>
          <w:tcPr>
            <w:tcW w:w="2831" w:type="dxa"/>
            <w:tcBorders>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新装置；论文；新工艺/方法/模式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vAlign w:val="center"/>
          </w:tcPr>
          <w:p>
            <w:pPr>
              <w:widowControl/>
              <w:snapToGrid w:val="0"/>
              <w:spacing w:line="440" w:lineRule="exact"/>
              <w:jc w:val="left"/>
              <w:rPr>
                <w:color w:val="000000"/>
                <w:sz w:val="22"/>
                <w:szCs w:val="24"/>
              </w:rPr>
            </w:pPr>
            <w:r>
              <w:rPr>
                <w:color w:val="000000"/>
                <w:sz w:val="22"/>
                <w:szCs w:val="24"/>
              </w:rPr>
              <w:t>项目执行期内培养的人才数（博士/硕士/工程师/技术工人）</w:t>
            </w:r>
          </w:p>
        </w:tc>
        <w:tc>
          <w:tcPr>
            <w:tcW w:w="2831" w:type="dxa"/>
            <w:tcBorders>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2以上/10以上/0以上/0以上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vAlign w:val="center"/>
          </w:tcPr>
          <w:p>
            <w:pPr>
              <w:widowControl/>
              <w:snapToGrid w:val="0"/>
              <w:spacing w:line="440" w:lineRule="exact"/>
              <w:jc w:val="left"/>
              <w:rPr>
                <w:color w:val="000000"/>
                <w:sz w:val="22"/>
                <w:szCs w:val="24"/>
              </w:rPr>
            </w:pPr>
            <w:r>
              <w:rPr>
                <w:color w:val="000000"/>
                <w:sz w:val="22"/>
                <w:szCs w:val="24"/>
              </w:rPr>
              <w:t>项目执行期内申请的专利数（发明专利/实用新型/外观设计）</w:t>
            </w:r>
          </w:p>
        </w:tc>
        <w:tc>
          <w:tcPr>
            <w:tcW w:w="2831" w:type="dxa"/>
            <w:tcBorders>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3以上/0以上/0以上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bottom w:val="single" w:color="auto" w:sz="12" w:space="0"/>
            </w:tcBorders>
            <w:vAlign w:val="center"/>
          </w:tcPr>
          <w:p>
            <w:pPr>
              <w:widowControl/>
              <w:tabs>
                <w:tab w:val="left" w:pos="720"/>
              </w:tabs>
              <w:snapToGrid w:val="0"/>
              <w:spacing w:line="440" w:lineRule="exact"/>
              <w:jc w:val="left"/>
              <w:rPr>
                <w:color w:val="000000"/>
                <w:sz w:val="22"/>
                <w:szCs w:val="24"/>
              </w:rPr>
            </w:pPr>
            <w:r>
              <w:rPr>
                <w:color w:val="000000"/>
                <w:sz w:val="22"/>
                <w:szCs w:val="24"/>
              </w:rPr>
              <w:t>项目执行期内发表的论文数（论文总数/SCI检索数/EI检索数）</w:t>
            </w:r>
          </w:p>
        </w:tc>
        <w:tc>
          <w:tcPr>
            <w:tcW w:w="2831" w:type="dxa"/>
            <w:tcBorders>
              <w:bottom w:val="single" w:color="auto" w:sz="12" w:space="0"/>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10以上/2以上/8以上</w:t>
            </w:r>
          </w:p>
        </w:tc>
      </w:tr>
    </w:tbl>
    <w:p>
      <w:pPr>
        <w:widowControl/>
        <w:tabs>
          <w:tab w:val="left" w:pos="720"/>
        </w:tabs>
        <w:snapToGrid w:val="0"/>
        <w:ind w:firstLine="420" w:firstLineChars="200"/>
        <w:jc w:val="left"/>
        <w:rPr>
          <w:color w:val="833C0B"/>
          <w:kern w:val="0"/>
          <w:szCs w:val="21"/>
        </w:rPr>
      </w:pPr>
    </w:p>
    <w:p>
      <w:pPr>
        <w:widowControl/>
        <w:tabs>
          <w:tab w:val="left" w:pos="720"/>
        </w:tabs>
        <w:snapToGrid w:val="0"/>
        <w:spacing w:line="360" w:lineRule="auto"/>
        <w:jc w:val="left"/>
        <w:rPr>
          <w:color w:val="000000"/>
          <w:sz w:val="24"/>
          <w:szCs w:val="24"/>
        </w:rPr>
      </w:pPr>
      <w:r>
        <w:rPr>
          <w:color w:val="000000"/>
          <w:sz w:val="24"/>
          <w:szCs w:val="24"/>
        </w:rPr>
        <w:t>2、经济指标</w:t>
      </w:r>
    </w:p>
    <w:p>
      <w:pPr>
        <w:widowControl/>
        <w:tabs>
          <w:tab w:val="left" w:pos="720"/>
        </w:tabs>
        <w:snapToGrid w:val="0"/>
        <w:spacing w:line="360" w:lineRule="auto"/>
        <w:ind w:firstLine="480" w:firstLineChars="200"/>
        <w:rPr>
          <w:color w:val="000000"/>
          <w:sz w:val="24"/>
          <w:szCs w:val="24"/>
          <w:highlight w:val="yellow"/>
        </w:rPr>
      </w:pPr>
      <w:r>
        <w:rPr>
          <w:color w:val="000000"/>
          <w:sz w:val="24"/>
          <w:szCs w:val="24"/>
        </w:rPr>
        <w:t>预计整个项目将带动包括</w:t>
      </w:r>
      <w:r>
        <w:rPr>
          <w:rFonts w:hint="eastAsia"/>
          <w:color w:val="000000"/>
          <w:sz w:val="24"/>
          <w:szCs w:val="24"/>
        </w:rPr>
        <w:t>物联网</w:t>
      </w:r>
      <w:r>
        <w:rPr>
          <w:color w:val="000000"/>
          <w:sz w:val="24"/>
          <w:szCs w:val="24"/>
        </w:rPr>
        <w:t>设备产业、半导体设计及工艺产业等多行业的新装置新器件研发和生产，</w:t>
      </w:r>
      <w:r>
        <w:rPr>
          <w:rFonts w:hint="eastAsia"/>
          <w:color w:val="000000"/>
          <w:sz w:val="24"/>
          <w:szCs w:val="24"/>
        </w:rPr>
        <w:t>技术成果</w:t>
      </w:r>
      <w:r>
        <w:rPr>
          <w:color w:val="000000"/>
          <w:sz w:val="24"/>
          <w:szCs w:val="24"/>
        </w:rPr>
        <w:t>产业化后，</w:t>
      </w:r>
      <w:r>
        <w:rPr>
          <w:rFonts w:hint="eastAsia"/>
          <w:color w:val="000000"/>
          <w:sz w:val="24"/>
          <w:szCs w:val="24"/>
        </w:rPr>
        <w:t>预计</w:t>
      </w:r>
      <w:r>
        <w:rPr>
          <w:color w:val="000000"/>
          <w:sz w:val="24"/>
          <w:szCs w:val="24"/>
        </w:rPr>
        <w:t>可协助相关企业</w:t>
      </w:r>
      <w:r>
        <w:rPr>
          <w:rFonts w:hint="eastAsia"/>
          <w:color w:val="000000"/>
          <w:sz w:val="24"/>
          <w:szCs w:val="24"/>
        </w:rPr>
        <w:t>突破</w:t>
      </w:r>
      <w:r>
        <w:rPr>
          <w:color w:val="000000"/>
          <w:sz w:val="24"/>
          <w:szCs w:val="24"/>
        </w:rPr>
        <w:t>产业规模。</w:t>
      </w:r>
    </w:p>
    <w:p>
      <w:pPr>
        <w:widowControl/>
        <w:tabs>
          <w:tab w:val="left" w:pos="720"/>
        </w:tabs>
        <w:snapToGrid w:val="0"/>
        <w:spacing w:line="360" w:lineRule="auto"/>
        <w:jc w:val="left"/>
        <w:rPr>
          <w:color w:val="000000"/>
          <w:sz w:val="24"/>
          <w:szCs w:val="24"/>
        </w:rPr>
      </w:pPr>
      <w:r>
        <w:rPr>
          <w:color w:val="000000"/>
          <w:sz w:val="24"/>
          <w:szCs w:val="24"/>
        </w:rPr>
        <w:t>3、学术指标</w:t>
      </w:r>
    </w:p>
    <w:p>
      <w:pPr>
        <w:widowControl/>
        <w:tabs>
          <w:tab w:val="left" w:pos="720"/>
        </w:tabs>
        <w:snapToGrid w:val="0"/>
        <w:spacing w:line="360" w:lineRule="auto"/>
        <w:ind w:firstLine="480" w:firstLineChars="200"/>
        <w:jc w:val="left"/>
        <w:rPr>
          <w:color w:val="000000"/>
          <w:sz w:val="24"/>
          <w:szCs w:val="24"/>
        </w:rPr>
      </w:pPr>
      <w:r>
        <w:rPr>
          <w:rFonts w:hint="eastAsia"/>
          <w:color w:val="000000"/>
          <w:sz w:val="24"/>
          <w:szCs w:val="24"/>
        </w:rPr>
        <w:t>本项目开放物联关键技术，团队成员分别在相关领域具有较高研究水平，成果计划发表在国际顶级学术期刊和国际会议上，计划发表学术论文≥10篇；申请发明专利≥3项；达到培养硕士或博士研究生12人以上的要求。</w:t>
      </w:r>
    </w:p>
    <w:p>
      <w:pPr>
        <w:widowControl/>
        <w:numPr>
          <w:ilvl w:val="0"/>
          <w:numId w:val="1"/>
          <w:ins w:id="183" w:author="王骁tenet [2]" w:date="2021-03-17T14:06:12Z"/>
        </w:numPr>
        <w:tabs>
          <w:tab w:val="left" w:pos="720"/>
        </w:tabs>
        <w:snapToGrid w:val="0"/>
        <w:spacing w:line="360" w:lineRule="auto"/>
        <w:jc w:val="left"/>
        <w:rPr>
          <w:ins w:id="184" w:author="王骁tenet [2]" w:date="2021-03-17T14:07:45Z"/>
          <w:color w:val="000000"/>
          <w:sz w:val="24"/>
          <w:szCs w:val="24"/>
        </w:rPr>
        <w:pPrChange w:id="182" w:author="王骁tenet [2]" w:date="2021-03-17T14:06:12Z">
          <w:pPr>
            <w:widowControl/>
            <w:tabs>
              <w:tab w:val="left" w:pos="720"/>
            </w:tabs>
            <w:snapToGrid w:val="0"/>
            <w:spacing w:line="360" w:lineRule="auto"/>
            <w:jc w:val="left"/>
          </w:pPr>
        </w:pPrChange>
      </w:pPr>
      <w:del w:id="185" w:author="王骁tenet [2]" w:date="2021-03-17T14:06:12Z">
        <w:r>
          <w:rPr>
            <w:color w:val="000000"/>
            <w:sz w:val="24"/>
            <w:szCs w:val="24"/>
            <w:highlight w:val="green"/>
          </w:rPr>
          <w:delText>4、</w:delText>
        </w:r>
      </w:del>
      <w:r>
        <w:rPr>
          <w:color w:val="000000"/>
          <w:sz w:val="24"/>
          <w:szCs w:val="24"/>
          <w:highlight w:val="green"/>
        </w:rPr>
        <w:t>技术指标</w:t>
      </w:r>
      <w:r>
        <w:rPr>
          <w:color w:val="000000"/>
          <w:sz w:val="24"/>
          <w:szCs w:val="24"/>
        </w:rPr>
        <w:t xml:space="preserve"> </w:t>
      </w:r>
    </w:p>
    <w:p>
      <w:pPr>
        <w:widowControl/>
        <w:numPr>
          <w:ilvl w:val="0"/>
          <w:numId w:val="2"/>
          <w:ins w:id="187" w:author="王骁tenet [2]" w:date="2021-03-17T14:15:32Z"/>
        </w:numPr>
        <w:tabs>
          <w:tab w:val="left" w:pos="720"/>
        </w:tabs>
        <w:snapToGrid w:val="0"/>
        <w:spacing w:line="360" w:lineRule="auto"/>
        <w:jc w:val="left"/>
        <w:rPr>
          <w:ins w:id="188" w:author="王骁tenet [2]" w:date="2021-03-17T14:15:32Z"/>
          <w:rFonts w:hint="default"/>
          <w:color w:val="000000"/>
          <w:sz w:val="24"/>
          <w:szCs w:val="24"/>
          <w:lang w:eastAsia="zh-Hans"/>
        </w:rPr>
        <w:pPrChange w:id="186" w:author="王骁tenet [2]" w:date="2021-03-17T14:15:32Z">
          <w:pPr>
            <w:widowControl/>
            <w:tabs>
              <w:tab w:val="left" w:pos="720"/>
            </w:tabs>
            <w:snapToGrid w:val="0"/>
            <w:spacing w:line="360" w:lineRule="auto"/>
            <w:jc w:val="left"/>
          </w:pPr>
        </w:pPrChange>
      </w:pPr>
      <w:ins w:id="189" w:author="王骁tenet [2]" w:date="2021-03-17T14:10:05Z">
        <w:r>
          <w:rPr>
            <w:rFonts w:hint="eastAsia"/>
            <w:color w:val="000000"/>
            <w:sz w:val="24"/>
            <w:szCs w:val="24"/>
            <w:lang w:val="en-US" w:eastAsia="zh-Hans"/>
          </w:rPr>
          <w:t>具有</w:t>
        </w:r>
      </w:ins>
      <w:ins w:id="190" w:author="王骁tenet [2]" w:date="2021-03-17T14:10:12Z">
        <w:r>
          <w:rPr>
            <w:rFonts w:hint="eastAsia"/>
            <w:color w:val="000000"/>
            <w:sz w:val="24"/>
            <w:szCs w:val="24"/>
            <w:lang w:val="en-US" w:eastAsia="zh-Hans"/>
          </w:rPr>
          <w:t>自描述</w:t>
        </w:r>
      </w:ins>
      <w:ins w:id="191" w:author="王骁tenet [2]" w:date="2021-03-17T14:10:13Z">
        <w:r>
          <w:rPr>
            <w:rFonts w:hint="eastAsia"/>
            <w:color w:val="000000"/>
            <w:sz w:val="24"/>
            <w:szCs w:val="24"/>
            <w:lang w:val="en-US" w:eastAsia="zh-Hans"/>
          </w:rPr>
          <w:t>与</w:t>
        </w:r>
      </w:ins>
      <w:ins w:id="192" w:author="王骁tenet [2]" w:date="2021-03-17T14:10:16Z">
        <w:r>
          <w:rPr>
            <w:rFonts w:hint="eastAsia"/>
            <w:color w:val="000000"/>
            <w:sz w:val="24"/>
            <w:szCs w:val="24"/>
            <w:lang w:val="en-US" w:eastAsia="zh-Hans"/>
          </w:rPr>
          <w:t>互操作能力</w:t>
        </w:r>
      </w:ins>
      <w:ins w:id="193" w:author="王骁tenet [2]" w:date="2021-03-17T14:10:17Z">
        <w:r>
          <w:rPr>
            <w:rFonts w:hint="eastAsia"/>
            <w:color w:val="000000"/>
            <w:sz w:val="24"/>
            <w:szCs w:val="24"/>
            <w:lang w:val="en-US" w:eastAsia="zh-Hans"/>
          </w:rPr>
          <w:t>的</w:t>
        </w:r>
      </w:ins>
      <w:ins w:id="194" w:author="王骁tenet [2]" w:date="2021-03-17T14:10:18Z">
        <w:r>
          <w:rPr>
            <w:rFonts w:hint="eastAsia"/>
            <w:color w:val="000000"/>
            <w:sz w:val="24"/>
            <w:szCs w:val="24"/>
            <w:lang w:val="en-US" w:eastAsia="zh-Hans"/>
          </w:rPr>
          <w:t>芯片</w:t>
        </w:r>
      </w:ins>
      <w:ins w:id="195" w:author="王骁tenet [2]" w:date="2021-03-17T14:11:20Z">
        <w:r>
          <w:rPr>
            <w:rFonts w:hint="eastAsia"/>
            <w:color w:val="000000"/>
            <w:sz w:val="24"/>
            <w:szCs w:val="24"/>
            <w:lang w:val="en-US" w:eastAsia="zh-Hans"/>
          </w:rPr>
          <w:t>与</w:t>
        </w:r>
      </w:ins>
      <w:ins w:id="196" w:author="王骁tenet [2]" w:date="2021-03-17T14:11:21Z">
        <w:r>
          <w:rPr>
            <w:rFonts w:hint="eastAsia"/>
            <w:color w:val="000000"/>
            <w:sz w:val="24"/>
            <w:szCs w:val="24"/>
            <w:lang w:val="en-US" w:eastAsia="zh-Hans"/>
          </w:rPr>
          <w:t>系统</w:t>
        </w:r>
      </w:ins>
      <w:ins w:id="197" w:author="王骁tenet [2]" w:date="2021-03-17T14:11:22Z">
        <w:r>
          <w:rPr>
            <w:rFonts w:hint="eastAsia"/>
            <w:color w:val="000000"/>
            <w:sz w:val="24"/>
            <w:szCs w:val="24"/>
            <w:lang w:val="en-US" w:eastAsia="zh-Hans"/>
          </w:rPr>
          <w:t>设计</w:t>
        </w:r>
      </w:ins>
      <w:ins w:id="198" w:author="王骁tenet [2]" w:date="2021-03-17T14:11:22Z">
        <w:r>
          <w:rPr>
            <w:rFonts w:hint="default"/>
            <w:color w:val="000000"/>
            <w:sz w:val="24"/>
            <w:szCs w:val="24"/>
            <w:lang w:eastAsia="zh-Hans"/>
          </w:rPr>
          <w:t>：</w:t>
        </w:r>
      </w:ins>
      <w:ins w:id="199" w:author="王骁tenet [2]" w:date="2021-03-17T14:11:38Z">
        <w:r>
          <w:rPr>
            <w:rFonts w:hint="eastAsia"/>
            <w:color w:val="000000"/>
            <w:sz w:val="24"/>
            <w:szCs w:val="24"/>
            <w:lang w:val="en-US" w:eastAsia="zh-Hans"/>
          </w:rPr>
          <w:t>以</w:t>
        </w:r>
      </w:ins>
      <w:ins w:id="200" w:author="王骁tenet [2]" w:date="2021-03-17T14:11:46Z">
        <w:r>
          <w:rPr>
            <w:rFonts w:hint="eastAsia"/>
            <w:color w:val="000000"/>
            <w:sz w:val="24"/>
            <w:szCs w:val="24"/>
            <w:lang w:val="en-US" w:eastAsia="zh-Hans"/>
          </w:rPr>
          <w:t>数据</w:t>
        </w:r>
      </w:ins>
      <w:ins w:id="201" w:author="王骁tenet [2]" w:date="2021-03-17T14:11:47Z">
        <w:r>
          <w:rPr>
            <w:rFonts w:hint="eastAsia"/>
            <w:color w:val="000000"/>
            <w:sz w:val="24"/>
            <w:szCs w:val="24"/>
            <w:lang w:val="en-US" w:eastAsia="zh-Hans"/>
          </w:rPr>
          <w:t>格式</w:t>
        </w:r>
      </w:ins>
      <w:ins w:id="202" w:author="王骁tenet [2]" w:date="2021-03-17T14:11:50Z">
        <w:r>
          <w:rPr>
            <w:rFonts w:hint="eastAsia"/>
            <w:color w:val="000000"/>
            <w:sz w:val="24"/>
            <w:szCs w:val="24"/>
            <w:lang w:val="en-US" w:eastAsia="zh-Hans"/>
          </w:rPr>
          <w:t>标准化</w:t>
        </w:r>
      </w:ins>
      <w:ins w:id="203" w:author="王骁tenet [2]" w:date="2021-03-17T14:12:03Z">
        <w:r>
          <w:rPr>
            <w:rFonts w:hint="eastAsia"/>
            <w:color w:val="000000"/>
            <w:sz w:val="24"/>
            <w:szCs w:val="24"/>
            <w:lang w:val="en-US" w:eastAsia="zh-Hans"/>
          </w:rPr>
          <w:t>为</w:t>
        </w:r>
      </w:ins>
      <w:ins w:id="204" w:author="王骁tenet [2]" w:date="2021-03-17T14:12:23Z">
        <w:r>
          <w:rPr>
            <w:rFonts w:hint="eastAsia"/>
            <w:color w:val="000000"/>
            <w:sz w:val="24"/>
            <w:szCs w:val="24"/>
            <w:lang w:val="en-US" w:eastAsia="zh-Hans"/>
          </w:rPr>
          <w:t>目标</w:t>
        </w:r>
      </w:ins>
      <w:ins w:id="205" w:author="王骁tenet [2]" w:date="2021-03-17T14:12:23Z">
        <w:r>
          <w:rPr>
            <w:rFonts w:hint="default"/>
            <w:color w:val="000000"/>
            <w:sz w:val="24"/>
            <w:szCs w:val="24"/>
            <w:lang w:eastAsia="zh-Hans"/>
          </w:rPr>
          <w:t>，</w:t>
        </w:r>
      </w:ins>
      <w:ins w:id="206" w:author="王骁tenet [2]" w:date="2021-03-17T14:12:43Z">
        <w:r>
          <w:rPr>
            <w:rFonts w:hint="eastAsia"/>
            <w:color w:val="000000"/>
            <w:sz w:val="24"/>
            <w:szCs w:val="24"/>
            <w:lang w:val="en-US" w:eastAsia="zh-Hans"/>
          </w:rPr>
          <w:t>报文</w:t>
        </w:r>
      </w:ins>
      <w:ins w:id="207" w:author="王骁tenet [2]" w:date="2021-03-17T14:12:45Z">
        <w:r>
          <w:rPr>
            <w:rFonts w:hint="eastAsia"/>
            <w:color w:val="000000"/>
            <w:sz w:val="24"/>
            <w:szCs w:val="24"/>
            <w:lang w:val="en-US" w:eastAsia="zh-Hans"/>
          </w:rPr>
          <w:t>内容设计</w:t>
        </w:r>
      </w:ins>
      <w:ins w:id="208" w:author="王骁tenet [2]" w:date="2021-03-17T14:12:47Z">
        <w:r>
          <w:rPr>
            <w:rFonts w:hint="eastAsia"/>
            <w:color w:val="000000"/>
            <w:sz w:val="24"/>
            <w:szCs w:val="24"/>
            <w:lang w:val="en-US" w:eastAsia="zh-Hans"/>
          </w:rPr>
          <w:t>将</w:t>
        </w:r>
      </w:ins>
      <w:ins w:id="209" w:author="王骁tenet [2]" w:date="2021-03-17T14:12:48Z">
        <w:r>
          <w:rPr>
            <w:rFonts w:hint="eastAsia"/>
            <w:color w:val="000000"/>
            <w:sz w:val="24"/>
            <w:szCs w:val="24"/>
            <w:lang w:val="en-US" w:eastAsia="zh-Hans"/>
          </w:rPr>
          <w:t>对</w:t>
        </w:r>
      </w:ins>
      <w:ins w:id="210" w:author="王骁tenet [2]" w:date="2021-03-17T14:12:52Z">
        <w:r>
          <w:rPr>
            <w:rFonts w:hint="eastAsia"/>
            <w:color w:val="000000"/>
            <w:sz w:val="24"/>
            <w:szCs w:val="24"/>
            <w:lang w:val="en-US" w:eastAsia="zh-Hans"/>
          </w:rPr>
          <w:t>芯片</w:t>
        </w:r>
      </w:ins>
      <w:ins w:id="211" w:author="王骁tenet [2]" w:date="2021-03-17T14:12:53Z">
        <w:r>
          <w:rPr>
            <w:rFonts w:hint="eastAsia"/>
            <w:color w:val="000000"/>
            <w:sz w:val="24"/>
            <w:szCs w:val="24"/>
            <w:lang w:val="en-US" w:eastAsia="zh-Hans"/>
          </w:rPr>
          <w:t>与</w:t>
        </w:r>
      </w:ins>
      <w:ins w:id="212" w:author="王骁tenet [2]" w:date="2021-03-17T14:13:05Z">
        <w:r>
          <w:rPr>
            <w:rFonts w:hint="eastAsia"/>
            <w:color w:val="000000"/>
            <w:sz w:val="24"/>
            <w:szCs w:val="24"/>
            <w:lang w:val="en-US" w:eastAsia="zh-Hans"/>
          </w:rPr>
          <w:t>片上</w:t>
        </w:r>
      </w:ins>
      <w:ins w:id="213" w:author="王骁tenet [2]" w:date="2021-03-17T14:13:06Z">
        <w:r>
          <w:rPr>
            <w:rFonts w:hint="eastAsia"/>
            <w:color w:val="000000"/>
            <w:sz w:val="24"/>
            <w:szCs w:val="24"/>
            <w:lang w:val="en-US" w:eastAsia="zh-Hans"/>
          </w:rPr>
          <w:t>系统</w:t>
        </w:r>
      </w:ins>
      <w:ins w:id="214" w:author="王骁tenet [2]" w:date="2021-03-17T14:13:08Z">
        <w:r>
          <w:rPr>
            <w:rFonts w:hint="eastAsia"/>
            <w:color w:val="000000"/>
            <w:sz w:val="24"/>
            <w:szCs w:val="24"/>
            <w:lang w:val="en-US" w:eastAsia="zh-Hans"/>
          </w:rPr>
          <w:t>的</w:t>
        </w:r>
      </w:ins>
      <w:ins w:id="215" w:author="王骁tenet [2]" w:date="2021-03-17T14:13:10Z">
        <w:r>
          <w:rPr>
            <w:rFonts w:hint="eastAsia"/>
            <w:color w:val="000000"/>
            <w:sz w:val="24"/>
            <w:szCs w:val="24"/>
            <w:lang w:val="en-US" w:eastAsia="zh-Hans"/>
          </w:rPr>
          <w:t>自描述</w:t>
        </w:r>
      </w:ins>
      <w:ins w:id="216" w:author="王骁tenet [2]" w:date="2021-03-17T14:13:11Z">
        <w:r>
          <w:rPr>
            <w:rFonts w:hint="eastAsia"/>
            <w:color w:val="000000"/>
            <w:sz w:val="24"/>
            <w:szCs w:val="24"/>
            <w:lang w:val="en-US" w:eastAsia="zh-Hans"/>
          </w:rPr>
          <w:t>能力</w:t>
        </w:r>
      </w:ins>
      <w:ins w:id="217" w:author="王骁tenet [2]" w:date="2021-03-17T14:13:12Z">
        <w:r>
          <w:rPr>
            <w:rFonts w:hint="eastAsia"/>
            <w:color w:val="000000"/>
            <w:sz w:val="24"/>
            <w:szCs w:val="24"/>
            <w:lang w:val="en-US" w:eastAsia="zh-Hans"/>
          </w:rPr>
          <w:t>起</w:t>
        </w:r>
      </w:ins>
      <w:ins w:id="218" w:author="王骁tenet [2]" w:date="2021-03-17T14:13:14Z">
        <w:r>
          <w:rPr>
            <w:rFonts w:hint="eastAsia"/>
            <w:color w:val="000000"/>
            <w:sz w:val="24"/>
            <w:szCs w:val="24"/>
            <w:lang w:val="en-US" w:eastAsia="zh-Hans"/>
          </w:rPr>
          <w:t>决定性</w:t>
        </w:r>
      </w:ins>
      <w:ins w:id="219" w:author="王骁tenet [2]" w:date="2021-03-17T14:13:15Z">
        <w:r>
          <w:rPr>
            <w:rFonts w:hint="eastAsia"/>
            <w:color w:val="000000"/>
            <w:sz w:val="24"/>
            <w:szCs w:val="24"/>
            <w:lang w:val="en-US" w:eastAsia="zh-Hans"/>
          </w:rPr>
          <w:t>作用</w:t>
        </w:r>
      </w:ins>
      <w:ins w:id="220" w:author="王骁tenet [2]" w:date="2021-03-17T14:13:22Z">
        <w:r>
          <w:rPr>
            <w:rFonts w:hint="default"/>
            <w:color w:val="000000"/>
            <w:sz w:val="24"/>
            <w:szCs w:val="24"/>
            <w:lang w:eastAsia="zh-Hans"/>
          </w:rPr>
          <w:t>，</w:t>
        </w:r>
      </w:ins>
      <w:ins w:id="221" w:author="王骁tenet [2]" w:date="2021-03-17T14:13:23Z">
        <w:r>
          <w:rPr>
            <w:rFonts w:hint="eastAsia"/>
            <w:color w:val="000000"/>
            <w:sz w:val="24"/>
            <w:szCs w:val="24"/>
            <w:lang w:val="en-US" w:eastAsia="zh-Hans"/>
          </w:rPr>
          <w:t>需</w:t>
        </w:r>
      </w:ins>
      <w:ins w:id="222" w:author="王骁tenet [2]" w:date="2021-03-17T14:13:30Z">
        <w:r>
          <w:rPr>
            <w:rFonts w:hint="eastAsia"/>
            <w:color w:val="000000"/>
            <w:sz w:val="24"/>
            <w:szCs w:val="24"/>
            <w:lang w:val="en-US" w:eastAsia="zh-Hans"/>
          </w:rPr>
          <w:t>充分</w:t>
        </w:r>
      </w:ins>
      <w:ins w:id="223" w:author="王骁tenet [2]" w:date="2021-03-17T14:13:31Z">
        <w:r>
          <w:rPr>
            <w:rFonts w:hint="eastAsia"/>
            <w:color w:val="000000"/>
            <w:sz w:val="24"/>
            <w:szCs w:val="24"/>
            <w:lang w:val="en-US" w:eastAsia="zh-Hans"/>
          </w:rPr>
          <w:t>考虑</w:t>
        </w:r>
      </w:ins>
      <w:ins w:id="224" w:author="王骁tenet [2]" w:date="2021-03-17T14:13:33Z">
        <w:r>
          <w:rPr>
            <w:rFonts w:hint="eastAsia"/>
            <w:color w:val="000000"/>
            <w:sz w:val="24"/>
            <w:szCs w:val="24"/>
            <w:lang w:val="en-US" w:eastAsia="zh-Hans"/>
          </w:rPr>
          <w:t>各种</w:t>
        </w:r>
      </w:ins>
      <w:ins w:id="225" w:author="王骁tenet [2]" w:date="2021-03-17T14:13:34Z">
        <w:r>
          <w:rPr>
            <w:rFonts w:hint="eastAsia"/>
            <w:color w:val="000000"/>
            <w:sz w:val="24"/>
            <w:szCs w:val="24"/>
            <w:lang w:val="en-US" w:eastAsia="zh-Hans"/>
          </w:rPr>
          <w:t>情况</w:t>
        </w:r>
      </w:ins>
      <w:ins w:id="226" w:author="王骁tenet [2]" w:date="2021-03-17T14:13:35Z">
        <w:r>
          <w:rPr>
            <w:rFonts w:hint="eastAsia"/>
            <w:color w:val="000000"/>
            <w:sz w:val="24"/>
            <w:szCs w:val="24"/>
            <w:lang w:val="en-US" w:eastAsia="zh-Hans"/>
          </w:rPr>
          <w:t>设计</w:t>
        </w:r>
      </w:ins>
      <w:ins w:id="227" w:author="王骁tenet [2]" w:date="2021-03-17T14:13:59Z">
        <w:r>
          <w:rPr>
            <w:rFonts w:hint="eastAsia"/>
            <w:color w:val="000000"/>
            <w:sz w:val="24"/>
            <w:szCs w:val="24"/>
            <w:lang w:val="en-US" w:eastAsia="zh-Hans"/>
          </w:rPr>
          <w:t>可靠的</w:t>
        </w:r>
      </w:ins>
      <w:ins w:id="228" w:author="王骁tenet [2]" w:date="2021-03-17T14:14:06Z">
        <w:r>
          <w:rPr>
            <w:rFonts w:hint="eastAsia"/>
            <w:color w:val="000000"/>
            <w:sz w:val="24"/>
            <w:szCs w:val="24"/>
            <w:lang w:val="en-US" w:eastAsia="zh-Hans"/>
          </w:rPr>
          <w:t>封装</w:t>
        </w:r>
      </w:ins>
      <w:ins w:id="229" w:author="王骁tenet [2]" w:date="2021-03-17T14:14:08Z">
        <w:r>
          <w:rPr>
            <w:rFonts w:hint="eastAsia"/>
            <w:color w:val="000000"/>
            <w:sz w:val="24"/>
            <w:szCs w:val="24"/>
            <w:lang w:val="en-US" w:eastAsia="zh-Hans"/>
          </w:rPr>
          <w:t>格式</w:t>
        </w:r>
      </w:ins>
      <w:ins w:id="230" w:author="王骁tenet [2]" w:date="2021-03-17T14:14:08Z">
        <w:r>
          <w:rPr>
            <w:rFonts w:hint="default"/>
            <w:color w:val="000000"/>
            <w:sz w:val="24"/>
            <w:szCs w:val="24"/>
            <w:lang w:eastAsia="zh-Hans"/>
          </w:rPr>
          <w:t>。</w:t>
        </w:r>
      </w:ins>
      <w:ins w:id="231" w:author="王骁tenet [2]" w:date="2021-03-17T14:15:09Z">
        <w:r>
          <w:rPr>
            <w:rFonts w:hint="eastAsia"/>
            <w:color w:val="000000"/>
            <w:sz w:val="24"/>
            <w:szCs w:val="24"/>
            <w:lang w:val="en-US" w:eastAsia="zh-Hans"/>
          </w:rPr>
          <w:t>研制</w:t>
        </w:r>
      </w:ins>
      <w:ins w:id="232" w:author="王骁tenet [2]" w:date="2021-03-17T14:15:12Z">
        <w:r>
          <w:rPr>
            <w:rFonts w:hint="eastAsia"/>
            <w:color w:val="000000"/>
            <w:sz w:val="24"/>
            <w:szCs w:val="24"/>
            <w:lang w:val="en-US" w:eastAsia="zh-Hans"/>
          </w:rPr>
          <w:t>搭载</w:t>
        </w:r>
      </w:ins>
      <w:ins w:id="233" w:author="王骁tenet [2]" w:date="2021-03-17T14:15:19Z">
        <w:r>
          <w:rPr>
            <w:rFonts w:hint="eastAsia"/>
            <w:color w:val="000000"/>
            <w:sz w:val="24"/>
            <w:szCs w:val="24"/>
            <w:lang w:val="en-US" w:eastAsia="zh-Hans"/>
          </w:rPr>
          <w:t>标准</w:t>
        </w:r>
      </w:ins>
      <w:ins w:id="234" w:author="王骁tenet [2]" w:date="2021-03-17T14:15:20Z">
        <w:r>
          <w:rPr>
            <w:rFonts w:hint="eastAsia"/>
            <w:color w:val="000000"/>
            <w:sz w:val="24"/>
            <w:szCs w:val="24"/>
            <w:lang w:val="en-US" w:eastAsia="zh-Hans"/>
          </w:rPr>
          <w:t>数据</w:t>
        </w:r>
      </w:ins>
      <w:ins w:id="235" w:author="王骁tenet [2]" w:date="2021-03-17T14:15:22Z">
        <w:r>
          <w:rPr>
            <w:rFonts w:hint="eastAsia"/>
            <w:color w:val="000000"/>
            <w:sz w:val="24"/>
            <w:szCs w:val="24"/>
            <w:lang w:val="en-US" w:eastAsia="zh-Hans"/>
          </w:rPr>
          <w:t>封装格式</w:t>
        </w:r>
      </w:ins>
      <w:ins w:id="236" w:author="王骁tenet [2]" w:date="2021-03-17T14:15:23Z">
        <w:r>
          <w:rPr>
            <w:rFonts w:hint="eastAsia"/>
            <w:color w:val="000000"/>
            <w:sz w:val="24"/>
            <w:szCs w:val="24"/>
            <w:lang w:val="en-US" w:eastAsia="zh-Hans"/>
          </w:rPr>
          <w:t>的</w:t>
        </w:r>
      </w:ins>
      <w:ins w:id="237" w:author="王骁tenet [2]" w:date="2021-03-17T14:15:27Z">
        <w:r>
          <w:rPr>
            <w:rFonts w:hint="eastAsia"/>
            <w:color w:val="000000"/>
            <w:sz w:val="24"/>
            <w:szCs w:val="24"/>
            <w:lang w:val="en-US" w:eastAsia="zh-Hans"/>
          </w:rPr>
          <w:t>芯片</w:t>
        </w:r>
      </w:ins>
      <w:ins w:id="238" w:author="王骁tenet [2]" w:date="2021-03-17T14:15:28Z">
        <w:r>
          <w:rPr>
            <w:rFonts w:hint="default"/>
            <w:color w:val="000000"/>
            <w:sz w:val="24"/>
            <w:szCs w:val="24"/>
            <w:lang w:eastAsia="zh-Hans"/>
          </w:rPr>
          <w:t>，</w:t>
        </w:r>
      </w:ins>
      <w:ins w:id="239" w:author="王骁tenet [2]" w:date="2021-03-17T14:15:29Z">
        <w:r>
          <w:rPr>
            <w:rFonts w:hint="eastAsia"/>
            <w:color w:val="000000"/>
            <w:sz w:val="24"/>
            <w:szCs w:val="24"/>
            <w:lang w:val="en-US" w:eastAsia="zh-Hans"/>
          </w:rPr>
          <w:t>实现</w:t>
        </w:r>
      </w:ins>
      <w:ins w:id="240" w:author="王骁tenet [2]" w:date="2021-03-17T14:15:30Z">
        <w:r>
          <w:rPr>
            <w:rFonts w:hint="eastAsia"/>
            <w:color w:val="000000"/>
            <w:sz w:val="24"/>
            <w:szCs w:val="24"/>
            <w:lang w:val="en-US" w:eastAsia="zh-Hans"/>
          </w:rPr>
          <w:t>报文</w:t>
        </w:r>
      </w:ins>
      <w:ins w:id="241" w:author="王骁tenet [2]" w:date="2021-03-17T14:15:31Z">
        <w:r>
          <w:rPr>
            <w:rFonts w:hint="eastAsia"/>
            <w:color w:val="000000"/>
            <w:sz w:val="24"/>
            <w:szCs w:val="24"/>
            <w:lang w:val="en-US" w:eastAsia="zh-Hans"/>
          </w:rPr>
          <w:t>交换</w:t>
        </w:r>
      </w:ins>
      <w:ins w:id="242" w:author="王骁tenet [2]" w:date="2021-03-17T14:15:31Z">
        <w:r>
          <w:rPr>
            <w:rFonts w:hint="default"/>
            <w:color w:val="000000"/>
            <w:sz w:val="24"/>
            <w:szCs w:val="24"/>
            <w:lang w:eastAsia="zh-Hans"/>
          </w:rPr>
          <w:t>。</w:t>
        </w:r>
      </w:ins>
    </w:p>
    <w:p>
      <w:pPr>
        <w:widowControl/>
        <w:numPr>
          <w:ilvl w:val="0"/>
          <w:numId w:val="2"/>
          <w:ins w:id="244" w:author="王骁tenet [2]" w:date="2021-03-17T14:20:14Z"/>
        </w:numPr>
        <w:tabs>
          <w:tab w:val="left" w:pos="720"/>
        </w:tabs>
        <w:snapToGrid w:val="0"/>
        <w:spacing w:line="360" w:lineRule="auto"/>
        <w:jc w:val="left"/>
        <w:rPr>
          <w:ins w:id="245" w:author="王骁tenet [2]" w:date="2021-03-17T14:22:39Z"/>
          <w:color w:val="000000"/>
          <w:sz w:val="24"/>
          <w:szCs w:val="24"/>
        </w:rPr>
        <w:pPrChange w:id="243" w:author="王骁tenet [2]" w:date="2021-03-17T14:20:14Z">
          <w:pPr>
            <w:widowControl/>
            <w:tabs>
              <w:tab w:val="left" w:pos="720"/>
            </w:tabs>
            <w:snapToGrid w:val="0"/>
            <w:spacing w:line="360" w:lineRule="auto"/>
            <w:jc w:val="left"/>
          </w:pPr>
        </w:pPrChange>
      </w:pPr>
      <w:ins w:id="246" w:author="王骁tenet [2]" w:date="2021-03-17T14:16:11Z">
        <w:r>
          <w:rPr>
            <w:rFonts w:hint="eastAsia"/>
            <w:color w:val="000000"/>
            <w:sz w:val="24"/>
            <w:szCs w:val="24"/>
            <w:lang w:val="en-US" w:eastAsia="zh-Hans"/>
          </w:rPr>
          <w:t>节点</w:t>
        </w:r>
      </w:ins>
      <w:ins w:id="247" w:author="王骁tenet [2]" w:date="2021-03-17T14:16:14Z">
        <w:r>
          <w:rPr>
            <w:rFonts w:hint="eastAsia"/>
            <w:color w:val="000000"/>
            <w:sz w:val="24"/>
            <w:szCs w:val="24"/>
            <w:lang w:val="en-US" w:eastAsia="zh-Hans"/>
          </w:rPr>
          <w:t>相知相识</w:t>
        </w:r>
      </w:ins>
      <w:ins w:id="248" w:author="王骁tenet [2]" w:date="2021-03-17T14:16:16Z">
        <w:r>
          <w:rPr>
            <w:rFonts w:hint="eastAsia"/>
            <w:color w:val="000000"/>
            <w:sz w:val="24"/>
            <w:szCs w:val="24"/>
            <w:lang w:val="en-US" w:eastAsia="zh-Hans"/>
          </w:rPr>
          <w:t>设备</w:t>
        </w:r>
      </w:ins>
      <w:ins w:id="249" w:author="王骁tenet [2]" w:date="2021-03-17T14:16:17Z">
        <w:r>
          <w:rPr>
            <w:rFonts w:hint="eastAsia"/>
            <w:color w:val="000000"/>
            <w:sz w:val="24"/>
            <w:szCs w:val="24"/>
            <w:lang w:val="en-US" w:eastAsia="zh-Hans"/>
          </w:rPr>
          <w:t>交互</w:t>
        </w:r>
      </w:ins>
      <w:ins w:id="250" w:author="王骁tenet [2]" w:date="2021-03-17T14:16:22Z">
        <w:r>
          <w:rPr>
            <w:rFonts w:hint="eastAsia"/>
            <w:color w:val="000000"/>
            <w:sz w:val="24"/>
            <w:szCs w:val="24"/>
            <w:lang w:val="en-US" w:eastAsia="zh-Hans"/>
          </w:rPr>
          <w:t>协议栈</w:t>
        </w:r>
      </w:ins>
      <w:ins w:id="251" w:author="王骁tenet [2]" w:date="2021-03-17T14:16:24Z">
        <w:r>
          <w:rPr>
            <w:rFonts w:hint="eastAsia"/>
            <w:color w:val="000000"/>
            <w:sz w:val="24"/>
            <w:szCs w:val="24"/>
            <w:lang w:val="en-US" w:eastAsia="zh-Hans"/>
          </w:rPr>
          <w:t>设计</w:t>
        </w:r>
      </w:ins>
      <w:ins w:id="252" w:author="王骁tenet [2]" w:date="2021-03-17T14:16:31Z">
        <w:r>
          <w:rPr>
            <w:rFonts w:hint="eastAsia"/>
            <w:color w:val="000000"/>
            <w:sz w:val="24"/>
            <w:szCs w:val="24"/>
            <w:lang w:val="en-US" w:eastAsia="zh-Hans"/>
          </w:rPr>
          <w:t>与</w:t>
        </w:r>
      </w:ins>
      <w:ins w:id="253" w:author="王骁tenet [2]" w:date="2021-03-17T14:16:32Z">
        <w:r>
          <w:rPr>
            <w:rFonts w:hint="eastAsia"/>
            <w:color w:val="000000"/>
            <w:sz w:val="24"/>
            <w:szCs w:val="24"/>
            <w:lang w:val="en-US" w:eastAsia="zh-Hans"/>
          </w:rPr>
          <w:t>实现</w:t>
        </w:r>
      </w:ins>
      <w:ins w:id="254" w:author="王骁tenet [2]" w:date="2021-03-17T14:16:33Z">
        <w:r>
          <w:rPr>
            <w:rFonts w:hint="default"/>
            <w:color w:val="000000"/>
            <w:sz w:val="24"/>
            <w:szCs w:val="24"/>
            <w:lang w:eastAsia="zh-Hans"/>
          </w:rPr>
          <w:t>：</w:t>
        </w:r>
      </w:ins>
      <w:ins w:id="255" w:author="王骁tenet [2]" w:date="2021-03-17T14:17:39Z">
        <w:r>
          <w:rPr>
            <w:rFonts w:hint="eastAsia"/>
            <w:color w:val="000000"/>
            <w:sz w:val="24"/>
            <w:szCs w:val="24"/>
            <w:lang w:val="en-US" w:eastAsia="zh-Hans"/>
          </w:rPr>
          <w:t>当前</w:t>
        </w:r>
      </w:ins>
      <w:ins w:id="256" w:author="王骁tenet [2]" w:date="2021-03-17T14:17:43Z">
        <w:r>
          <w:rPr>
            <w:rFonts w:hint="eastAsia"/>
            <w:color w:val="000000"/>
            <w:sz w:val="24"/>
            <w:szCs w:val="24"/>
            <w:lang w:val="en-US" w:eastAsia="zh-Hans"/>
          </w:rPr>
          <w:t>的</w:t>
        </w:r>
      </w:ins>
      <w:ins w:id="257" w:author="王骁tenet [2]" w:date="2021-03-17T14:17:57Z">
        <w:r>
          <w:rPr>
            <w:rFonts w:hint="eastAsia"/>
            <w:color w:val="000000"/>
            <w:sz w:val="24"/>
            <w:szCs w:val="24"/>
            <w:lang w:val="en-US" w:eastAsia="zh-Hans"/>
          </w:rPr>
          <w:t>设备</w:t>
        </w:r>
      </w:ins>
      <w:ins w:id="258" w:author="王骁tenet [2]" w:date="2021-03-17T14:17:59Z">
        <w:r>
          <w:rPr>
            <w:rFonts w:hint="eastAsia"/>
            <w:color w:val="000000"/>
            <w:sz w:val="24"/>
            <w:szCs w:val="24"/>
            <w:lang w:val="en-US" w:eastAsia="zh-Hans"/>
          </w:rPr>
          <w:t>交互</w:t>
        </w:r>
      </w:ins>
      <w:ins w:id="259" w:author="王骁tenet [2]" w:date="2021-03-17T14:18:00Z">
        <w:r>
          <w:rPr>
            <w:rFonts w:hint="eastAsia"/>
            <w:color w:val="000000"/>
            <w:sz w:val="24"/>
            <w:szCs w:val="24"/>
            <w:lang w:val="en-US" w:eastAsia="zh-Hans"/>
          </w:rPr>
          <w:t>通信</w:t>
        </w:r>
      </w:ins>
      <w:ins w:id="260" w:author="王骁tenet [2]" w:date="2021-03-17T14:18:02Z">
        <w:r>
          <w:rPr>
            <w:rFonts w:hint="eastAsia"/>
            <w:color w:val="000000"/>
            <w:sz w:val="24"/>
            <w:szCs w:val="24"/>
            <w:lang w:val="en-US" w:eastAsia="zh-Hans"/>
          </w:rPr>
          <w:t>管理</w:t>
        </w:r>
      </w:ins>
      <w:ins w:id="261" w:author="王骁tenet [2]" w:date="2021-03-17T14:18:06Z">
        <w:r>
          <w:rPr>
            <w:rFonts w:hint="eastAsia"/>
            <w:color w:val="000000"/>
            <w:sz w:val="24"/>
            <w:szCs w:val="24"/>
            <w:lang w:val="en-US" w:eastAsia="zh-Hans"/>
          </w:rPr>
          <w:t>主要</w:t>
        </w:r>
      </w:ins>
      <w:ins w:id="262" w:author="王骁tenet [2]" w:date="2021-03-17T14:18:08Z">
        <w:r>
          <w:rPr>
            <w:rFonts w:hint="eastAsia"/>
            <w:color w:val="000000"/>
            <w:sz w:val="24"/>
            <w:szCs w:val="24"/>
            <w:lang w:val="en-US" w:eastAsia="zh-Hans"/>
          </w:rPr>
          <w:t>位于</w:t>
        </w:r>
      </w:ins>
      <w:ins w:id="263" w:author="王骁tenet [2]" w:date="2021-03-17T14:18:12Z">
        <w:r>
          <w:rPr>
            <w:rFonts w:hint="eastAsia"/>
            <w:color w:val="000000"/>
            <w:sz w:val="24"/>
            <w:szCs w:val="24"/>
            <w:lang w:val="en-US" w:eastAsia="zh-Hans"/>
          </w:rPr>
          <w:t>OSI</w:t>
        </w:r>
      </w:ins>
      <w:ins w:id="264" w:author="王骁tenet [2]" w:date="2021-03-17T14:18:13Z">
        <w:r>
          <w:rPr>
            <w:rFonts w:hint="eastAsia"/>
            <w:color w:val="000000"/>
            <w:sz w:val="24"/>
            <w:szCs w:val="24"/>
            <w:lang w:val="en-US" w:eastAsia="zh-Hans"/>
          </w:rPr>
          <w:t>参考</w:t>
        </w:r>
      </w:ins>
      <w:ins w:id="265" w:author="王骁tenet [2]" w:date="2021-03-17T14:18:14Z">
        <w:r>
          <w:rPr>
            <w:rFonts w:hint="eastAsia"/>
            <w:color w:val="000000"/>
            <w:sz w:val="24"/>
            <w:szCs w:val="24"/>
            <w:lang w:val="en-US" w:eastAsia="zh-Hans"/>
          </w:rPr>
          <w:t>模型</w:t>
        </w:r>
      </w:ins>
      <w:ins w:id="266" w:author="王骁tenet [2]" w:date="2021-03-17T14:18:15Z">
        <w:r>
          <w:rPr>
            <w:rFonts w:hint="eastAsia"/>
            <w:color w:val="000000"/>
            <w:sz w:val="24"/>
            <w:szCs w:val="24"/>
            <w:lang w:val="en-US" w:eastAsia="zh-Hans"/>
          </w:rPr>
          <w:t>中的</w:t>
        </w:r>
      </w:ins>
      <w:ins w:id="267" w:author="王骁tenet [2]" w:date="2021-03-17T14:18:16Z">
        <w:r>
          <w:rPr>
            <w:rFonts w:hint="eastAsia"/>
            <w:color w:val="000000"/>
            <w:sz w:val="24"/>
            <w:szCs w:val="24"/>
            <w:lang w:val="en-US" w:eastAsia="zh-Hans"/>
          </w:rPr>
          <w:t>应用</w:t>
        </w:r>
      </w:ins>
      <w:ins w:id="268" w:author="王骁tenet [2]" w:date="2021-03-17T14:18:17Z">
        <w:r>
          <w:rPr>
            <w:rFonts w:hint="eastAsia"/>
            <w:color w:val="000000"/>
            <w:sz w:val="24"/>
            <w:szCs w:val="24"/>
            <w:lang w:val="en-US" w:eastAsia="zh-Hans"/>
          </w:rPr>
          <w:t>层</w:t>
        </w:r>
      </w:ins>
      <w:ins w:id="269" w:author="王骁tenet [2]" w:date="2021-03-17T14:18:17Z">
        <w:r>
          <w:rPr>
            <w:rFonts w:hint="default"/>
            <w:color w:val="000000"/>
            <w:sz w:val="24"/>
            <w:szCs w:val="24"/>
            <w:lang w:eastAsia="zh-Hans"/>
          </w:rPr>
          <w:t>，</w:t>
        </w:r>
      </w:ins>
      <w:ins w:id="270" w:author="王骁tenet [2]" w:date="2021-03-17T14:19:11Z">
        <w:r>
          <w:rPr>
            <w:rFonts w:hint="eastAsia"/>
            <w:color w:val="000000"/>
            <w:sz w:val="24"/>
            <w:szCs w:val="24"/>
            <w:lang w:val="en-US" w:eastAsia="zh-Hans"/>
          </w:rPr>
          <w:t>应用</w:t>
        </w:r>
      </w:ins>
      <w:ins w:id="271" w:author="王骁tenet [2]" w:date="2021-03-17T14:19:12Z">
        <w:r>
          <w:rPr>
            <w:rFonts w:hint="eastAsia"/>
            <w:color w:val="000000"/>
            <w:sz w:val="24"/>
            <w:szCs w:val="24"/>
            <w:lang w:val="en-US" w:eastAsia="zh-Hans"/>
          </w:rPr>
          <w:t>开发</w:t>
        </w:r>
      </w:ins>
      <w:ins w:id="272" w:author="王骁tenet [2]" w:date="2021-03-17T14:19:13Z">
        <w:r>
          <w:rPr>
            <w:rFonts w:hint="eastAsia"/>
            <w:color w:val="000000"/>
            <w:sz w:val="24"/>
            <w:szCs w:val="24"/>
            <w:lang w:val="en-US" w:eastAsia="zh-Hans"/>
          </w:rPr>
          <w:t>生态</w:t>
        </w:r>
      </w:ins>
      <w:ins w:id="273" w:author="王骁tenet [2]" w:date="2021-03-17T14:19:19Z">
        <w:r>
          <w:rPr>
            <w:rFonts w:hint="eastAsia"/>
            <w:color w:val="000000"/>
            <w:sz w:val="24"/>
            <w:szCs w:val="24"/>
            <w:lang w:val="en-US" w:eastAsia="zh-Hans"/>
          </w:rPr>
          <w:t>各自</w:t>
        </w:r>
      </w:ins>
      <w:ins w:id="274" w:author="王骁tenet [2]" w:date="2021-03-17T14:19:20Z">
        <w:r>
          <w:rPr>
            <w:rFonts w:hint="eastAsia"/>
            <w:color w:val="000000"/>
            <w:sz w:val="24"/>
            <w:szCs w:val="24"/>
            <w:lang w:val="en-US" w:eastAsia="zh-Hans"/>
          </w:rPr>
          <w:t>封闭</w:t>
        </w:r>
      </w:ins>
      <w:ins w:id="275" w:author="王骁tenet [2]" w:date="2021-03-17T14:19:20Z">
        <w:r>
          <w:rPr>
            <w:rFonts w:hint="default"/>
            <w:color w:val="000000"/>
            <w:sz w:val="24"/>
            <w:szCs w:val="24"/>
            <w:lang w:eastAsia="zh-Hans"/>
          </w:rPr>
          <w:t>，</w:t>
        </w:r>
      </w:ins>
      <w:ins w:id="276" w:author="王骁tenet [2]" w:date="2021-03-17T14:18:49Z">
        <w:r>
          <w:rPr>
            <w:rFonts w:hint="eastAsia"/>
            <w:color w:val="000000"/>
            <w:sz w:val="24"/>
            <w:szCs w:val="24"/>
            <w:lang w:val="en-US" w:eastAsia="zh-Hans"/>
          </w:rPr>
          <w:t>是</w:t>
        </w:r>
      </w:ins>
      <w:ins w:id="277" w:author="王骁tenet [2]" w:date="2021-03-17T14:18:50Z">
        <w:r>
          <w:rPr>
            <w:rFonts w:hint="eastAsia"/>
            <w:color w:val="000000"/>
            <w:sz w:val="24"/>
            <w:szCs w:val="24"/>
            <w:lang w:val="en-US" w:eastAsia="zh-Hans"/>
          </w:rPr>
          <w:t>造成</w:t>
        </w:r>
      </w:ins>
      <w:ins w:id="278" w:author="王骁tenet [2]" w:date="2021-03-17T14:18:52Z">
        <w:r>
          <w:rPr>
            <w:rFonts w:hint="eastAsia"/>
            <w:color w:val="000000"/>
            <w:sz w:val="24"/>
            <w:szCs w:val="24"/>
            <w:lang w:val="en-US" w:eastAsia="zh-Hans"/>
          </w:rPr>
          <w:t>物联网</w:t>
        </w:r>
      </w:ins>
      <w:ins w:id="279" w:author="王骁tenet [2]" w:date="2021-03-17T14:18:54Z">
        <w:r>
          <w:rPr>
            <w:rFonts w:hint="eastAsia"/>
            <w:color w:val="000000"/>
            <w:sz w:val="24"/>
            <w:szCs w:val="24"/>
            <w:lang w:val="en-US" w:eastAsia="zh-Hans"/>
          </w:rPr>
          <w:t>设备</w:t>
        </w:r>
      </w:ins>
      <w:ins w:id="280" w:author="王骁tenet [2]" w:date="2021-03-17T14:19:25Z">
        <w:r>
          <w:rPr>
            <w:rFonts w:hint="eastAsia"/>
            <w:color w:val="000000"/>
            <w:sz w:val="24"/>
            <w:szCs w:val="24"/>
            <w:lang w:val="en-US" w:eastAsia="zh-Hans"/>
          </w:rPr>
          <w:t>数据</w:t>
        </w:r>
      </w:ins>
      <w:ins w:id="281" w:author="王骁tenet [2]" w:date="2021-03-17T14:18:56Z">
        <w:r>
          <w:rPr>
            <w:rFonts w:hint="eastAsia"/>
            <w:color w:val="000000"/>
            <w:sz w:val="24"/>
            <w:szCs w:val="24"/>
            <w:lang w:val="en-US" w:eastAsia="zh-Hans"/>
          </w:rPr>
          <w:t>开放性</w:t>
        </w:r>
      </w:ins>
      <w:ins w:id="282" w:author="王骁tenet [2]" w:date="2021-03-17T14:18:58Z">
        <w:r>
          <w:rPr>
            <w:rFonts w:hint="eastAsia"/>
            <w:color w:val="000000"/>
            <w:sz w:val="24"/>
            <w:szCs w:val="24"/>
            <w:lang w:val="en-US" w:eastAsia="zh-Hans"/>
          </w:rPr>
          <w:t>不足</w:t>
        </w:r>
      </w:ins>
      <w:ins w:id="283" w:author="王骁tenet [2]" w:date="2021-03-17T14:18:58Z">
        <w:r>
          <w:rPr>
            <w:rFonts w:hint="default"/>
            <w:color w:val="000000"/>
            <w:sz w:val="24"/>
            <w:szCs w:val="24"/>
            <w:lang w:eastAsia="zh-Hans"/>
          </w:rPr>
          <w:t>、</w:t>
        </w:r>
      </w:ins>
      <w:ins w:id="284" w:author="王骁tenet [2]" w:date="2021-03-17T14:19:00Z">
        <w:r>
          <w:rPr>
            <w:rFonts w:hint="eastAsia"/>
            <w:color w:val="000000"/>
            <w:sz w:val="24"/>
            <w:szCs w:val="24"/>
            <w:lang w:val="en-US" w:eastAsia="zh-Hans"/>
          </w:rPr>
          <w:t>互操作</w:t>
        </w:r>
      </w:ins>
      <w:ins w:id="285" w:author="王骁tenet [2]" w:date="2021-03-17T14:19:01Z">
        <w:r>
          <w:rPr>
            <w:rFonts w:hint="eastAsia"/>
            <w:color w:val="000000"/>
            <w:sz w:val="24"/>
            <w:szCs w:val="24"/>
            <w:lang w:val="en-US" w:eastAsia="zh-Hans"/>
          </w:rPr>
          <w:t>性</w:t>
        </w:r>
      </w:ins>
      <w:ins w:id="286" w:author="王骁tenet [2]" w:date="2021-03-17T14:19:02Z">
        <w:r>
          <w:rPr>
            <w:rFonts w:hint="eastAsia"/>
            <w:color w:val="000000"/>
            <w:sz w:val="24"/>
            <w:szCs w:val="24"/>
            <w:lang w:val="en-US" w:eastAsia="zh-Hans"/>
          </w:rPr>
          <w:t>不足的</w:t>
        </w:r>
      </w:ins>
      <w:ins w:id="287" w:author="王骁tenet [2]" w:date="2021-03-17T14:19:03Z">
        <w:r>
          <w:rPr>
            <w:rFonts w:hint="eastAsia"/>
            <w:color w:val="000000"/>
            <w:sz w:val="24"/>
            <w:szCs w:val="24"/>
            <w:lang w:val="en-US" w:eastAsia="zh-Hans"/>
          </w:rPr>
          <w:t>主要</w:t>
        </w:r>
      </w:ins>
      <w:ins w:id="288" w:author="王骁tenet [2]" w:date="2021-03-17T14:19:05Z">
        <w:r>
          <w:rPr>
            <w:rFonts w:hint="eastAsia"/>
            <w:color w:val="000000"/>
            <w:sz w:val="24"/>
            <w:szCs w:val="24"/>
            <w:lang w:val="en-US" w:eastAsia="zh-Hans"/>
          </w:rPr>
          <w:t>原因</w:t>
        </w:r>
      </w:ins>
      <w:ins w:id="289" w:author="王骁tenet [2]" w:date="2021-03-17T14:19:06Z">
        <w:r>
          <w:rPr>
            <w:rFonts w:hint="default"/>
            <w:color w:val="000000"/>
            <w:sz w:val="24"/>
            <w:szCs w:val="24"/>
            <w:lang w:eastAsia="zh-Hans"/>
          </w:rPr>
          <w:t>。</w:t>
        </w:r>
      </w:ins>
      <w:ins w:id="290" w:author="王骁tenet [2]" w:date="2021-03-17T14:17:04Z">
        <w:r>
          <w:rPr>
            <w:rFonts w:hint="eastAsia"/>
            <w:color w:val="000000"/>
            <w:sz w:val="24"/>
            <w:szCs w:val="24"/>
            <w:lang w:val="en-US" w:eastAsia="zh-Hans"/>
          </w:rPr>
          <w:t>设计</w:t>
        </w:r>
      </w:ins>
      <w:ins w:id="291" w:author="王骁tenet [2]" w:date="2021-03-17T14:16:37Z">
        <w:r>
          <w:rPr>
            <w:rFonts w:hint="eastAsia"/>
            <w:color w:val="000000"/>
            <w:sz w:val="24"/>
            <w:szCs w:val="24"/>
            <w:lang w:val="en-US" w:eastAsia="zh-Hans"/>
          </w:rPr>
          <w:t>在</w:t>
        </w:r>
      </w:ins>
      <w:ins w:id="292" w:author="王骁tenet [2]" w:date="2021-03-17T14:16:39Z">
        <w:r>
          <w:rPr>
            <w:rFonts w:hint="eastAsia"/>
            <w:color w:val="000000"/>
            <w:sz w:val="24"/>
            <w:szCs w:val="24"/>
            <w:lang w:val="en-US" w:eastAsia="zh-Hans"/>
          </w:rPr>
          <w:t>协议层</w:t>
        </w:r>
      </w:ins>
      <w:ins w:id="293" w:author="王骁tenet [2]" w:date="2021-03-17T14:16:40Z">
        <w:r>
          <w:rPr>
            <w:rFonts w:hint="eastAsia"/>
            <w:color w:val="000000"/>
            <w:sz w:val="24"/>
            <w:szCs w:val="24"/>
            <w:lang w:val="en-US" w:eastAsia="zh-Hans"/>
          </w:rPr>
          <w:t>e</w:t>
        </w:r>
      </w:ins>
      <w:ins w:id="294" w:author="王骁tenet [2]" w:date="2021-03-17T14:16:42Z">
        <w:r>
          <w:rPr>
            <w:rFonts w:hint="eastAsia"/>
            <w:color w:val="000000"/>
            <w:sz w:val="24"/>
            <w:szCs w:val="24"/>
            <w:lang w:val="en-US" w:eastAsia="zh-Hans"/>
          </w:rPr>
          <w:t>NDOS</w:t>
        </w:r>
      </w:ins>
      <w:ins w:id="295" w:author="王骁tenet [2]" w:date="2021-03-17T14:19:53Z">
        <w:r>
          <w:rPr>
            <w:rFonts w:hint="eastAsia"/>
            <w:color w:val="000000"/>
            <w:sz w:val="24"/>
            <w:szCs w:val="24"/>
            <w:lang w:val="en-US" w:eastAsia="zh-Hans"/>
          </w:rPr>
          <w:t>操作系统</w:t>
        </w:r>
      </w:ins>
      <w:ins w:id="296" w:author="王骁tenet [2]" w:date="2021-03-17T14:20:16Z">
        <w:r>
          <w:rPr>
            <w:rFonts w:hint="eastAsia"/>
            <w:color w:val="000000"/>
            <w:sz w:val="24"/>
            <w:szCs w:val="24"/>
            <w:lang w:val="en-US" w:eastAsia="zh-Hans"/>
          </w:rPr>
          <w:t>增加</w:t>
        </w:r>
      </w:ins>
      <w:ins w:id="297" w:author="王骁tenet [2]" w:date="2021-03-17T14:20:22Z">
        <w:r>
          <w:rPr>
            <w:rFonts w:hint="eastAsia"/>
            <w:color w:val="000000"/>
            <w:sz w:val="24"/>
            <w:szCs w:val="24"/>
            <w:lang w:val="en-US" w:eastAsia="zh-Hans"/>
          </w:rPr>
          <w:t>访问控制</w:t>
        </w:r>
      </w:ins>
      <w:ins w:id="298" w:author="王骁tenet [2]" w:date="2021-03-17T14:20:24Z">
        <w:r>
          <w:rPr>
            <w:rFonts w:hint="eastAsia"/>
            <w:color w:val="000000"/>
            <w:sz w:val="24"/>
            <w:szCs w:val="24"/>
            <w:lang w:val="en-US" w:eastAsia="zh-Hans"/>
          </w:rPr>
          <w:t>子层</w:t>
        </w:r>
      </w:ins>
      <w:ins w:id="299" w:author="王骁tenet [2]" w:date="2021-03-17T14:20:26Z">
        <w:r>
          <w:rPr>
            <w:rFonts w:hint="default"/>
            <w:color w:val="000000"/>
            <w:sz w:val="24"/>
            <w:szCs w:val="24"/>
            <w:lang w:eastAsia="zh-Hans"/>
          </w:rPr>
          <w:t>，</w:t>
        </w:r>
      </w:ins>
      <w:ins w:id="300" w:author="王骁tenet [2]" w:date="2021-03-17T14:20:28Z">
        <w:r>
          <w:rPr>
            <w:rFonts w:hint="eastAsia"/>
            <w:color w:val="000000"/>
            <w:sz w:val="24"/>
            <w:szCs w:val="24"/>
            <w:lang w:val="en-US" w:eastAsia="zh-Hans"/>
          </w:rPr>
          <w:t>针对</w:t>
        </w:r>
      </w:ins>
      <w:ins w:id="301" w:author="王骁tenet [2]" w:date="2021-03-17T14:20:29Z">
        <w:r>
          <w:rPr>
            <w:rFonts w:hint="eastAsia"/>
            <w:color w:val="000000"/>
            <w:sz w:val="24"/>
            <w:szCs w:val="24"/>
            <w:lang w:val="en-US" w:eastAsia="zh-Hans"/>
          </w:rPr>
          <w:t>通信</w:t>
        </w:r>
      </w:ins>
      <w:ins w:id="302" w:author="王骁tenet [2]" w:date="2021-03-17T14:20:30Z">
        <w:r>
          <w:rPr>
            <w:rFonts w:hint="eastAsia"/>
            <w:color w:val="000000"/>
            <w:sz w:val="24"/>
            <w:szCs w:val="24"/>
            <w:lang w:val="en-US" w:eastAsia="zh-Hans"/>
          </w:rPr>
          <w:t>过程</w:t>
        </w:r>
      </w:ins>
      <w:ins w:id="303" w:author="王骁tenet [2]" w:date="2021-03-17T14:20:33Z">
        <w:r>
          <w:rPr>
            <w:rFonts w:hint="default"/>
            <w:color w:val="000000"/>
            <w:sz w:val="24"/>
            <w:szCs w:val="24"/>
            <w:lang w:eastAsia="zh-Hans"/>
          </w:rPr>
          <w:t>，</w:t>
        </w:r>
      </w:ins>
      <w:ins w:id="304" w:author="王骁tenet [2]" w:date="2021-03-17T14:20:34Z">
        <w:r>
          <w:rPr>
            <w:rFonts w:hint="eastAsia"/>
            <w:color w:val="000000"/>
            <w:sz w:val="24"/>
            <w:szCs w:val="24"/>
            <w:lang w:val="en-US" w:eastAsia="zh-Hans"/>
          </w:rPr>
          <w:t>依托</w:t>
        </w:r>
      </w:ins>
      <w:ins w:id="305" w:author="王骁tenet [2]" w:date="2021-03-17T14:20:36Z">
        <w:r>
          <w:rPr>
            <w:rFonts w:hint="eastAsia"/>
            <w:color w:val="000000"/>
            <w:sz w:val="24"/>
            <w:szCs w:val="24"/>
            <w:lang w:val="en-US" w:eastAsia="zh-Hans"/>
          </w:rPr>
          <w:t>节点</w:t>
        </w:r>
      </w:ins>
      <w:ins w:id="306" w:author="王骁tenet [2]" w:date="2021-03-17T14:20:38Z">
        <w:r>
          <w:rPr>
            <w:rFonts w:hint="eastAsia"/>
            <w:color w:val="000000"/>
            <w:sz w:val="24"/>
            <w:szCs w:val="24"/>
            <w:lang w:val="en-US" w:eastAsia="zh-Hans"/>
          </w:rPr>
          <w:t>名片</w:t>
        </w:r>
      </w:ins>
      <w:ins w:id="307" w:author="王骁tenet [2]" w:date="2021-03-17T14:20:39Z">
        <w:r>
          <w:rPr>
            <w:rFonts w:hint="eastAsia"/>
            <w:color w:val="000000"/>
            <w:sz w:val="24"/>
            <w:szCs w:val="24"/>
            <w:lang w:val="en-US" w:eastAsia="zh-Hans"/>
          </w:rPr>
          <w:t>文件与</w:t>
        </w:r>
      </w:ins>
      <w:ins w:id="308" w:author="王骁tenet [2]" w:date="2021-03-17T14:20:42Z">
        <w:r>
          <w:rPr>
            <w:rFonts w:hint="eastAsia"/>
            <w:color w:val="000000"/>
            <w:sz w:val="24"/>
            <w:szCs w:val="24"/>
            <w:lang w:val="en-US" w:eastAsia="zh-Hans"/>
          </w:rPr>
          <w:t>相识相识</w:t>
        </w:r>
      </w:ins>
      <w:ins w:id="309" w:author="王骁tenet [2]" w:date="2021-03-17T14:20:45Z">
        <w:r>
          <w:rPr>
            <w:rFonts w:hint="eastAsia"/>
            <w:color w:val="000000"/>
            <w:sz w:val="24"/>
            <w:szCs w:val="24"/>
            <w:lang w:val="en-US" w:eastAsia="zh-Hans"/>
          </w:rPr>
          <w:t>策略</w:t>
        </w:r>
      </w:ins>
      <w:ins w:id="310" w:author="王骁tenet [2]" w:date="2021-03-17T14:20:47Z">
        <w:r>
          <w:rPr>
            <w:rFonts w:hint="default"/>
            <w:color w:val="000000"/>
            <w:sz w:val="24"/>
            <w:szCs w:val="24"/>
            <w:lang w:eastAsia="zh-Hans"/>
          </w:rPr>
          <w:t>，</w:t>
        </w:r>
      </w:ins>
      <w:ins w:id="311" w:author="王骁tenet [2]" w:date="2021-03-17T14:20:48Z">
        <w:r>
          <w:rPr>
            <w:rFonts w:hint="eastAsia"/>
            <w:color w:val="000000"/>
            <w:sz w:val="24"/>
            <w:szCs w:val="24"/>
            <w:lang w:val="en-US" w:eastAsia="zh-Hans"/>
          </w:rPr>
          <w:t>实现</w:t>
        </w:r>
      </w:ins>
      <w:ins w:id="312" w:author="王骁tenet [2]" w:date="2021-03-17T14:20:51Z">
        <w:r>
          <w:rPr>
            <w:rFonts w:hint="eastAsia"/>
            <w:color w:val="000000"/>
            <w:sz w:val="24"/>
            <w:szCs w:val="24"/>
            <w:lang w:val="en-US" w:eastAsia="zh-Hans"/>
          </w:rPr>
          <w:t>通信</w:t>
        </w:r>
      </w:ins>
      <w:ins w:id="313" w:author="王骁tenet [2]" w:date="2021-03-17T14:20:53Z">
        <w:r>
          <w:rPr>
            <w:rFonts w:hint="eastAsia"/>
            <w:color w:val="000000"/>
            <w:sz w:val="24"/>
            <w:szCs w:val="24"/>
            <w:lang w:val="en-US" w:eastAsia="zh-Hans"/>
          </w:rPr>
          <w:t>过程</w:t>
        </w:r>
      </w:ins>
      <w:ins w:id="314" w:author="王骁tenet [2]" w:date="2021-03-17T14:20:54Z">
        <w:r>
          <w:rPr>
            <w:rFonts w:hint="eastAsia"/>
            <w:color w:val="000000"/>
            <w:sz w:val="24"/>
            <w:szCs w:val="24"/>
            <w:lang w:val="en-US" w:eastAsia="zh-Hans"/>
          </w:rPr>
          <w:t>管理的</w:t>
        </w:r>
      </w:ins>
      <w:ins w:id="315" w:author="王骁tenet [2]" w:date="2021-03-17T14:20:56Z">
        <w:r>
          <w:rPr>
            <w:rFonts w:hint="eastAsia"/>
            <w:color w:val="000000"/>
            <w:sz w:val="24"/>
            <w:szCs w:val="24"/>
            <w:lang w:val="en-US" w:eastAsia="zh-Hans"/>
          </w:rPr>
          <w:t>协议栈</w:t>
        </w:r>
      </w:ins>
      <w:ins w:id="316" w:author="王骁tenet [2]" w:date="2021-03-17T14:20:58Z">
        <w:r>
          <w:rPr>
            <w:rFonts w:hint="default"/>
            <w:color w:val="000000"/>
            <w:sz w:val="24"/>
            <w:szCs w:val="24"/>
            <w:lang w:eastAsia="zh-Hans"/>
          </w:rPr>
          <w:t>。</w:t>
        </w:r>
      </w:ins>
      <w:ins w:id="317" w:author="王骁tenet [2]" w:date="2021-03-17T14:21:47Z">
        <w:r>
          <w:rPr>
            <w:rFonts w:hint="eastAsia"/>
            <w:color w:val="000000"/>
            <w:sz w:val="24"/>
            <w:szCs w:val="24"/>
            <w:lang w:val="en-US" w:eastAsia="zh-Hans"/>
          </w:rPr>
          <w:t>依托</w:t>
        </w:r>
      </w:ins>
      <w:ins w:id="318" w:author="王骁tenet [2]" w:date="2021-03-17T14:21:50Z">
        <w:r>
          <w:rPr>
            <w:rFonts w:hint="eastAsia"/>
            <w:color w:val="000000"/>
            <w:sz w:val="24"/>
            <w:szCs w:val="24"/>
            <w:lang w:val="en-US" w:eastAsia="zh-Hans"/>
          </w:rPr>
          <w:t>开发的</w:t>
        </w:r>
      </w:ins>
      <w:ins w:id="319" w:author="王骁tenet [2]" w:date="2021-03-17T14:21:51Z">
        <w:r>
          <w:rPr>
            <w:rFonts w:hint="eastAsia"/>
            <w:color w:val="000000"/>
            <w:sz w:val="24"/>
            <w:szCs w:val="24"/>
            <w:lang w:val="en-US" w:eastAsia="zh-Hans"/>
          </w:rPr>
          <w:t>协议栈</w:t>
        </w:r>
      </w:ins>
      <w:ins w:id="320" w:author="王骁tenet [2]" w:date="2021-03-17T14:21:53Z">
        <w:r>
          <w:rPr>
            <w:rFonts w:hint="eastAsia"/>
            <w:color w:val="000000"/>
            <w:sz w:val="24"/>
            <w:szCs w:val="24"/>
            <w:lang w:val="en-US" w:eastAsia="zh-Hans"/>
          </w:rPr>
          <w:t>实现</w:t>
        </w:r>
      </w:ins>
      <w:ins w:id="321" w:author="王骁tenet [2]" w:date="2021-03-17T14:22:06Z">
        <w:r>
          <w:rPr>
            <w:rFonts w:hint="eastAsia"/>
            <w:color w:val="000000"/>
            <w:sz w:val="24"/>
            <w:szCs w:val="24"/>
            <w:lang w:val="en-US" w:eastAsia="zh-Hans"/>
          </w:rPr>
          <w:t>设备</w:t>
        </w:r>
      </w:ins>
      <w:ins w:id="322" w:author="王骁tenet [2]" w:date="2021-03-17T14:22:07Z">
        <w:r>
          <w:rPr>
            <w:rFonts w:hint="eastAsia"/>
            <w:color w:val="000000"/>
            <w:sz w:val="24"/>
            <w:szCs w:val="24"/>
            <w:lang w:val="en-US" w:eastAsia="zh-Hans"/>
          </w:rPr>
          <w:t>群体</w:t>
        </w:r>
      </w:ins>
      <w:ins w:id="323" w:author="王骁tenet [2]" w:date="2021-03-17T14:22:08Z">
        <w:r>
          <w:rPr>
            <w:rFonts w:hint="eastAsia"/>
            <w:color w:val="000000"/>
            <w:sz w:val="24"/>
            <w:szCs w:val="24"/>
            <w:lang w:val="en-US" w:eastAsia="zh-Hans"/>
          </w:rPr>
          <w:t>的</w:t>
        </w:r>
      </w:ins>
      <w:ins w:id="324" w:author="王骁tenet [2]" w:date="2021-03-17T14:22:10Z">
        <w:r>
          <w:rPr>
            <w:rFonts w:hint="eastAsia"/>
            <w:color w:val="000000"/>
            <w:sz w:val="24"/>
            <w:szCs w:val="24"/>
            <w:lang w:val="en-US" w:eastAsia="zh-Hans"/>
          </w:rPr>
          <w:t>分布式</w:t>
        </w:r>
      </w:ins>
      <w:ins w:id="325" w:author="王骁tenet [2]" w:date="2021-03-17T14:22:11Z">
        <w:r>
          <w:rPr>
            <w:rFonts w:hint="eastAsia"/>
            <w:color w:val="000000"/>
            <w:sz w:val="24"/>
            <w:szCs w:val="24"/>
            <w:lang w:val="en-US" w:eastAsia="zh-Hans"/>
          </w:rPr>
          <w:t>感知</w:t>
        </w:r>
      </w:ins>
      <w:ins w:id="326" w:author="王骁tenet [2]" w:date="2021-03-17T14:22:23Z">
        <w:r>
          <w:rPr>
            <w:rFonts w:hint="default"/>
            <w:color w:val="000000"/>
            <w:sz w:val="24"/>
            <w:szCs w:val="24"/>
            <w:lang w:eastAsia="zh-Hans"/>
          </w:rPr>
          <w:t>，</w:t>
        </w:r>
      </w:ins>
      <w:ins w:id="327" w:author="王骁tenet [2]" w:date="2021-03-17T14:22:48Z">
        <w:r>
          <w:rPr>
            <w:rFonts w:hint="eastAsia"/>
            <w:color w:val="000000"/>
            <w:sz w:val="24"/>
            <w:szCs w:val="24"/>
            <w:lang w:val="en-US" w:eastAsia="zh-Hans"/>
          </w:rPr>
          <w:t>实现</w:t>
        </w:r>
      </w:ins>
      <w:ins w:id="328" w:author="王骁tenet [2]" w:date="2021-03-17T14:22:29Z">
        <w:r>
          <w:rPr>
            <w:rFonts w:hint="eastAsia"/>
            <w:color w:val="000000"/>
            <w:sz w:val="24"/>
            <w:szCs w:val="24"/>
            <w:lang w:val="en-US" w:eastAsia="zh-Hans"/>
          </w:rPr>
          <w:t>开放物联的</w:t>
        </w:r>
      </w:ins>
      <w:ins w:id="329" w:author="王骁tenet [2]" w:date="2021-03-17T14:22:30Z">
        <w:r>
          <w:rPr>
            <w:rFonts w:hint="eastAsia"/>
            <w:color w:val="000000"/>
            <w:sz w:val="24"/>
            <w:szCs w:val="24"/>
            <w:lang w:val="en-US" w:eastAsia="zh-Hans"/>
          </w:rPr>
          <w:t>组网</w:t>
        </w:r>
      </w:ins>
      <w:ins w:id="330" w:author="王骁tenet [2]" w:date="2021-03-17T14:22:31Z">
        <w:r>
          <w:rPr>
            <w:rFonts w:hint="default"/>
            <w:color w:val="000000"/>
            <w:sz w:val="24"/>
            <w:szCs w:val="24"/>
            <w:lang w:eastAsia="zh-Hans"/>
          </w:rPr>
          <w:t>、</w:t>
        </w:r>
      </w:ins>
      <w:ins w:id="331" w:author="王骁tenet [2]" w:date="2021-03-17T14:22:34Z">
        <w:r>
          <w:rPr>
            <w:rFonts w:hint="eastAsia"/>
            <w:color w:val="000000"/>
            <w:sz w:val="24"/>
            <w:szCs w:val="24"/>
            <w:lang w:val="en-US" w:eastAsia="zh-Hans"/>
          </w:rPr>
          <w:t>网络</w:t>
        </w:r>
      </w:ins>
      <w:ins w:id="332" w:author="王骁tenet [2]" w:date="2021-03-17T14:22:35Z">
        <w:r>
          <w:rPr>
            <w:rFonts w:hint="eastAsia"/>
            <w:color w:val="000000"/>
            <w:sz w:val="24"/>
            <w:szCs w:val="24"/>
            <w:lang w:val="en-US" w:eastAsia="zh-Hans"/>
          </w:rPr>
          <w:t>管理</w:t>
        </w:r>
      </w:ins>
      <w:ins w:id="333" w:author="王骁tenet [2]" w:date="2021-03-17T14:22:36Z">
        <w:r>
          <w:rPr>
            <w:rFonts w:hint="default"/>
            <w:color w:val="000000"/>
            <w:sz w:val="24"/>
            <w:szCs w:val="24"/>
            <w:lang w:eastAsia="zh-Hans"/>
          </w:rPr>
          <w:t>、</w:t>
        </w:r>
      </w:ins>
      <w:ins w:id="334" w:author="王骁tenet [2]" w:date="2021-03-17T14:22:37Z">
        <w:r>
          <w:rPr>
            <w:rFonts w:hint="eastAsia"/>
            <w:color w:val="000000"/>
            <w:sz w:val="24"/>
            <w:szCs w:val="24"/>
            <w:lang w:val="en-US" w:eastAsia="zh-Hans"/>
          </w:rPr>
          <w:t>网络</w:t>
        </w:r>
      </w:ins>
      <w:ins w:id="335" w:author="王骁tenet [2]" w:date="2021-03-17T14:22:38Z">
        <w:r>
          <w:rPr>
            <w:rFonts w:hint="eastAsia"/>
            <w:color w:val="000000"/>
            <w:sz w:val="24"/>
            <w:szCs w:val="24"/>
            <w:lang w:val="en-US" w:eastAsia="zh-Hans"/>
          </w:rPr>
          <w:t>通信</w:t>
        </w:r>
      </w:ins>
      <w:ins w:id="336" w:author="王骁tenet [2]" w:date="2021-03-17T14:22:39Z">
        <w:r>
          <w:rPr>
            <w:rFonts w:hint="default"/>
            <w:color w:val="000000"/>
            <w:sz w:val="24"/>
            <w:szCs w:val="24"/>
            <w:lang w:eastAsia="zh-Hans"/>
          </w:rPr>
          <w:t>。</w:t>
        </w:r>
      </w:ins>
    </w:p>
    <w:p>
      <w:pPr>
        <w:widowControl/>
        <w:numPr>
          <w:ilvl w:val="0"/>
          <w:numId w:val="2"/>
          <w:ins w:id="338" w:author="王骁tenet [2]" w:date="2021-03-17T14:20:14Z"/>
        </w:numPr>
        <w:tabs>
          <w:tab w:val="left" w:pos="720"/>
        </w:tabs>
        <w:snapToGrid w:val="0"/>
        <w:spacing w:line="360" w:lineRule="auto"/>
        <w:jc w:val="left"/>
        <w:rPr>
          <w:ins w:id="339" w:author="王骁tenet [2]" w:date="2021-03-17T14:27:06Z"/>
          <w:color w:val="000000"/>
          <w:sz w:val="24"/>
          <w:szCs w:val="24"/>
        </w:rPr>
        <w:pPrChange w:id="337" w:author="王骁tenet [2]" w:date="2021-03-17T14:20:14Z">
          <w:pPr>
            <w:widowControl/>
            <w:tabs>
              <w:tab w:val="left" w:pos="720"/>
            </w:tabs>
            <w:snapToGrid w:val="0"/>
            <w:spacing w:line="360" w:lineRule="auto"/>
            <w:jc w:val="left"/>
          </w:pPr>
        </w:pPrChange>
      </w:pPr>
      <w:ins w:id="340" w:author="王骁tenet [2]" w:date="2021-03-17T14:24:10Z">
        <w:r>
          <w:rPr>
            <w:rFonts w:hint="eastAsia"/>
            <w:color w:val="000000"/>
            <w:sz w:val="24"/>
            <w:szCs w:val="24"/>
            <w:lang w:val="en-US" w:eastAsia="zh-Hans"/>
          </w:rPr>
          <w:t>物联</w:t>
        </w:r>
      </w:ins>
      <w:ins w:id="341" w:author="王骁tenet [2]" w:date="2021-03-17T14:24:11Z">
        <w:r>
          <w:rPr>
            <w:rFonts w:hint="eastAsia"/>
            <w:color w:val="000000"/>
            <w:sz w:val="24"/>
            <w:szCs w:val="24"/>
            <w:lang w:val="en-US" w:eastAsia="zh-Hans"/>
          </w:rPr>
          <w:t>设备</w:t>
        </w:r>
      </w:ins>
      <w:ins w:id="342" w:author="王骁tenet [2]" w:date="2021-03-17T14:24:12Z">
        <w:r>
          <w:rPr>
            <w:rFonts w:hint="eastAsia"/>
            <w:color w:val="000000"/>
            <w:sz w:val="24"/>
            <w:szCs w:val="24"/>
            <w:lang w:val="en-US" w:eastAsia="zh-Hans"/>
          </w:rPr>
          <w:t>群体</w:t>
        </w:r>
      </w:ins>
      <w:ins w:id="343" w:author="王骁tenet [2]" w:date="2021-03-17T14:24:21Z">
        <w:r>
          <w:rPr>
            <w:rFonts w:hint="eastAsia"/>
            <w:color w:val="000000"/>
            <w:sz w:val="24"/>
            <w:szCs w:val="24"/>
            <w:lang w:val="en-US" w:eastAsia="zh-Hans"/>
          </w:rPr>
          <w:t>信息</w:t>
        </w:r>
      </w:ins>
      <w:ins w:id="344" w:author="王骁tenet [2]" w:date="2021-03-17T14:24:22Z">
        <w:r>
          <w:rPr>
            <w:rFonts w:hint="eastAsia"/>
            <w:color w:val="000000"/>
            <w:sz w:val="24"/>
            <w:szCs w:val="24"/>
            <w:lang w:val="en-US" w:eastAsia="zh-Hans"/>
          </w:rPr>
          <w:t>协作</w:t>
        </w:r>
      </w:ins>
      <w:ins w:id="345" w:author="王骁tenet [2]" w:date="2021-03-17T14:24:23Z">
        <w:r>
          <w:rPr>
            <w:rFonts w:hint="eastAsia"/>
            <w:color w:val="000000"/>
            <w:sz w:val="24"/>
            <w:szCs w:val="24"/>
            <w:lang w:val="en-US" w:eastAsia="zh-Hans"/>
          </w:rPr>
          <w:t>处理</w:t>
        </w:r>
      </w:ins>
      <w:ins w:id="346" w:author="王骁tenet [2]" w:date="2021-03-17T14:24:24Z">
        <w:r>
          <w:rPr>
            <w:rFonts w:hint="eastAsia"/>
            <w:color w:val="000000"/>
            <w:sz w:val="24"/>
            <w:szCs w:val="24"/>
            <w:lang w:val="en-US" w:eastAsia="zh-Hans"/>
          </w:rPr>
          <w:t>技术</w:t>
        </w:r>
      </w:ins>
      <w:ins w:id="347" w:author="王骁tenet [2]" w:date="2021-03-17T14:24:25Z">
        <w:r>
          <w:rPr>
            <w:rFonts w:hint="default"/>
            <w:color w:val="000000"/>
            <w:sz w:val="24"/>
            <w:szCs w:val="24"/>
            <w:lang w:eastAsia="zh-Hans"/>
          </w:rPr>
          <w:t>：</w:t>
        </w:r>
      </w:ins>
      <w:ins w:id="348" w:author="王骁tenet [2]" w:date="2021-03-17T14:25:07Z">
        <w:r>
          <w:rPr>
            <w:rFonts w:hint="eastAsia"/>
            <w:color w:val="000000"/>
            <w:sz w:val="24"/>
            <w:szCs w:val="24"/>
            <w:lang w:val="en-US" w:eastAsia="zh-Hans"/>
          </w:rPr>
          <w:t>优化</w:t>
        </w:r>
      </w:ins>
      <w:ins w:id="349" w:author="王骁tenet [2]" w:date="2021-03-17T14:25:09Z">
        <w:r>
          <w:rPr>
            <w:rFonts w:hint="eastAsia"/>
            <w:color w:val="000000"/>
            <w:sz w:val="24"/>
            <w:szCs w:val="24"/>
            <w:lang w:val="en-US" w:eastAsia="zh-Hans"/>
          </w:rPr>
          <w:t>以往</w:t>
        </w:r>
      </w:ins>
      <w:ins w:id="350" w:author="王骁tenet [2]" w:date="2021-03-17T14:25:11Z">
        <w:r>
          <w:rPr>
            <w:rFonts w:hint="eastAsia"/>
            <w:color w:val="000000"/>
            <w:sz w:val="24"/>
            <w:szCs w:val="24"/>
            <w:lang w:val="en-US" w:eastAsia="zh-Hans"/>
          </w:rPr>
          <w:t>物联网</w:t>
        </w:r>
      </w:ins>
      <w:ins w:id="351" w:author="王骁tenet [2]" w:date="2021-03-17T14:25:37Z">
        <w:r>
          <w:rPr>
            <w:rFonts w:hint="eastAsia"/>
            <w:color w:val="000000"/>
            <w:sz w:val="24"/>
            <w:szCs w:val="24"/>
            <w:lang w:val="en-US" w:eastAsia="zh-Hans"/>
          </w:rPr>
          <w:t>逐点</w:t>
        </w:r>
      </w:ins>
      <w:ins w:id="352" w:author="王骁tenet [2]" w:date="2021-03-17T14:25:43Z">
        <w:r>
          <w:rPr>
            <w:rFonts w:hint="eastAsia"/>
            <w:color w:val="000000"/>
            <w:sz w:val="24"/>
            <w:szCs w:val="24"/>
            <w:lang w:val="en-US" w:eastAsia="zh-Hans"/>
          </w:rPr>
          <w:t>感知</w:t>
        </w:r>
      </w:ins>
      <w:ins w:id="353" w:author="王骁tenet [2]" w:date="2021-03-17T14:25:43Z">
        <w:r>
          <w:rPr>
            <w:rFonts w:hint="default"/>
            <w:color w:val="000000"/>
            <w:sz w:val="24"/>
            <w:szCs w:val="24"/>
            <w:lang w:eastAsia="zh-Hans"/>
          </w:rPr>
          <w:t>、</w:t>
        </w:r>
      </w:ins>
      <w:ins w:id="354" w:author="王骁tenet [2]" w:date="2021-03-17T14:25:46Z">
        <w:r>
          <w:rPr>
            <w:rFonts w:hint="eastAsia"/>
            <w:color w:val="000000"/>
            <w:sz w:val="24"/>
            <w:szCs w:val="24"/>
            <w:lang w:val="en-US" w:eastAsia="zh-Hans"/>
          </w:rPr>
          <w:t>中心化</w:t>
        </w:r>
      </w:ins>
      <w:ins w:id="355" w:author="王骁tenet [2]" w:date="2021-03-17T14:25:50Z">
        <w:r>
          <w:rPr>
            <w:rFonts w:hint="eastAsia"/>
            <w:color w:val="000000"/>
            <w:sz w:val="24"/>
            <w:szCs w:val="24"/>
            <w:lang w:val="en-US" w:eastAsia="zh-Hans"/>
          </w:rPr>
          <w:t>信息</w:t>
        </w:r>
      </w:ins>
      <w:ins w:id="356" w:author="王骁tenet [2]" w:date="2021-03-17T14:25:51Z">
        <w:r>
          <w:rPr>
            <w:rFonts w:hint="eastAsia"/>
            <w:color w:val="000000"/>
            <w:sz w:val="24"/>
            <w:szCs w:val="24"/>
            <w:lang w:val="en-US" w:eastAsia="zh-Hans"/>
          </w:rPr>
          <w:t>融合</w:t>
        </w:r>
      </w:ins>
      <w:ins w:id="357" w:author="王骁tenet [2]" w:date="2021-03-17T14:25:52Z">
        <w:r>
          <w:rPr>
            <w:rFonts w:hint="default"/>
            <w:color w:val="000000"/>
            <w:sz w:val="24"/>
            <w:szCs w:val="24"/>
            <w:lang w:eastAsia="zh-Hans"/>
          </w:rPr>
          <w:t>，</w:t>
        </w:r>
      </w:ins>
      <w:ins w:id="358" w:author="王骁tenet [2]" w:date="2021-03-17T14:25:57Z">
        <w:r>
          <w:rPr>
            <w:rFonts w:hint="eastAsia"/>
            <w:color w:val="000000"/>
            <w:sz w:val="24"/>
            <w:szCs w:val="24"/>
            <w:lang w:val="en-US" w:eastAsia="zh-Hans"/>
          </w:rPr>
          <w:t>充分</w:t>
        </w:r>
      </w:ins>
      <w:ins w:id="359" w:author="王骁tenet [2]" w:date="2021-03-17T14:25:59Z">
        <w:r>
          <w:rPr>
            <w:rFonts w:hint="eastAsia"/>
            <w:color w:val="000000"/>
            <w:sz w:val="24"/>
            <w:szCs w:val="24"/>
            <w:lang w:val="en-US" w:eastAsia="zh-Hans"/>
          </w:rPr>
          <w:t>考虑</w:t>
        </w:r>
      </w:ins>
      <w:ins w:id="360" w:author="王骁tenet [2]" w:date="2021-03-17T14:26:01Z">
        <w:r>
          <w:rPr>
            <w:rFonts w:hint="eastAsia"/>
            <w:color w:val="000000"/>
            <w:sz w:val="24"/>
            <w:szCs w:val="24"/>
            <w:lang w:val="en-US" w:eastAsia="zh-Hans"/>
          </w:rPr>
          <w:t>物联网</w:t>
        </w:r>
      </w:ins>
      <w:ins w:id="361" w:author="王骁tenet [2]" w:date="2021-03-17T14:26:03Z">
        <w:r>
          <w:rPr>
            <w:rFonts w:hint="eastAsia"/>
            <w:color w:val="000000"/>
            <w:sz w:val="24"/>
            <w:szCs w:val="24"/>
            <w:lang w:val="en-US" w:eastAsia="zh-Hans"/>
          </w:rPr>
          <w:t>网络</w:t>
        </w:r>
      </w:ins>
      <w:ins w:id="362" w:author="王骁tenet [2]" w:date="2021-03-17T14:26:06Z">
        <w:r>
          <w:rPr>
            <w:rFonts w:hint="eastAsia"/>
            <w:color w:val="000000"/>
            <w:sz w:val="24"/>
            <w:szCs w:val="24"/>
            <w:lang w:val="en-US" w:eastAsia="zh-Hans"/>
          </w:rPr>
          <w:t>与</w:t>
        </w:r>
      </w:ins>
      <w:ins w:id="363" w:author="王骁tenet [2]" w:date="2021-03-17T14:26:07Z">
        <w:r>
          <w:rPr>
            <w:rFonts w:hint="eastAsia"/>
            <w:color w:val="000000"/>
            <w:sz w:val="24"/>
            <w:szCs w:val="24"/>
            <w:lang w:val="en-US" w:eastAsia="zh-Hans"/>
          </w:rPr>
          <w:t>感知</w:t>
        </w:r>
      </w:ins>
      <w:ins w:id="364" w:author="王骁tenet [2]" w:date="2021-03-17T14:26:08Z">
        <w:r>
          <w:rPr>
            <w:rFonts w:hint="eastAsia"/>
            <w:color w:val="000000"/>
            <w:sz w:val="24"/>
            <w:szCs w:val="24"/>
            <w:lang w:val="en-US" w:eastAsia="zh-Hans"/>
          </w:rPr>
          <w:t>特性</w:t>
        </w:r>
      </w:ins>
      <w:ins w:id="365" w:author="王骁tenet [2]" w:date="2021-03-17T14:26:08Z">
        <w:r>
          <w:rPr>
            <w:rFonts w:hint="default"/>
            <w:color w:val="000000"/>
            <w:sz w:val="24"/>
            <w:szCs w:val="24"/>
            <w:lang w:eastAsia="zh-Hans"/>
          </w:rPr>
          <w:t>，</w:t>
        </w:r>
      </w:ins>
      <w:ins w:id="366" w:author="王骁tenet [2]" w:date="2021-03-17T14:26:16Z">
        <w:r>
          <w:rPr>
            <w:rFonts w:hint="eastAsia"/>
            <w:color w:val="000000"/>
            <w:sz w:val="24"/>
            <w:szCs w:val="24"/>
            <w:lang w:val="en-US" w:eastAsia="zh-Hans"/>
          </w:rPr>
          <w:t>设计</w:t>
        </w:r>
      </w:ins>
      <w:ins w:id="367" w:author="王骁tenet [2]" w:date="2021-03-17T14:26:18Z">
        <w:r>
          <w:rPr>
            <w:rFonts w:hint="eastAsia"/>
            <w:color w:val="000000"/>
            <w:sz w:val="24"/>
            <w:szCs w:val="24"/>
            <w:lang w:val="en-US" w:eastAsia="zh-Hans"/>
          </w:rPr>
          <w:t>物联</w:t>
        </w:r>
      </w:ins>
      <w:ins w:id="368" w:author="王骁tenet [2]" w:date="2021-03-17T14:26:20Z">
        <w:r>
          <w:rPr>
            <w:rFonts w:hint="eastAsia"/>
            <w:color w:val="000000"/>
            <w:sz w:val="24"/>
            <w:szCs w:val="24"/>
            <w:lang w:val="en-US" w:eastAsia="zh-Hans"/>
          </w:rPr>
          <w:t>节点</w:t>
        </w:r>
      </w:ins>
      <w:ins w:id="369" w:author="王骁tenet [2]" w:date="2021-03-17T14:26:21Z">
        <w:r>
          <w:rPr>
            <w:rFonts w:hint="eastAsia"/>
            <w:color w:val="000000"/>
            <w:sz w:val="24"/>
            <w:szCs w:val="24"/>
            <w:lang w:val="en-US" w:eastAsia="zh-Hans"/>
          </w:rPr>
          <w:t>关联</w:t>
        </w:r>
      </w:ins>
      <w:ins w:id="370" w:author="王骁tenet [2]" w:date="2021-03-17T14:26:22Z">
        <w:r>
          <w:rPr>
            <w:rFonts w:hint="eastAsia"/>
            <w:color w:val="000000"/>
            <w:sz w:val="24"/>
            <w:szCs w:val="24"/>
            <w:lang w:val="en-US" w:eastAsia="zh-Hans"/>
          </w:rPr>
          <w:t>分析</w:t>
        </w:r>
      </w:ins>
      <w:ins w:id="371" w:author="王骁tenet [2]" w:date="2021-03-17T14:26:23Z">
        <w:r>
          <w:rPr>
            <w:rFonts w:hint="eastAsia"/>
            <w:color w:val="000000"/>
            <w:sz w:val="24"/>
            <w:szCs w:val="24"/>
            <w:lang w:val="en-US" w:eastAsia="zh-Hans"/>
          </w:rPr>
          <w:t>方法</w:t>
        </w:r>
      </w:ins>
      <w:ins w:id="372" w:author="王骁tenet [2]" w:date="2021-03-17T14:26:24Z">
        <w:r>
          <w:rPr>
            <w:rFonts w:hint="default"/>
            <w:color w:val="000000"/>
            <w:sz w:val="24"/>
            <w:szCs w:val="24"/>
            <w:lang w:eastAsia="zh-Hans"/>
          </w:rPr>
          <w:t>、</w:t>
        </w:r>
      </w:ins>
      <w:ins w:id="373" w:author="王骁tenet [2]" w:date="2021-03-17T14:26:34Z">
        <w:r>
          <w:rPr>
            <w:rFonts w:hint="eastAsia"/>
            <w:color w:val="000000"/>
            <w:sz w:val="24"/>
            <w:szCs w:val="24"/>
            <w:lang w:val="en-US" w:eastAsia="zh-Hans"/>
          </w:rPr>
          <w:t>智能体</w:t>
        </w:r>
      </w:ins>
      <w:ins w:id="374" w:author="王骁tenet [2]" w:date="2021-03-17T14:26:37Z">
        <w:r>
          <w:rPr>
            <w:rFonts w:hint="eastAsia"/>
            <w:color w:val="000000"/>
            <w:sz w:val="24"/>
            <w:szCs w:val="24"/>
            <w:lang w:val="en-US" w:eastAsia="zh-Hans"/>
          </w:rPr>
          <w:t>特征</w:t>
        </w:r>
      </w:ins>
      <w:ins w:id="375" w:author="王骁tenet [2]" w:date="2021-03-17T14:26:38Z">
        <w:r>
          <w:rPr>
            <w:rFonts w:hint="eastAsia"/>
            <w:color w:val="000000"/>
            <w:sz w:val="24"/>
            <w:szCs w:val="24"/>
            <w:lang w:val="en-US" w:eastAsia="zh-Hans"/>
          </w:rPr>
          <w:t>选择</w:t>
        </w:r>
      </w:ins>
      <w:ins w:id="376" w:author="王骁tenet [2]" w:date="2021-03-17T14:26:40Z">
        <w:r>
          <w:rPr>
            <w:rFonts w:hint="eastAsia"/>
            <w:color w:val="000000"/>
            <w:sz w:val="24"/>
            <w:szCs w:val="24"/>
            <w:lang w:val="en-US" w:eastAsia="zh-Hans"/>
          </w:rPr>
          <w:t>方法</w:t>
        </w:r>
      </w:ins>
      <w:ins w:id="377" w:author="王骁tenet [2]" w:date="2021-03-17T14:26:47Z">
        <w:r>
          <w:rPr>
            <w:rFonts w:hint="default"/>
            <w:color w:val="000000"/>
            <w:sz w:val="24"/>
            <w:szCs w:val="24"/>
            <w:lang w:eastAsia="zh-Hans"/>
          </w:rPr>
          <w:t>，</w:t>
        </w:r>
      </w:ins>
      <w:ins w:id="378" w:author="王骁tenet [2]" w:date="2021-03-17T14:26:50Z">
        <w:r>
          <w:rPr>
            <w:rFonts w:hint="eastAsia"/>
            <w:color w:val="000000"/>
            <w:sz w:val="24"/>
            <w:szCs w:val="24"/>
            <w:lang w:val="en-US" w:eastAsia="zh-Hans"/>
          </w:rPr>
          <w:t>设计</w:t>
        </w:r>
      </w:ins>
      <w:ins w:id="379" w:author="王骁tenet [2]" w:date="2021-03-17T14:26:51Z">
        <w:r>
          <w:rPr>
            <w:rFonts w:hint="eastAsia"/>
            <w:color w:val="000000"/>
            <w:sz w:val="24"/>
            <w:szCs w:val="24"/>
            <w:lang w:val="en-US" w:eastAsia="zh-Hans"/>
          </w:rPr>
          <w:t>并</w:t>
        </w:r>
      </w:ins>
      <w:ins w:id="380" w:author="王骁tenet [2]" w:date="2021-03-17T14:26:52Z">
        <w:r>
          <w:rPr>
            <w:rFonts w:hint="eastAsia"/>
            <w:color w:val="000000"/>
            <w:sz w:val="24"/>
            <w:szCs w:val="24"/>
            <w:lang w:val="en-US" w:eastAsia="zh-Hans"/>
          </w:rPr>
          <w:t>实现</w:t>
        </w:r>
      </w:ins>
      <w:ins w:id="381" w:author="王骁tenet [2]" w:date="2021-03-17T14:26:53Z">
        <w:r>
          <w:rPr>
            <w:rFonts w:hint="eastAsia"/>
            <w:color w:val="000000"/>
            <w:sz w:val="24"/>
            <w:szCs w:val="24"/>
            <w:lang w:val="en-US" w:eastAsia="zh-Hans"/>
          </w:rPr>
          <w:t>高效</w:t>
        </w:r>
      </w:ins>
      <w:ins w:id="382" w:author="王骁tenet [2]" w:date="2021-03-17T14:26:54Z">
        <w:r>
          <w:rPr>
            <w:rFonts w:hint="eastAsia"/>
            <w:color w:val="000000"/>
            <w:sz w:val="24"/>
            <w:szCs w:val="24"/>
            <w:lang w:val="en-US" w:eastAsia="zh-Hans"/>
          </w:rPr>
          <w:t>的</w:t>
        </w:r>
      </w:ins>
      <w:ins w:id="383" w:author="王骁tenet [2]" w:date="2021-03-17T14:26:57Z">
        <w:r>
          <w:rPr>
            <w:rFonts w:hint="eastAsia"/>
            <w:color w:val="000000"/>
            <w:sz w:val="24"/>
            <w:szCs w:val="24"/>
            <w:lang w:val="en-US" w:eastAsia="zh-Hans"/>
          </w:rPr>
          <w:t>多传感器</w:t>
        </w:r>
      </w:ins>
      <w:ins w:id="384" w:author="王骁tenet [2]" w:date="2021-03-17T14:26:59Z">
        <w:r>
          <w:rPr>
            <w:rFonts w:hint="eastAsia"/>
            <w:color w:val="000000"/>
            <w:sz w:val="24"/>
            <w:szCs w:val="24"/>
            <w:lang w:val="en-US" w:eastAsia="zh-Hans"/>
          </w:rPr>
          <w:t>事件</w:t>
        </w:r>
      </w:ins>
      <w:ins w:id="385" w:author="王骁tenet [2]" w:date="2021-03-17T14:27:00Z">
        <w:r>
          <w:rPr>
            <w:rFonts w:hint="eastAsia"/>
            <w:color w:val="000000"/>
            <w:sz w:val="24"/>
            <w:szCs w:val="24"/>
            <w:lang w:val="en-US" w:eastAsia="zh-Hans"/>
          </w:rPr>
          <w:t>信息</w:t>
        </w:r>
      </w:ins>
      <w:ins w:id="386" w:author="王骁tenet [2]" w:date="2021-03-17T14:27:01Z">
        <w:r>
          <w:rPr>
            <w:rFonts w:hint="eastAsia"/>
            <w:color w:val="000000"/>
            <w:sz w:val="24"/>
            <w:szCs w:val="24"/>
            <w:lang w:val="en-US" w:eastAsia="zh-Hans"/>
          </w:rPr>
          <w:t>流</w:t>
        </w:r>
      </w:ins>
      <w:ins w:id="387" w:author="王骁tenet [2]" w:date="2021-03-17T14:27:03Z">
        <w:r>
          <w:rPr>
            <w:rFonts w:hint="eastAsia"/>
            <w:color w:val="000000"/>
            <w:sz w:val="24"/>
            <w:szCs w:val="24"/>
            <w:lang w:val="en-US" w:eastAsia="zh-Hans"/>
          </w:rPr>
          <w:t>处理技术</w:t>
        </w:r>
      </w:ins>
      <w:ins w:id="388" w:author="王骁tenet [2]" w:date="2021-03-17T14:27:12Z">
        <w:r>
          <w:rPr>
            <w:rFonts w:hint="default"/>
            <w:color w:val="000000"/>
            <w:sz w:val="24"/>
            <w:szCs w:val="24"/>
            <w:lang w:eastAsia="zh-Hans"/>
          </w:rPr>
          <w:t>，</w:t>
        </w:r>
      </w:ins>
      <w:ins w:id="389" w:author="王骁tenet [2]" w:date="2021-03-17T14:27:13Z">
        <w:r>
          <w:rPr>
            <w:rFonts w:hint="eastAsia"/>
            <w:color w:val="000000"/>
            <w:sz w:val="24"/>
            <w:szCs w:val="24"/>
            <w:lang w:val="en-US" w:eastAsia="zh-Hans"/>
          </w:rPr>
          <w:t>并</w:t>
        </w:r>
      </w:ins>
      <w:ins w:id="390" w:author="王骁tenet [2]" w:date="2021-03-17T14:27:14Z">
        <w:r>
          <w:rPr>
            <w:rFonts w:hint="eastAsia"/>
            <w:color w:val="000000"/>
            <w:sz w:val="24"/>
            <w:szCs w:val="24"/>
            <w:lang w:val="en-US" w:eastAsia="zh-Hans"/>
          </w:rPr>
          <w:t>根据</w:t>
        </w:r>
      </w:ins>
      <w:ins w:id="391" w:author="王骁tenet [2]" w:date="2021-03-17T14:27:19Z">
        <w:r>
          <w:rPr>
            <w:rFonts w:hint="eastAsia"/>
            <w:color w:val="000000"/>
            <w:sz w:val="24"/>
            <w:szCs w:val="24"/>
            <w:lang w:val="en-US" w:eastAsia="zh-Hans"/>
          </w:rPr>
          <w:t>实际</w:t>
        </w:r>
      </w:ins>
      <w:ins w:id="392" w:author="王骁tenet [2]" w:date="2021-03-17T14:27:20Z">
        <w:r>
          <w:rPr>
            <w:rFonts w:hint="eastAsia"/>
            <w:color w:val="000000"/>
            <w:sz w:val="24"/>
            <w:szCs w:val="24"/>
            <w:lang w:val="en-US" w:eastAsia="zh-Hans"/>
          </w:rPr>
          <w:t>场景</w:t>
        </w:r>
      </w:ins>
      <w:ins w:id="393" w:author="王骁tenet [2]" w:date="2021-03-17T14:27:30Z">
        <w:r>
          <w:rPr>
            <w:rFonts w:hint="default"/>
            <w:color w:val="000000"/>
            <w:sz w:val="24"/>
            <w:szCs w:val="24"/>
            <w:lang w:eastAsia="zh-Hans"/>
          </w:rPr>
          <w:t>（</w:t>
        </w:r>
      </w:ins>
      <w:ins w:id="394" w:author="王骁tenet [2]" w:date="2021-03-17T14:27:31Z">
        <w:r>
          <w:rPr>
            <w:rFonts w:hint="eastAsia"/>
            <w:color w:val="000000"/>
            <w:sz w:val="24"/>
            <w:szCs w:val="24"/>
            <w:lang w:val="en-US" w:eastAsia="zh-Hans"/>
          </w:rPr>
          <w:t>如</w:t>
        </w:r>
      </w:ins>
      <w:ins w:id="395" w:author="王骁tenet [2]" w:date="2021-03-17T14:27:32Z">
        <w:r>
          <w:rPr>
            <w:rFonts w:hint="eastAsia"/>
            <w:color w:val="000000"/>
            <w:sz w:val="24"/>
            <w:szCs w:val="24"/>
            <w:lang w:val="en-US" w:eastAsia="zh-Hans"/>
          </w:rPr>
          <w:t>智慧</w:t>
        </w:r>
      </w:ins>
      <w:ins w:id="396" w:author="王骁tenet [2]" w:date="2021-03-17T14:27:33Z">
        <w:r>
          <w:rPr>
            <w:rFonts w:hint="eastAsia"/>
            <w:color w:val="000000"/>
            <w:sz w:val="24"/>
            <w:szCs w:val="24"/>
            <w:lang w:val="en-US" w:eastAsia="zh-Hans"/>
          </w:rPr>
          <w:t>家庭</w:t>
        </w:r>
      </w:ins>
      <w:ins w:id="397" w:author="王骁tenet [2]" w:date="2021-03-17T14:27:34Z">
        <w:r>
          <w:rPr>
            <w:rFonts w:hint="default"/>
            <w:color w:val="000000"/>
            <w:sz w:val="24"/>
            <w:szCs w:val="24"/>
            <w:lang w:eastAsia="zh-Hans"/>
          </w:rPr>
          <w:t>、</w:t>
        </w:r>
      </w:ins>
      <w:ins w:id="398" w:author="王骁tenet [2]" w:date="2021-03-17T14:27:37Z">
        <w:r>
          <w:rPr>
            <w:rFonts w:hint="eastAsia"/>
            <w:color w:val="000000"/>
            <w:sz w:val="24"/>
            <w:szCs w:val="24"/>
            <w:lang w:val="en-US" w:eastAsia="zh-Hans"/>
          </w:rPr>
          <w:t>智慧</w:t>
        </w:r>
      </w:ins>
      <w:ins w:id="399" w:author="王骁tenet [2]" w:date="2021-03-17T14:27:38Z">
        <w:r>
          <w:rPr>
            <w:rFonts w:hint="eastAsia"/>
            <w:color w:val="000000"/>
            <w:sz w:val="24"/>
            <w:szCs w:val="24"/>
            <w:lang w:val="en-US" w:eastAsia="zh-Hans"/>
          </w:rPr>
          <w:t>工业</w:t>
        </w:r>
      </w:ins>
      <w:ins w:id="400" w:author="王骁tenet [2]" w:date="2021-03-17T14:27:30Z">
        <w:r>
          <w:rPr>
            <w:rFonts w:hint="default"/>
            <w:color w:val="000000"/>
            <w:sz w:val="24"/>
            <w:szCs w:val="24"/>
            <w:lang w:eastAsia="zh-Hans"/>
          </w:rPr>
          <w:t>）</w:t>
        </w:r>
      </w:ins>
      <w:ins w:id="401" w:author="王骁tenet [2]" w:date="2021-03-17T14:27:42Z">
        <w:r>
          <w:rPr>
            <w:rFonts w:hint="eastAsia"/>
            <w:color w:val="000000"/>
            <w:sz w:val="24"/>
            <w:szCs w:val="24"/>
            <w:lang w:val="en-US" w:eastAsia="zh-Hans"/>
          </w:rPr>
          <w:t>展示</w:t>
        </w:r>
      </w:ins>
      <w:ins w:id="402" w:author="王骁tenet [2]" w:date="2021-03-17T14:27:46Z">
        <w:r>
          <w:rPr>
            <w:rFonts w:hint="eastAsia"/>
            <w:color w:val="000000"/>
            <w:sz w:val="24"/>
            <w:szCs w:val="24"/>
            <w:lang w:val="en-US" w:eastAsia="zh-Hans"/>
          </w:rPr>
          <w:t>该</w:t>
        </w:r>
      </w:ins>
      <w:ins w:id="403" w:author="王骁tenet [2]" w:date="2021-03-17T14:27:47Z">
        <w:r>
          <w:rPr>
            <w:rFonts w:hint="eastAsia"/>
            <w:color w:val="000000"/>
            <w:sz w:val="24"/>
            <w:szCs w:val="24"/>
            <w:lang w:val="en-US" w:eastAsia="zh-Hans"/>
          </w:rPr>
          <w:t>处理</w:t>
        </w:r>
      </w:ins>
      <w:ins w:id="404" w:author="王骁tenet [2]" w:date="2021-03-17T14:27:48Z">
        <w:r>
          <w:rPr>
            <w:rFonts w:hint="eastAsia"/>
            <w:color w:val="000000"/>
            <w:sz w:val="24"/>
            <w:szCs w:val="24"/>
            <w:lang w:val="en-US" w:eastAsia="zh-Hans"/>
          </w:rPr>
          <w:t>技术</w:t>
        </w:r>
      </w:ins>
      <w:ins w:id="405" w:author="王骁tenet [2]" w:date="2021-03-17T14:27:49Z">
        <w:r>
          <w:rPr>
            <w:rFonts w:hint="eastAsia"/>
            <w:color w:val="000000"/>
            <w:sz w:val="24"/>
            <w:szCs w:val="24"/>
            <w:lang w:val="en-US" w:eastAsia="zh-Hans"/>
          </w:rPr>
          <w:t>的</w:t>
        </w:r>
      </w:ins>
      <w:ins w:id="406" w:author="王骁tenet [2]" w:date="2021-03-17T14:27:57Z">
        <w:r>
          <w:rPr>
            <w:rFonts w:hint="eastAsia"/>
            <w:color w:val="000000"/>
            <w:sz w:val="24"/>
            <w:szCs w:val="24"/>
            <w:lang w:val="en-US" w:eastAsia="zh-Hans"/>
          </w:rPr>
          <w:t>灵活性</w:t>
        </w:r>
      </w:ins>
      <w:ins w:id="407" w:author="王骁tenet [2]" w:date="2021-03-17T14:27:58Z">
        <w:r>
          <w:rPr>
            <w:rFonts w:hint="eastAsia"/>
            <w:color w:val="000000"/>
            <w:sz w:val="24"/>
            <w:szCs w:val="24"/>
            <w:lang w:val="en-US" w:eastAsia="zh-Hans"/>
          </w:rPr>
          <w:t>与</w:t>
        </w:r>
      </w:ins>
      <w:ins w:id="408" w:author="王骁tenet [2]" w:date="2021-03-17T14:28:00Z">
        <w:r>
          <w:rPr>
            <w:rFonts w:hint="eastAsia"/>
            <w:color w:val="000000"/>
            <w:sz w:val="24"/>
            <w:szCs w:val="24"/>
            <w:lang w:val="en-US" w:eastAsia="zh-Hans"/>
          </w:rPr>
          <w:t>泛用性</w:t>
        </w:r>
      </w:ins>
      <w:ins w:id="409" w:author="王骁tenet [2]" w:date="2021-03-17T14:28:03Z">
        <w:r>
          <w:rPr>
            <w:rFonts w:hint="default"/>
            <w:color w:val="000000"/>
            <w:sz w:val="24"/>
            <w:szCs w:val="24"/>
            <w:lang w:eastAsia="zh-Hans"/>
          </w:rPr>
          <w:t>。</w:t>
        </w:r>
      </w:ins>
    </w:p>
    <w:p>
      <w:pPr>
        <w:widowControl/>
        <w:numPr>
          <w:ilvl w:val="0"/>
          <w:numId w:val="2"/>
          <w:ins w:id="411" w:author="王骁tenet [2]" w:date="2021-03-17T14:20:14Z"/>
        </w:numPr>
        <w:tabs>
          <w:tab w:val="left" w:pos="720"/>
        </w:tabs>
        <w:snapToGrid w:val="0"/>
        <w:spacing w:line="360" w:lineRule="auto"/>
        <w:jc w:val="left"/>
        <w:rPr>
          <w:ins w:id="412" w:author="王骁tenet [2]" w:date="2021-03-17T14:31:42Z"/>
          <w:color w:val="000000"/>
          <w:sz w:val="24"/>
          <w:szCs w:val="24"/>
        </w:rPr>
        <w:pPrChange w:id="410" w:author="王骁tenet [2]" w:date="2021-03-17T14:20:14Z">
          <w:pPr>
            <w:widowControl/>
            <w:tabs>
              <w:tab w:val="left" w:pos="720"/>
            </w:tabs>
            <w:snapToGrid w:val="0"/>
            <w:spacing w:line="360" w:lineRule="auto"/>
            <w:jc w:val="left"/>
          </w:pPr>
        </w:pPrChange>
      </w:pPr>
      <w:ins w:id="413" w:author="王骁tenet [2]" w:date="2021-03-17T14:28:16Z">
        <w:r>
          <w:rPr>
            <w:rFonts w:hint="eastAsia"/>
            <w:color w:val="000000"/>
            <w:sz w:val="24"/>
            <w:szCs w:val="24"/>
            <w:lang w:val="en-US" w:eastAsia="zh-Hans"/>
          </w:rPr>
          <w:t>物联</w:t>
        </w:r>
      </w:ins>
      <w:ins w:id="414" w:author="王骁tenet [2]" w:date="2021-03-17T14:28:17Z">
        <w:r>
          <w:rPr>
            <w:rFonts w:hint="eastAsia"/>
            <w:color w:val="000000"/>
            <w:sz w:val="24"/>
            <w:szCs w:val="24"/>
            <w:lang w:val="en-US" w:eastAsia="zh-Hans"/>
          </w:rPr>
          <w:t>设备</w:t>
        </w:r>
      </w:ins>
      <w:ins w:id="415" w:author="王骁tenet [2]" w:date="2021-03-17T14:28:18Z">
        <w:r>
          <w:rPr>
            <w:rFonts w:hint="eastAsia"/>
            <w:color w:val="000000"/>
            <w:sz w:val="24"/>
            <w:szCs w:val="24"/>
            <w:lang w:val="en-US" w:eastAsia="zh-Hans"/>
          </w:rPr>
          <w:t>群体</w:t>
        </w:r>
      </w:ins>
      <w:ins w:id="416" w:author="王骁tenet [2]" w:date="2021-03-17T14:28:45Z">
        <w:r>
          <w:rPr>
            <w:rFonts w:hint="eastAsia"/>
            <w:color w:val="000000"/>
            <w:sz w:val="24"/>
            <w:szCs w:val="24"/>
            <w:lang w:val="en-US" w:eastAsia="zh-Hans"/>
          </w:rPr>
          <w:t>智能</w:t>
        </w:r>
      </w:ins>
      <w:ins w:id="417" w:author="王骁tenet [2]" w:date="2021-03-17T14:28:46Z">
        <w:r>
          <w:rPr>
            <w:rFonts w:hint="eastAsia"/>
            <w:color w:val="000000"/>
            <w:sz w:val="24"/>
            <w:szCs w:val="24"/>
            <w:lang w:val="en-US" w:eastAsia="zh-Hans"/>
          </w:rPr>
          <w:t>下</w:t>
        </w:r>
      </w:ins>
      <w:ins w:id="418" w:author="王骁tenet [2]" w:date="2021-03-17T14:28:49Z">
        <w:r>
          <w:rPr>
            <w:rFonts w:hint="eastAsia"/>
            <w:color w:val="000000"/>
            <w:sz w:val="24"/>
            <w:szCs w:val="24"/>
            <w:lang w:val="en-US" w:eastAsia="zh-Hans"/>
          </w:rPr>
          <w:t>的</w:t>
        </w:r>
      </w:ins>
      <w:ins w:id="419" w:author="王骁tenet [2]" w:date="2021-03-17T14:28:51Z">
        <w:r>
          <w:rPr>
            <w:rFonts w:hint="eastAsia"/>
            <w:color w:val="000000"/>
            <w:sz w:val="24"/>
            <w:szCs w:val="24"/>
            <w:lang w:val="en-US" w:eastAsia="zh-Hans"/>
          </w:rPr>
          <w:t>语义</w:t>
        </w:r>
      </w:ins>
      <w:ins w:id="420" w:author="王骁tenet [2]" w:date="2021-03-17T14:28:52Z">
        <w:r>
          <w:rPr>
            <w:rFonts w:hint="eastAsia"/>
            <w:color w:val="000000"/>
            <w:sz w:val="24"/>
            <w:szCs w:val="24"/>
            <w:lang w:val="en-US" w:eastAsia="zh-Hans"/>
          </w:rPr>
          <w:t>推理</w:t>
        </w:r>
      </w:ins>
      <w:ins w:id="421" w:author="王骁tenet [2]" w:date="2021-03-17T14:28:53Z">
        <w:r>
          <w:rPr>
            <w:rFonts w:hint="eastAsia"/>
            <w:color w:val="000000"/>
            <w:sz w:val="24"/>
            <w:szCs w:val="24"/>
            <w:lang w:val="en-US" w:eastAsia="zh-Hans"/>
          </w:rPr>
          <w:t>认知与</w:t>
        </w:r>
      </w:ins>
      <w:ins w:id="422" w:author="王骁tenet [2]" w:date="2021-03-17T14:28:54Z">
        <w:r>
          <w:rPr>
            <w:rFonts w:hint="eastAsia"/>
            <w:color w:val="000000"/>
            <w:sz w:val="24"/>
            <w:szCs w:val="24"/>
            <w:lang w:val="en-US" w:eastAsia="zh-Hans"/>
          </w:rPr>
          <w:t>主动</w:t>
        </w:r>
      </w:ins>
      <w:ins w:id="423" w:author="王骁tenet [2]" w:date="2021-03-17T14:28:56Z">
        <w:r>
          <w:rPr>
            <w:rFonts w:hint="eastAsia"/>
            <w:color w:val="000000"/>
            <w:sz w:val="24"/>
            <w:szCs w:val="24"/>
            <w:lang w:val="en-US" w:eastAsia="zh-Hans"/>
          </w:rPr>
          <w:t>服务</w:t>
        </w:r>
      </w:ins>
      <w:ins w:id="424" w:author="王骁tenet [2]" w:date="2021-03-17T14:28:58Z">
        <w:r>
          <w:rPr>
            <w:rFonts w:hint="eastAsia"/>
            <w:color w:val="000000"/>
            <w:sz w:val="24"/>
            <w:szCs w:val="24"/>
            <w:lang w:val="en-US" w:eastAsia="zh-Hans"/>
          </w:rPr>
          <w:t>技术</w:t>
        </w:r>
      </w:ins>
      <w:ins w:id="425" w:author="王骁tenet [2]" w:date="2021-03-17T14:28:59Z">
        <w:r>
          <w:rPr>
            <w:rFonts w:hint="default"/>
            <w:color w:val="000000"/>
            <w:sz w:val="24"/>
            <w:szCs w:val="24"/>
            <w:lang w:eastAsia="zh-Hans"/>
          </w:rPr>
          <w:t>：</w:t>
        </w:r>
      </w:ins>
      <w:ins w:id="426" w:author="王骁tenet [2]" w:date="2021-03-17T14:29:11Z">
        <w:r>
          <w:rPr>
            <w:rFonts w:hint="eastAsia"/>
            <w:color w:val="000000"/>
            <w:sz w:val="24"/>
            <w:szCs w:val="24"/>
            <w:lang w:val="en-US" w:eastAsia="zh-Hans"/>
          </w:rPr>
          <w:t>分析</w:t>
        </w:r>
      </w:ins>
      <w:ins w:id="427" w:author="王骁tenet [2]" w:date="2021-03-17T14:29:14Z">
        <w:r>
          <w:rPr>
            <w:rFonts w:hint="eastAsia"/>
            <w:color w:val="000000"/>
            <w:sz w:val="24"/>
            <w:szCs w:val="24"/>
            <w:lang w:val="en-US" w:eastAsia="zh-Hans"/>
          </w:rPr>
          <w:t>并改进</w:t>
        </w:r>
      </w:ins>
      <w:ins w:id="428" w:author="王骁tenet [2]" w:date="2021-03-17T14:29:20Z">
        <w:r>
          <w:rPr>
            <w:rFonts w:hint="eastAsia"/>
            <w:color w:val="000000"/>
            <w:sz w:val="24"/>
            <w:szCs w:val="24"/>
            <w:lang w:val="en-US" w:eastAsia="zh-Hans"/>
          </w:rPr>
          <w:t>物联</w:t>
        </w:r>
      </w:ins>
      <w:ins w:id="429" w:author="王骁tenet [2]" w:date="2021-03-17T14:29:21Z">
        <w:r>
          <w:rPr>
            <w:rFonts w:hint="eastAsia"/>
            <w:color w:val="000000"/>
            <w:sz w:val="24"/>
            <w:szCs w:val="24"/>
            <w:lang w:val="en-US" w:eastAsia="zh-Hans"/>
          </w:rPr>
          <w:t>资源</w:t>
        </w:r>
      </w:ins>
      <w:ins w:id="430" w:author="王骁tenet [2]" w:date="2021-03-17T14:29:24Z">
        <w:r>
          <w:rPr>
            <w:rFonts w:hint="eastAsia"/>
            <w:color w:val="000000"/>
            <w:sz w:val="24"/>
            <w:szCs w:val="24"/>
            <w:lang w:val="en-US" w:eastAsia="zh-Hans"/>
          </w:rPr>
          <w:t>的</w:t>
        </w:r>
      </w:ins>
      <w:ins w:id="431" w:author="王骁tenet [2]" w:date="2021-03-17T14:29:25Z">
        <w:r>
          <w:rPr>
            <w:rFonts w:hint="eastAsia"/>
            <w:color w:val="000000"/>
            <w:sz w:val="24"/>
            <w:szCs w:val="24"/>
            <w:lang w:val="en-US" w:eastAsia="zh-Hans"/>
          </w:rPr>
          <w:t>语义</w:t>
        </w:r>
      </w:ins>
      <w:ins w:id="432" w:author="王骁tenet [2]" w:date="2021-03-17T14:29:26Z">
        <w:r>
          <w:rPr>
            <w:rFonts w:hint="eastAsia"/>
            <w:color w:val="000000"/>
            <w:sz w:val="24"/>
            <w:szCs w:val="24"/>
            <w:lang w:val="en-US" w:eastAsia="zh-Hans"/>
          </w:rPr>
          <w:t>描述</w:t>
        </w:r>
      </w:ins>
      <w:ins w:id="433" w:author="王骁tenet [2]" w:date="2021-03-17T14:29:28Z">
        <w:r>
          <w:rPr>
            <w:rFonts w:hint="eastAsia"/>
            <w:color w:val="000000"/>
            <w:sz w:val="24"/>
            <w:szCs w:val="24"/>
            <w:lang w:val="en-US" w:eastAsia="zh-Hans"/>
          </w:rPr>
          <w:t>方法</w:t>
        </w:r>
      </w:ins>
      <w:ins w:id="434" w:author="王骁tenet [2]" w:date="2021-03-17T14:29:28Z">
        <w:r>
          <w:rPr>
            <w:rFonts w:hint="default"/>
            <w:color w:val="000000"/>
            <w:sz w:val="24"/>
            <w:szCs w:val="24"/>
            <w:lang w:eastAsia="zh-Hans"/>
          </w:rPr>
          <w:t>，</w:t>
        </w:r>
      </w:ins>
      <w:ins w:id="435" w:author="王骁tenet [2]" w:date="2021-03-17T14:29:31Z">
        <w:r>
          <w:rPr>
            <w:rFonts w:hint="eastAsia"/>
            <w:color w:val="000000"/>
            <w:sz w:val="24"/>
            <w:szCs w:val="24"/>
            <w:lang w:val="en-US" w:eastAsia="zh-Hans"/>
          </w:rPr>
          <w:t>设计</w:t>
        </w:r>
      </w:ins>
      <w:ins w:id="436" w:author="王骁tenet [2]" w:date="2021-03-17T14:29:43Z">
        <w:r>
          <w:rPr>
            <w:rFonts w:hint="eastAsia"/>
            <w:color w:val="000000"/>
            <w:sz w:val="24"/>
            <w:szCs w:val="24"/>
            <w:lang w:val="en-US" w:eastAsia="zh-Hans"/>
          </w:rPr>
          <w:t>层次化</w:t>
        </w:r>
      </w:ins>
      <w:ins w:id="437" w:author="王骁tenet [2]" w:date="2021-03-17T14:29:46Z">
        <w:r>
          <w:rPr>
            <w:rFonts w:hint="eastAsia"/>
            <w:color w:val="000000"/>
            <w:sz w:val="24"/>
            <w:szCs w:val="24"/>
            <w:lang w:val="en-US" w:eastAsia="zh-Hans"/>
          </w:rPr>
          <w:t>的</w:t>
        </w:r>
      </w:ins>
      <w:ins w:id="438" w:author="王骁tenet [2]" w:date="2021-03-17T14:29:49Z">
        <w:r>
          <w:rPr>
            <w:rFonts w:hint="eastAsia"/>
            <w:color w:val="000000"/>
            <w:sz w:val="24"/>
            <w:szCs w:val="24"/>
            <w:lang w:val="en-US" w:eastAsia="zh-Hans"/>
          </w:rPr>
          <w:t>资源</w:t>
        </w:r>
      </w:ins>
      <w:ins w:id="439" w:author="王骁tenet [2]" w:date="2021-03-17T14:29:50Z">
        <w:r>
          <w:rPr>
            <w:rFonts w:hint="eastAsia"/>
            <w:color w:val="000000"/>
            <w:sz w:val="24"/>
            <w:szCs w:val="24"/>
            <w:lang w:val="en-US" w:eastAsia="zh-Hans"/>
          </w:rPr>
          <w:t>描述</w:t>
        </w:r>
      </w:ins>
      <w:ins w:id="440" w:author="王骁tenet [2]" w:date="2021-03-17T14:29:52Z">
        <w:r>
          <w:rPr>
            <w:rFonts w:hint="eastAsia"/>
            <w:color w:val="000000"/>
            <w:sz w:val="24"/>
            <w:szCs w:val="24"/>
            <w:lang w:val="en-US" w:eastAsia="zh-Hans"/>
          </w:rPr>
          <w:t>框架</w:t>
        </w:r>
      </w:ins>
      <w:ins w:id="441" w:author="王骁tenet [2]" w:date="2021-03-17T14:29:53Z">
        <w:r>
          <w:rPr>
            <w:rFonts w:hint="eastAsia"/>
            <w:color w:val="000000"/>
            <w:sz w:val="24"/>
            <w:szCs w:val="24"/>
            <w:lang w:val="en-US" w:eastAsia="zh-Hans"/>
          </w:rPr>
          <w:t>与</w:t>
        </w:r>
      </w:ins>
      <w:ins w:id="442" w:author="王骁tenet [2]" w:date="2021-03-17T14:29:54Z">
        <w:r>
          <w:rPr>
            <w:rFonts w:hint="eastAsia"/>
            <w:color w:val="000000"/>
            <w:sz w:val="24"/>
            <w:szCs w:val="24"/>
            <w:lang w:val="en-US" w:eastAsia="zh-Hans"/>
          </w:rPr>
          <w:t>本体</w:t>
        </w:r>
      </w:ins>
      <w:ins w:id="443" w:author="王骁tenet [2]" w:date="2021-03-17T14:29:54Z">
        <w:r>
          <w:rPr>
            <w:rFonts w:hint="default"/>
            <w:color w:val="000000"/>
            <w:sz w:val="24"/>
            <w:szCs w:val="24"/>
            <w:lang w:eastAsia="zh-Hans"/>
          </w:rPr>
          <w:t>。</w:t>
        </w:r>
      </w:ins>
      <w:ins w:id="444" w:author="王骁tenet [2]" w:date="2021-03-17T14:30:06Z">
        <w:r>
          <w:rPr>
            <w:rFonts w:hint="eastAsia"/>
            <w:color w:val="000000"/>
            <w:sz w:val="24"/>
            <w:szCs w:val="24"/>
            <w:lang w:val="en-US" w:eastAsia="zh-Hans"/>
          </w:rPr>
          <w:t>以</w:t>
        </w:r>
      </w:ins>
      <w:ins w:id="445" w:author="王骁tenet [2]" w:date="2021-03-17T14:30:09Z">
        <w:r>
          <w:rPr>
            <w:rFonts w:hint="eastAsia"/>
            <w:color w:val="000000"/>
            <w:sz w:val="24"/>
            <w:szCs w:val="24"/>
            <w:lang w:val="en-US" w:eastAsia="zh-Hans"/>
          </w:rPr>
          <w:t>实际</w:t>
        </w:r>
      </w:ins>
      <w:ins w:id="446" w:author="王骁tenet [2]" w:date="2021-03-17T14:30:10Z">
        <w:r>
          <w:rPr>
            <w:rFonts w:hint="eastAsia"/>
            <w:color w:val="000000"/>
            <w:sz w:val="24"/>
            <w:szCs w:val="24"/>
            <w:lang w:val="en-US" w:eastAsia="zh-Hans"/>
          </w:rPr>
          <w:t>场景</w:t>
        </w:r>
      </w:ins>
      <w:ins w:id="447" w:author="王骁tenet [2]" w:date="2021-03-17T14:30:11Z">
        <w:r>
          <w:rPr>
            <w:rFonts w:hint="default"/>
            <w:color w:val="000000"/>
            <w:sz w:val="24"/>
            <w:szCs w:val="24"/>
            <w:lang w:eastAsia="zh-Hans"/>
          </w:rPr>
          <w:t>（</w:t>
        </w:r>
      </w:ins>
      <w:ins w:id="448" w:author="王骁tenet [2]" w:date="2021-03-17T14:30:12Z">
        <w:r>
          <w:rPr>
            <w:rFonts w:hint="eastAsia"/>
            <w:color w:val="000000"/>
            <w:sz w:val="24"/>
            <w:szCs w:val="24"/>
            <w:lang w:val="en-US" w:eastAsia="zh-Hans"/>
          </w:rPr>
          <w:t>如</w:t>
        </w:r>
      </w:ins>
      <w:ins w:id="449" w:author="王骁tenet [2]" w:date="2021-03-17T14:30:13Z">
        <w:r>
          <w:rPr>
            <w:rFonts w:hint="eastAsia"/>
            <w:color w:val="000000"/>
            <w:sz w:val="24"/>
            <w:szCs w:val="24"/>
            <w:lang w:val="en-US" w:eastAsia="zh-Hans"/>
          </w:rPr>
          <w:t>智慧</w:t>
        </w:r>
      </w:ins>
      <w:ins w:id="450" w:author="王骁tenet [2]" w:date="2021-03-17T14:30:14Z">
        <w:r>
          <w:rPr>
            <w:rFonts w:hint="eastAsia"/>
            <w:color w:val="000000"/>
            <w:sz w:val="24"/>
            <w:szCs w:val="24"/>
            <w:lang w:val="en-US" w:eastAsia="zh-Hans"/>
          </w:rPr>
          <w:t>家庭</w:t>
        </w:r>
      </w:ins>
      <w:ins w:id="451" w:author="王骁tenet [2]" w:date="2021-03-17T14:30:15Z">
        <w:r>
          <w:rPr>
            <w:rFonts w:hint="default"/>
            <w:color w:val="000000"/>
            <w:sz w:val="24"/>
            <w:szCs w:val="24"/>
            <w:lang w:eastAsia="zh-Hans"/>
          </w:rPr>
          <w:t>、</w:t>
        </w:r>
      </w:ins>
      <w:ins w:id="452" w:author="王骁tenet [2]" w:date="2021-03-17T14:30:16Z">
        <w:r>
          <w:rPr>
            <w:rFonts w:hint="eastAsia"/>
            <w:color w:val="000000"/>
            <w:sz w:val="24"/>
            <w:szCs w:val="24"/>
            <w:lang w:val="en-US" w:eastAsia="zh-Hans"/>
          </w:rPr>
          <w:t>智慧</w:t>
        </w:r>
      </w:ins>
      <w:ins w:id="453" w:author="王骁tenet [2]" w:date="2021-03-17T14:30:17Z">
        <w:r>
          <w:rPr>
            <w:rFonts w:hint="eastAsia"/>
            <w:color w:val="000000"/>
            <w:sz w:val="24"/>
            <w:szCs w:val="24"/>
            <w:lang w:val="en-US" w:eastAsia="zh-Hans"/>
          </w:rPr>
          <w:t>工业</w:t>
        </w:r>
      </w:ins>
      <w:ins w:id="454" w:author="王骁tenet [2]" w:date="2021-03-17T14:30:11Z">
        <w:r>
          <w:rPr>
            <w:rFonts w:hint="default"/>
            <w:color w:val="000000"/>
            <w:sz w:val="24"/>
            <w:szCs w:val="24"/>
            <w:lang w:eastAsia="zh-Hans"/>
          </w:rPr>
          <w:t>）</w:t>
        </w:r>
      </w:ins>
      <w:ins w:id="455" w:author="王骁tenet [2]" w:date="2021-03-17T14:30:20Z">
        <w:r>
          <w:rPr>
            <w:rFonts w:hint="eastAsia"/>
            <w:color w:val="000000"/>
            <w:sz w:val="24"/>
            <w:szCs w:val="24"/>
            <w:lang w:val="en-US" w:eastAsia="zh-Hans"/>
          </w:rPr>
          <w:t>为</w:t>
        </w:r>
      </w:ins>
      <w:ins w:id="456" w:author="王骁tenet [2]" w:date="2021-03-17T14:30:21Z">
        <w:r>
          <w:rPr>
            <w:rFonts w:hint="eastAsia"/>
            <w:color w:val="000000"/>
            <w:sz w:val="24"/>
            <w:szCs w:val="24"/>
            <w:lang w:val="en-US" w:eastAsia="zh-Hans"/>
          </w:rPr>
          <w:t>例</w:t>
        </w:r>
      </w:ins>
      <w:ins w:id="457" w:author="王骁tenet [2]" w:date="2021-03-17T14:30:22Z">
        <w:r>
          <w:rPr>
            <w:rFonts w:hint="default"/>
            <w:color w:val="000000"/>
            <w:sz w:val="24"/>
            <w:szCs w:val="24"/>
            <w:lang w:eastAsia="zh-Hans"/>
          </w:rPr>
          <w:t>，</w:t>
        </w:r>
      </w:ins>
      <w:ins w:id="458" w:author="王骁tenet [2]" w:date="2021-03-17T14:30:23Z">
        <w:r>
          <w:rPr>
            <w:rFonts w:hint="eastAsia"/>
            <w:color w:val="000000"/>
            <w:sz w:val="24"/>
            <w:szCs w:val="24"/>
            <w:lang w:val="en-US" w:eastAsia="zh-Hans"/>
          </w:rPr>
          <w:t>展示</w:t>
        </w:r>
      </w:ins>
      <w:ins w:id="459" w:author="王骁tenet [2]" w:date="2021-03-17T14:30:29Z">
        <w:r>
          <w:rPr>
            <w:rFonts w:hint="eastAsia"/>
            <w:color w:val="000000"/>
            <w:sz w:val="24"/>
            <w:szCs w:val="24"/>
            <w:lang w:val="en-US" w:eastAsia="zh-Hans"/>
          </w:rPr>
          <w:t>该</w:t>
        </w:r>
      </w:ins>
      <w:ins w:id="460" w:author="王骁tenet [2]" w:date="2021-03-17T14:30:31Z">
        <w:r>
          <w:rPr>
            <w:rFonts w:hint="eastAsia"/>
            <w:color w:val="000000"/>
            <w:sz w:val="24"/>
            <w:szCs w:val="24"/>
            <w:lang w:val="en-US" w:eastAsia="zh-Hans"/>
          </w:rPr>
          <w:t>框架与</w:t>
        </w:r>
      </w:ins>
      <w:ins w:id="461" w:author="王骁tenet [2]" w:date="2021-03-17T14:30:32Z">
        <w:r>
          <w:rPr>
            <w:rFonts w:hint="eastAsia"/>
            <w:color w:val="000000"/>
            <w:sz w:val="24"/>
            <w:szCs w:val="24"/>
            <w:lang w:val="en-US" w:eastAsia="zh-Hans"/>
          </w:rPr>
          <w:t>本体</w:t>
        </w:r>
      </w:ins>
      <w:ins w:id="462" w:author="王骁tenet [2]" w:date="2021-03-17T14:30:33Z">
        <w:r>
          <w:rPr>
            <w:rFonts w:hint="eastAsia"/>
            <w:color w:val="000000"/>
            <w:sz w:val="24"/>
            <w:szCs w:val="24"/>
            <w:lang w:val="en-US" w:eastAsia="zh-Hans"/>
          </w:rPr>
          <w:t>的</w:t>
        </w:r>
      </w:ins>
      <w:ins w:id="463" w:author="王骁tenet [2]" w:date="2021-03-17T14:30:34Z">
        <w:r>
          <w:rPr>
            <w:rFonts w:hint="eastAsia"/>
            <w:color w:val="000000"/>
            <w:sz w:val="24"/>
            <w:szCs w:val="24"/>
            <w:lang w:val="en-US" w:eastAsia="zh-Hans"/>
          </w:rPr>
          <w:t>语义</w:t>
        </w:r>
      </w:ins>
      <w:ins w:id="464" w:author="王骁tenet [2]" w:date="2021-03-17T14:30:35Z">
        <w:r>
          <w:rPr>
            <w:rFonts w:hint="eastAsia"/>
            <w:color w:val="000000"/>
            <w:sz w:val="24"/>
            <w:szCs w:val="24"/>
            <w:lang w:val="en-US" w:eastAsia="zh-Hans"/>
          </w:rPr>
          <w:t>互联</w:t>
        </w:r>
      </w:ins>
      <w:ins w:id="465" w:author="王骁tenet [2]" w:date="2021-03-17T14:30:36Z">
        <w:r>
          <w:rPr>
            <w:rFonts w:hint="eastAsia"/>
            <w:color w:val="000000"/>
            <w:sz w:val="24"/>
            <w:szCs w:val="24"/>
            <w:lang w:val="en-US" w:eastAsia="zh-Hans"/>
          </w:rPr>
          <w:t>能力</w:t>
        </w:r>
      </w:ins>
      <w:ins w:id="466" w:author="王骁tenet [2]" w:date="2021-03-17T14:31:22Z">
        <w:r>
          <w:rPr>
            <w:rFonts w:hint="default"/>
            <w:color w:val="000000"/>
            <w:sz w:val="24"/>
            <w:szCs w:val="24"/>
            <w:lang w:eastAsia="zh-Hans"/>
          </w:rPr>
          <w:t>，</w:t>
        </w:r>
      </w:ins>
      <w:ins w:id="467" w:author="王骁tenet [2]" w:date="2021-03-17T14:31:27Z">
        <w:r>
          <w:rPr>
            <w:rFonts w:hint="eastAsia"/>
            <w:color w:val="000000"/>
            <w:sz w:val="24"/>
            <w:szCs w:val="24"/>
            <w:lang w:val="en-US" w:eastAsia="zh-Hans"/>
          </w:rPr>
          <w:t>以及</w:t>
        </w:r>
      </w:ins>
      <w:ins w:id="468" w:author="王骁tenet [2]" w:date="2021-03-17T14:31:31Z">
        <w:r>
          <w:rPr>
            <w:rFonts w:hint="eastAsia"/>
            <w:color w:val="000000"/>
            <w:sz w:val="24"/>
            <w:szCs w:val="24"/>
            <w:lang w:val="en-US" w:eastAsia="zh-Hans"/>
          </w:rPr>
          <w:t>用户</w:t>
        </w:r>
      </w:ins>
      <w:ins w:id="469" w:author="王骁tenet [2]" w:date="2021-03-17T14:31:32Z">
        <w:r>
          <w:rPr>
            <w:rFonts w:hint="eastAsia"/>
            <w:color w:val="000000"/>
            <w:sz w:val="24"/>
            <w:szCs w:val="24"/>
            <w:lang w:val="en-US" w:eastAsia="zh-Hans"/>
          </w:rPr>
          <w:t>行为</w:t>
        </w:r>
      </w:ins>
      <w:ins w:id="470" w:author="王骁tenet [2]" w:date="2021-03-17T14:31:32Z">
        <w:r>
          <w:rPr>
            <w:rFonts w:hint="default"/>
            <w:color w:val="000000"/>
            <w:sz w:val="24"/>
            <w:szCs w:val="24"/>
            <w:lang w:eastAsia="zh-Hans"/>
          </w:rPr>
          <w:t>、</w:t>
        </w:r>
      </w:ins>
      <w:ins w:id="471" w:author="王骁tenet [2]" w:date="2021-03-17T14:31:34Z">
        <w:r>
          <w:rPr>
            <w:rFonts w:hint="eastAsia"/>
            <w:color w:val="000000"/>
            <w:sz w:val="24"/>
            <w:szCs w:val="24"/>
            <w:lang w:val="en-US" w:eastAsia="zh-Hans"/>
          </w:rPr>
          <w:t>场景</w:t>
        </w:r>
      </w:ins>
      <w:ins w:id="472" w:author="王骁tenet [2]" w:date="2021-03-17T14:31:35Z">
        <w:r>
          <w:rPr>
            <w:rFonts w:hint="eastAsia"/>
            <w:color w:val="000000"/>
            <w:sz w:val="24"/>
            <w:szCs w:val="24"/>
            <w:lang w:val="en-US" w:eastAsia="zh-Hans"/>
          </w:rPr>
          <w:t>行为</w:t>
        </w:r>
      </w:ins>
      <w:ins w:id="473" w:author="王骁tenet [2]" w:date="2021-03-17T14:31:37Z">
        <w:r>
          <w:rPr>
            <w:rFonts w:hint="eastAsia"/>
            <w:color w:val="000000"/>
            <w:sz w:val="24"/>
            <w:szCs w:val="24"/>
            <w:lang w:val="en-US" w:eastAsia="zh-Hans"/>
          </w:rPr>
          <w:t>推理</w:t>
        </w:r>
      </w:ins>
      <w:ins w:id="474" w:author="王骁tenet [2]" w:date="2021-03-17T14:31:38Z">
        <w:r>
          <w:rPr>
            <w:rFonts w:hint="eastAsia"/>
            <w:color w:val="000000"/>
            <w:sz w:val="24"/>
            <w:szCs w:val="24"/>
            <w:lang w:val="en-US" w:eastAsia="zh-Hans"/>
          </w:rPr>
          <w:t>认知</w:t>
        </w:r>
      </w:ins>
      <w:ins w:id="475" w:author="王骁tenet [2]" w:date="2021-03-17T14:31:39Z">
        <w:r>
          <w:rPr>
            <w:rFonts w:hint="eastAsia"/>
            <w:color w:val="000000"/>
            <w:sz w:val="24"/>
            <w:szCs w:val="24"/>
            <w:lang w:val="en-US" w:eastAsia="zh-Hans"/>
          </w:rPr>
          <w:t>能力</w:t>
        </w:r>
      </w:ins>
      <w:ins w:id="476" w:author="王骁tenet [2]" w:date="2021-03-17T14:30:46Z">
        <w:r>
          <w:rPr>
            <w:rFonts w:hint="default"/>
            <w:color w:val="000000"/>
            <w:sz w:val="24"/>
            <w:szCs w:val="24"/>
            <w:lang w:eastAsia="zh-Hans"/>
          </w:rPr>
          <w:t>。</w:t>
        </w:r>
      </w:ins>
      <w:ins w:id="477" w:author="王骁tenet [2]" w:date="2021-03-17T14:30:49Z">
        <w:r>
          <w:rPr>
            <w:rFonts w:hint="eastAsia"/>
            <w:color w:val="000000"/>
            <w:sz w:val="24"/>
            <w:szCs w:val="24"/>
            <w:lang w:val="en-US" w:eastAsia="zh-Hans"/>
          </w:rPr>
          <w:t>设计</w:t>
        </w:r>
      </w:ins>
      <w:ins w:id="478" w:author="王骁tenet [2]" w:date="2021-03-17T14:30:50Z">
        <w:r>
          <w:rPr>
            <w:rFonts w:hint="eastAsia"/>
            <w:color w:val="000000"/>
            <w:sz w:val="24"/>
            <w:szCs w:val="24"/>
            <w:lang w:val="en-US" w:eastAsia="zh-Hans"/>
          </w:rPr>
          <w:t>并</w:t>
        </w:r>
      </w:ins>
      <w:ins w:id="479" w:author="王骁tenet [2]" w:date="2021-03-17T14:30:51Z">
        <w:r>
          <w:rPr>
            <w:rFonts w:hint="eastAsia"/>
            <w:color w:val="000000"/>
            <w:sz w:val="24"/>
            <w:szCs w:val="24"/>
            <w:lang w:val="en-US" w:eastAsia="zh-Hans"/>
          </w:rPr>
          <w:t>实现</w:t>
        </w:r>
      </w:ins>
      <w:ins w:id="480" w:author="王骁tenet [2]" w:date="2021-03-17T14:31:02Z">
        <w:r>
          <w:rPr>
            <w:rFonts w:hint="eastAsia"/>
            <w:color w:val="000000"/>
            <w:sz w:val="24"/>
            <w:szCs w:val="24"/>
            <w:lang w:val="en-US" w:eastAsia="zh-Hans"/>
          </w:rPr>
          <w:t>准确率</w:t>
        </w:r>
      </w:ins>
      <w:ins w:id="481" w:author="王骁tenet [2]" w:date="2021-03-17T14:31:03Z">
        <w:r>
          <w:rPr>
            <w:rFonts w:hint="eastAsia"/>
            <w:color w:val="000000"/>
            <w:sz w:val="24"/>
            <w:szCs w:val="24"/>
            <w:lang w:val="en-US" w:eastAsia="zh-Hans"/>
          </w:rPr>
          <w:t>高</w:t>
        </w:r>
      </w:ins>
      <w:ins w:id="482" w:author="王骁tenet [2]" w:date="2021-03-17T14:31:03Z">
        <w:r>
          <w:rPr>
            <w:rFonts w:hint="default"/>
            <w:color w:val="000000"/>
            <w:sz w:val="24"/>
            <w:szCs w:val="24"/>
            <w:lang w:eastAsia="zh-Hans"/>
          </w:rPr>
          <w:t>、</w:t>
        </w:r>
      </w:ins>
      <w:ins w:id="483" w:author="王骁tenet [2]" w:date="2021-03-17T14:31:05Z">
        <w:r>
          <w:rPr>
            <w:rFonts w:hint="eastAsia"/>
            <w:color w:val="000000"/>
            <w:sz w:val="24"/>
            <w:szCs w:val="24"/>
            <w:lang w:val="en-US" w:eastAsia="zh-Hans"/>
          </w:rPr>
          <w:t>召回率</w:t>
        </w:r>
      </w:ins>
      <w:ins w:id="484" w:author="王骁tenet [2]" w:date="2021-03-17T14:31:06Z">
        <w:r>
          <w:rPr>
            <w:rFonts w:hint="eastAsia"/>
            <w:color w:val="000000"/>
            <w:sz w:val="24"/>
            <w:szCs w:val="24"/>
            <w:lang w:val="en-US" w:eastAsia="zh-Hans"/>
          </w:rPr>
          <w:t>高的</w:t>
        </w:r>
      </w:ins>
      <w:ins w:id="485" w:author="王骁tenet [2]" w:date="2021-03-17T14:31:07Z">
        <w:r>
          <w:rPr>
            <w:rFonts w:hint="eastAsia"/>
            <w:color w:val="000000"/>
            <w:sz w:val="24"/>
            <w:szCs w:val="24"/>
            <w:lang w:val="en-US" w:eastAsia="zh-Hans"/>
          </w:rPr>
          <w:t>主动</w:t>
        </w:r>
      </w:ins>
      <w:ins w:id="486" w:author="王骁tenet [2]" w:date="2021-03-17T14:31:08Z">
        <w:r>
          <w:rPr>
            <w:rFonts w:hint="eastAsia"/>
            <w:color w:val="000000"/>
            <w:sz w:val="24"/>
            <w:szCs w:val="24"/>
            <w:lang w:val="en-US" w:eastAsia="zh-Hans"/>
          </w:rPr>
          <w:t>服务</w:t>
        </w:r>
      </w:ins>
      <w:ins w:id="487" w:author="王骁tenet [2]" w:date="2021-03-17T14:31:10Z">
        <w:r>
          <w:rPr>
            <w:rFonts w:hint="eastAsia"/>
            <w:color w:val="000000"/>
            <w:sz w:val="24"/>
            <w:szCs w:val="24"/>
            <w:lang w:val="en-US" w:eastAsia="zh-Hans"/>
          </w:rPr>
          <w:t>推荐</w:t>
        </w:r>
      </w:ins>
      <w:ins w:id="488" w:author="王骁tenet [2]" w:date="2021-03-17T14:31:11Z">
        <w:r>
          <w:rPr>
            <w:rFonts w:hint="eastAsia"/>
            <w:color w:val="000000"/>
            <w:sz w:val="24"/>
            <w:szCs w:val="24"/>
            <w:lang w:val="en-US" w:eastAsia="zh-Hans"/>
          </w:rPr>
          <w:t>系统</w:t>
        </w:r>
      </w:ins>
      <w:ins w:id="489" w:author="王骁tenet [2]" w:date="2021-03-17T14:31:11Z">
        <w:r>
          <w:rPr>
            <w:rFonts w:hint="default"/>
            <w:color w:val="000000"/>
            <w:sz w:val="24"/>
            <w:szCs w:val="24"/>
            <w:lang w:eastAsia="zh-Hans"/>
          </w:rPr>
          <w:t>。</w:t>
        </w:r>
      </w:ins>
    </w:p>
    <w:p>
      <w:pPr>
        <w:widowControl/>
        <w:numPr>
          <w:ilvl w:val="0"/>
          <w:numId w:val="2"/>
          <w:ins w:id="491" w:author="王骁tenet [2]" w:date="2021-03-17T14:20:14Z"/>
        </w:numPr>
        <w:tabs>
          <w:tab w:val="left" w:pos="720"/>
        </w:tabs>
        <w:snapToGrid w:val="0"/>
        <w:spacing w:line="360" w:lineRule="auto"/>
        <w:jc w:val="left"/>
        <w:rPr>
          <w:ins w:id="492" w:author="王骁tenet [2]" w:date="2021-03-17T14:06:12Z"/>
          <w:color w:val="000000"/>
          <w:sz w:val="24"/>
          <w:szCs w:val="24"/>
        </w:rPr>
        <w:pPrChange w:id="490" w:author="王骁tenet [2]" w:date="2021-03-17T14:20:14Z">
          <w:pPr>
            <w:widowControl/>
            <w:tabs>
              <w:tab w:val="left" w:pos="720"/>
            </w:tabs>
            <w:snapToGrid w:val="0"/>
            <w:spacing w:line="360" w:lineRule="auto"/>
            <w:jc w:val="left"/>
          </w:pPr>
        </w:pPrChange>
      </w:pPr>
      <w:ins w:id="493" w:author="王骁tenet [2]" w:date="2021-03-17T14:31:48Z">
        <w:r>
          <w:rPr>
            <w:rFonts w:hint="eastAsia"/>
            <w:color w:val="000000"/>
            <w:sz w:val="24"/>
            <w:szCs w:val="24"/>
            <w:lang w:val="en-US" w:eastAsia="zh-Hans"/>
          </w:rPr>
          <w:t>演示</w:t>
        </w:r>
      </w:ins>
      <w:ins w:id="494" w:author="王骁tenet [2]" w:date="2021-03-17T14:31:49Z">
        <w:r>
          <w:rPr>
            <w:rFonts w:hint="eastAsia"/>
            <w:color w:val="000000"/>
            <w:sz w:val="24"/>
            <w:szCs w:val="24"/>
            <w:lang w:val="en-US" w:eastAsia="zh-Hans"/>
          </w:rPr>
          <w:t>系统</w:t>
        </w:r>
      </w:ins>
      <w:ins w:id="495" w:author="王骁tenet [2]" w:date="2021-03-17T14:31:49Z">
        <w:r>
          <w:rPr>
            <w:rFonts w:hint="default"/>
            <w:color w:val="000000"/>
            <w:sz w:val="24"/>
            <w:szCs w:val="24"/>
            <w:lang w:eastAsia="zh-Hans"/>
          </w:rPr>
          <w:t>：</w:t>
        </w:r>
      </w:ins>
      <w:ins w:id="496" w:author="王骁tenet [2]" w:date="2021-03-17T14:31:56Z">
        <w:r>
          <w:rPr>
            <w:rFonts w:hint="eastAsia"/>
            <w:color w:val="000000"/>
            <w:sz w:val="24"/>
            <w:szCs w:val="24"/>
            <w:lang w:val="en-US" w:eastAsia="zh-Hans"/>
          </w:rPr>
          <w:t>针对</w:t>
        </w:r>
      </w:ins>
      <w:ins w:id="497" w:author="王骁tenet [2]" w:date="2021-03-17T14:32:05Z">
        <w:r>
          <w:rPr>
            <w:rFonts w:hint="eastAsia"/>
            <w:color w:val="000000"/>
            <w:sz w:val="24"/>
            <w:szCs w:val="24"/>
            <w:lang w:val="en-US" w:eastAsia="zh-Hans"/>
          </w:rPr>
          <w:t>各个</w:t>
        </w:r>
      </w:ins>
      <w:ins w:id="498" w:author="王骁tenet [2]" w:date="2021-03-17T14:32:07Z">
        <w:r>
          <w:rPr>
            <w:rFonts w:hint="eastAsia"/>
            <w:color w:val="000000"/>
            <w:sz w:val="24"/>
            <w:szCs w:val="24"/>
            <w:lang w:val="en-US" w:eastAsia="zh-Hans"/>
          </w:rPr>
          <w:t>指标</w:t>
        </w:r>
      </w:ins>
      <w:ins w:id="499" w:author="王骁tenet [2]" w:date="2021-03-17T14:32:09Z">
        <w:r>
          <w:rPr>
            <w:rFonts w:hint="default"/>
            <w:color w:val="000000"/>
            <w:sz w:val="24"/>
            <w:szCs w:val="24"/>
            <w:lang w:eastAsia="zh-Hans"/>
          </w:rPr>
          <w:t>，</w:t>
        </w:r>
      </w:ins>
      <w:ins w:id="500" w:author="王骁tenet [2]" w:date="2021-03-17T14:32:14Z">
        <w:r>
          <w:rPr>
            <w:rFonts w:hint="eastAsia"/>
            <w:color w:val="000000"/>
            <w:sz w:val="24"/>
            <w:szCs w:val="24"/>
            <w:lang w:val="en-US" w:eastAsia="zh-Hans"/>
          </w:rPr>
          <w:t>确定</w:t>
        </w:r>
      </w:ins>
      <w:ins w:id="501" w:author="王骁tenet [2]" w:date="2021-03-17T14:32:17Z">
        <w:r>
          <w:rPr>
            <w:rFonts w:hint="eastAsia"/>
            <w:color w:val="000000"/>
            <w:sz w:val="24"/>
            <w:szCs w:val="24"/>
            <w:lang w:val="en-US" w:eastAsia="zh-Hans"/>
          </w:rPr>
          <w:t>不同的</w:t>
        </w:r>
      </w:ins>
      <w:ins w:id="502" w:author="王骁tenet [2]" w:date="2021-03-17T14:32:18Z">
        <w:r>
          <w:rPr>
            <w:rFonts w:hint="eastAsia"/>
            <w:color w:val="000000"/>
            <w:sz w:val="24"/>
            <w:szCs w:val="24"/>
            <w:lang w:val="en-US" w:eastAsia="zh-Hans"/>
          </w:rPr>
          <w:t>实验</w:t>
        </w:r>
      </w:ins>
      <w:ins w:id="503" w:author="王骁tenet [2]" w:date="2021-03-17T14:32:20Z">
        <w:r>
          <w:rPr>
            <w:rFonts w:hint="eastAsia"/>
            <w:color w:val="000000"/>
            <w:sz w:val="24"/>
            <w:szCs w:val="24"/>
            <w:lang w:val="en-US" w:eastAsia="zh-Hans"/>
          </w:rPr>
          <w:t>方法与</w:t>
        </w:r>
      </w:ins>
      <w:ins w:id="504" w:author="王骁tenet [2]" w:date="2021-03-17T14:32:21Z">
        <w:r>
          <w:rPr>
            <w:rFonts w:hint="eastAsia"/>
            <w:color w:val="000000"/>
            <w:sz w:val="24"/>
            <w:szCs w:val="24"/>
            <w:lang w:val="en-US" w:eastAsia="zh-Hans"/>
          </w:rPr>
          <w:t>实验</w:t>
        </w:r>
      </w:ins>
      <w:ins w:id="505" w:author="王骁tenet [2]" w:date="2021-03-17T14:32:22Z">
        <w:r>
          <w:rPr>
            <w:rFonts w:hint="eastAsia"/>
            <w:color w:val="000000"/>
            <w:sz w:val="24"/>
            <w:szCs w:val="24"/>
            <w:lang w:val="en-US" w:eastAsia="zh-Hans"/>
          </w:rPr>
          <w:t>条件</w:t>
        </w:r>
      </w:ins>
      <w:ins w:id="506" w:author="王骁tenet [2]" w:date="2021-03-17T14:32:23Z">
        <w:r>
          <w:rPr>
            <w:rFonts w:hint="default"/>
            <w:color w:val="000000"/>
            <w:sz w:val="24"/>
            <w:szCs w:val="24"/>
            <w:lang w:eastAsia="zh-Hans"/>
          </w:rPr>
          <w:t>，</w:t>
        </w:r>
      </w:ins>
      <w:ins w:id="507" w:author="王骁tenet [2]" w:date="2021-03-17T14:32:25Z">
        <w:r>
          <w:rPr>
            <w:rFonts w:hint="eastAsia"/>
            <w:color w:val="000000"/>
            <w:sz w:val="24"/>
            <w:szCs w:val="24"/>
            <w:lang w:val="en-US" w:eastAsia="zh-Hans"/>
          </w:rPr>
          <w:t>搭建</w:t>
        </w:r>
      </w:ins>
      <w:ins w:id="508" w:author="王骁tenet [2]" w:date="2021-03-17T14:32:26Z">
        <w:r>
          <w:rPr>
            <w:rFonts w:hint="eastAsia"/>
            <w:color w:val="000000"/>
            <w:sz w:val="24"/>
            <w:szCs w:val="24"/>
            <w:lang w:val="en-US" w:eastAsia="zh-Hans"/>
          </w:rPr>
          <w:t>清晰</w:t>
        </w:r>
      </w:ins>
      <w:ins w:id="509" w:author="王骁tenet [2]" w:date="2021-03-17T14:32:27Z">
        <w:r>
          <w:rPr>
            <w:rFonts w:hint="eastAsia"/>
            <w:color w:val="000000"/>
            <w:sz w:val="24"/>
            <w:szCs w:val="24"/>
            <w:lang w:val="en-US" w:eastAsia="zh-Hans"/>
          </w:rPr>
          <w:t>的</w:t>
        </w:r>
      </w:ins>
      <w:ins w:id="510" w:author="王骁tenet [2]" w:date="2021-03-17T14:32:28Z">
        <w:r>
          <w:rPr>
            <w:rFonts w:hint="eastAsia"/>
            <w:color w:val="000000"/>
            <w:sz w:val="24"/>
            <w:szCs w:val="24"/>
            <w:lang w:val="en-US" w:eastAsia="zh-Hans"/>
          </w:rPr>
          <w:t>演示</w:t>
        </w:r>
      </w:ins>
      <w:ins w:id="511" w:author="王骁tenet [2]" w:date="2021-03-17T14:32:29Z">
        <w:r>
          <w:rPr>
            <w:rFonts w:hint="eastAsia"/>
            <w:color w:val="000000"/>
            <w:sz w:val="24"/>
            <w:szCs w:val="24"/>
            <w:lang w:val="en-US" w:eastAsia="zh-Hans"/>
          </w:rPr>
          <w:t>模型</w:t>
        </w:r>
      </w:ins>
      <w:ins w:id="512" w:author="王骁tenet [2]" w:date="2021-03-17T14:32:30Z">
        <w:r>
          <w:rPr>
            <w:rFonts w:hint="default"/>
            <w:color w:val="000000"/>
            <w:sz w:val="24"/>
            <w:szCs w:val="24"/>
            <w:lang w:eastAsia="zh-Hans"/>
          </w:rPr>
          <w:t>，</w:t>
        </w:r>
      </w:ins>
      <w:ins w:id="513" w:author="王骁tenet [2]" w:date="2021-03-17T14:32:31Z">
        <w:r>
          <w:rPr>
            <w:rFonts w:hint="eastAsia"/>
            <w:color w:val="000000"/>
            <w:sz w:val="24"/>
            <w:szCs w:val="24"/>
            <w:lang w:val="en-US" w:eastAsia="zh-Hans"/>
          </w:rPr>
          <w:t>可</w:t>
        </w:r>
      </w:ins>
      <w:ins w:id="514" w:author="王骁tenet [2]" w:date="2021-03-17T14:32:35Z">
        <w:r>
          <w:rPr>
            <w:rFonts w:hint="eastAsia"/>
            <w:color w:val="000000"/>
            <w:sz w:val="24"/>
            <w:szCs w:val="24"/>
            <w:lang w:val="en-US" w:eastAsia="zh-Hans"/>
          </w:rPr>
          <w:t>直观</w:t>
        </w:r>
      </w:ins>
      <w:ins w:id="515" w:author="王骁tenet [2]" w:date="2021-03-17T14:32:36Z">
        <w:r>
          <w:rPr>
            <w:rFonts w:hint="eastAsia"/>
            <w:color w:val="000000"/>
            <w:sz w:val="24"/>
            <w:szCs w:val="24"/>
            <w:lang w:val="en-US" w:eastAsia="zh-Hans"/>
          </w:rPr>
          <w:t>展示</w:t>
        </w:r>
      </w:ins>
      <w:ins w:id="516" w:author="王骁tenet [2]" w:date="2021-03-17T14:32:43Z">
        <w:r>
          <w:rPr>
            <w:rFonts w:hint="eastAsia"/>
            <w:color w:val="000000"/>
            <w:sz w:val="24"/>
            <w:szCs w:val="24"/>
            <w:lang w:val="en-US" w:eastAsia="zh-Hans"/>
          </w:rPr>
          <w:t>各</w:t>
        </w:r>
      </w:ins>
      <w:ins w:id="517" w:author="王骁tenet [2]" w:date="2021-03-17T14:32:44Z">
        <w:r>
          <w:rPr>
            <w:rFonts w:hint="eastAsia"/>
            <w:color w:val="000000"/>
            <w:sz w:val="24"/>
            <w:szCs w:val="24"/>
            <w:lang w:val="en-US" w:eastAsia="zh-Hans"/>
          </w:rPr>
          <w:t>指标</w:t>
        </w:r>
      </w:ins>
      <w:ins w:id="518" w:author="王骁tenet [2]" w:date="2021-03-17T14:32:45Z">
        <w:r>
          <w:rPr>
            <w:rFonts w:hint="eastAsia"/>
            <w:color w:val="000000"/>
            <w:sz w:val="24"/>
            <w:szCs w:val="24"/>
            <w:lang w:val="en-US" w:eastAsia="zh-Hans"/>
          </w:rPr>
          <w:t>的</w:t>
        </w:r>
      </w:ins>
      <w:ins w:id="519" w:author="王骁tenet [2]" w:date="2021-03-17T14:32:47Z">
        <w:r>
          <w:rPr>
            <w:rFonts w:hint="eastAsia"/>
            <w:color w:val="000000"/>
            <w:sz w:val="24"/>
            <w:szCs w:val="24"/>
            <w:lang w:val="en-US" w:eastAsia="zh-Hans"/>
          </w:rPr>
          <w:t>实现</w:t>
        </w:r>
      </w:ins>
      <w:ins w:id="520" w:author="王骁tenet [2]" w:date="2021-03-17T14:32:48Z">
        <w:r>
          <w:rPr>
            <w:rFonts w:hint="eastAsia"/>
            <w:color w:val="000000"/>
            <w:sz w:val="24"/>
            <w:szCs w:val="24"/>
            <w:lang w:val="en-US" w:eastAsia="zh-Hans"/>
          </w:rPr>
          <w:t>目标</w:t>
        </w:r>
      </w:ins>
      <w:ins w:id="521" w:author="王骁tenet [2]" w:date="2021-03-17T14:32:49Z">
        <w:r>
          <w:rPr>
            <w:rFonts w:hint="eastAsia"/>
            <w:color w:val="000000"/>
            <w:sz w:val="24"/>
            <w:szCs w:val="24"/>
            <w:lang w:val="en-US" w:eastAsia="zh-Hans"/>
          </w:rPr>
          <w:t>与</w:t>
        </w:r>
      </w:ins>
      <w:ins w:id="522" w:author="王骁tenet [2]" w:date="2021-03-17T14:32:50Z">
        <w:r>
          <w:rPr>
            <w:rFonts w:hint="eastAsia"/>
            <w:color w:val="000000"/>
            <w:sz w:val="24"/>
            <w:szCs w:val="24"/>
            <w:lang w:val="en-US" w:eastAsia="zh-Hans"/>
          </w:rPr>
          <w:t>目的</w:t>
        </w:r>
      </w:ins>
      <w:ins w:id="523" w:author="王骁tenet [2]" w:date="2021-03-17T14:32:55Z">
        <w:r>
          <w:rPr>
            <w:rFonts w:hint="default"/>
            <w:color w:val="000000"/>
            <w:sz w:val="24"/>
            <w:szCs w:val="24"/>
            <w:lang w:eastAsia="zh-Hans"/>
          </w:rPr>
          <w:t>，</w:t>
        </w:r>
      </w:ins>
      <w:ins w:id="524" w:author="王骁tenet [2]" w:date="2021-03-17T14:32:57Z">
        <w:r>
          <w:rPr>
            <w:rFonts w:hint="eastAsia"/>
            <w:color w:val="000000"/>
            <w:sz w:val="24"/>
            <w:szCs w:val="24"/>
            <w:lang w:val="en-US" w:eastAsia="zh-Hans"/>
          </w:rPr>
          <w:t>为</w:t>
        </w:r>
      </w:ins>
      <w:ins w:id="525" w:author="王骁tenet [2]" w:date="2021-03-17T14:33:05Z">
        <w:r>
          <w:rPr>
            <w:rFonts w:hint="eastAsia"/>
            <w:color w:val="000000"/>
            <w:sz w:val="24"/>
            <w:szCs w:val="24"/>
            <w:lang w:val="en-US" w:eastAsia="zh-Hans"/>
          </w:rPr>
          <w:t>效果</w:t>
        </w:r>
      </w:ins>
      <w:ins w:id="526" w:author="王骁tenet [2]" w:date="2021-03-17T14:33:06Z">
        <w:r>
          <w:rPr>
            <w:rFonts w:hint="eastAsia"/>
            <w:color w:val="000000"/>
            <w:sz w:val="24"/>
            <w:szCs w:val="24"/>
            <w:lang w:val="en-US" w:eastAsia="zh-Hans"/>
          </w:rPr>
          <w:t>评估</w:t>
        </w:r>
      </w:ins>
      <w:ins w:id="527" w:author="王骁tenet [2]" w:date="2021-03-17T14:33:09Z">
        <w:r>
          <w:rPr>
            <w:rFonts w:hint="eastAsia"/>
            <w:color w:val="000000"/>
            <w:sz w:val="24"/>
            <w:szCs w:val="24"/>
            <w:lang w:val="en-US" w:eastAsia="zh-Hans"/>
          </w:rPr>
          <w:t>提供</w:t>
        </w:r>
      </w:ins>
      <w:ins w:id="528" w:author="王骁tenet [2]" w:date="2021-03-17T14:33:10Z">
        <w:r>
          <w:rPr>
            <w:rFonts w:hint="eastAsia"/>
            <w:color w:val="000000"/>
            <w:sz w:val="24"/>
            <w:szCs w:val="24"/>
            <w:lang w:val="en-US" w:eastAsia="zh-Hans"/>
          </w:rPr>
          <w:t>合理</w:t>
        </w:r>
      </w:ins>
      <w:ins w:id="529" w:author="王骁tenet [2]" w:date="2021-03-17T14:33:12Z">
        <w:r>
          <w:rPr>
            <w:rFonts w:hint="eastAsia"/>
            <w:color w:val="000000"/>
            <w:sz w:val="24"/>
            <w:szCs w:val="24"/>
            <w:lang w:val="en-US" w:eastAsia="zh-Hans"/>
          </w:rPr>
          <w:t>参考</w:t>
        </w:r>
      </w:ins>
      <w:ins w:id="530" w:author="王骁tenet [2]" w:date="2021-03-17T14:33:12Z">
        <w:r>
          <w:rPr>
            <w:rFonts w:hint="default"/>
            <w:color w:val="000000"/>
            <w:sz w:val="24"/>
            <w:szCs w:val="24"/>
            <w:lang w:eastAsia="zh-Hans"/>
          </w:rPr>
          <w:t>。</w:t>
        </w:r>
      </w:ins>
    </w:p>
    <w:p>
      <w:pPr>
        <w:widowControl w:val="0"/>
        <w:snapToGrid/>
        <w:spacing w:line="240" w:lineRule="auto"/>
        <w:ind w:firstLine="420"/>
        <w:jc w:val="both"/>
        <w:pPrChange w:id="531" w:author="王骁tenet [2]" w:date="2021-03-17T14:06:19Z">
          <w:pPr>
            <w:widowControl/>
            <w:tabs>
              <w:tab w:val="left" w:pos="720"/>
            </w:tabs>
            <w:snapToGrid w:val="0"/>
            <w:spacing w:line="360" w:lineRule="auto"/>
            <w:jc w:val="left"/>
          </w:pPr>
        </w:pPrChange>
      </w:pPr>
    </w:p>
    <w:p>
      <w:pPr>
        <w:widowControl/>
        <w:tabs>
          <w:tab w:val="left" w:pos="720"/>
        </w:tabs>
        <w:snapToGrid w:val="0"/>
        <w:spacing w:line="360" w:lineRule="auto"/>
        <w:ind w:firstLine="420" w:firstLineChars="200"/>
        <w:jc w:val="left"/>
        <w:rPr>
          <w:color w:val="2E74B5"/>
        </w:rPr>
      </w:pPr>
    </w:p>
    <w:p>
      <w:pPr>
        <w:widowControl/>
        <w:tabs>
          <w:tab w:val="left" w:pos="720"/>
        </w:tabs>
        <w:snapToGrid w:val="0"/>
        <w:ind w:firstLine="420" w:firstLineChars="200"/>
        <w:jc w:val="left"/>
        <w:rPr>
          <w:kern w:val="0"/>
          <w:szCs w:val="21"/>
        </w:rPr>
      </w:pPr>
    </w:p>
    <w:p>
      <w:pPr>
        <w:widowControl/>
        <w:tabs>
          <w:tab w:val="left" w:pos="720"/>
        </w:tabs>
        <w:snapToGrid w:val="0"/>
        <w:ind w:firstLine="420" w:firstLineChars="200"/>
        <w:jc w:val="left"/>
        <w:rPr>
          <w:kern w:val="0"/>
          <w:szCs w:val="21"/>
        </w:rPr>
      </w:pPr>
    </w:p>
    <w:p>
      <w:pPr>
        <w:pStyle w:val="2"/>
        <w:spacing w:before="240" w:after="0" w:line="360" w:lineRule="auto"/>
        <w:rPr>
          <w:rFonts w:eastAsia="黑体"/>
          <w:sz w:val="30"/>
          <w:szCs w:val="30"/>
        </w:rPr>
      </w:pPr>
      <w:r>
        <w:rPr>
          <w:rFonts w:eastAsia="黑体"/>
          <w:sz w:val="30"/>
          <w:szCs w:val="30"/>
        </w:rPr>
        <w:t>六、项目计划进度</w:t>
      </w:r>
    </w:p>
    <w:p>
      <w:pPr>
        <w:pStyle w:val="3"/>
        <w:spacing w:before="0" w:after="0" w:line="360" w:lineRule="auto"/>
        <w:rPr>
          <w:rFonts w:ascii="Times New Roman" w:hAnsi="Times New Roman" w:eastAsia="黑体"/>
          <w:sz w:val="28"/>
        </w:rPr>
      </w:pPr>
      <w:r>
        <w:rPr>
          <w:rFonts w:ascii="Times New Roman" w:hAnsi="Times New Roman" w:eastAsia="黑体"/>
          <w:sz w:val="28"/>
        </w:rPr>
        <w:t>6.1 项目计划进度</w:t>
      </w:r>
    </w:p>
    <w:p>
      <w:pPr>
        <w:widowControl/>
        <w:tabs>
          <w:tab w:val="left" w:pos="720"/>
        </w:tabs>
        <w:snapToGrid w:val="0"/>
        <w:spacing w:line="440" w:lineRule="exact"/>
        <w:jc w:val="left"/>
        <w:rPr>
          <w:kern w:val="0"/>
          <w:sz w:val="24"/>
          <w:szCs w:val="24"/>
        </w:rPr>
      </w:pPr>
      <w:r>
        <w:rPr>
          <w:kern w:val="0"/>
          <w:sz w:val="24"/>
          <w:szCs w:val="24"/>
        </w:rPr>
        <w:t>本项目研究计划在</w:t>
      </w:r>
      <w:r>
        <w:rPr>
          <w:rFonts w:hint="eastAsia"/>
          <w:kern w:val="0"/>
          <w:sz w:val="24"/>
          <w:szCs w:val="24"/>
        </w:rPr>
        <w:t>两</w:t>
      </w:r>
      <w:r>
        <w:rPr>
          <w:kern w:val="0"/>
          <w:sz w:val="24"/>
          <w:szCs w:val="24"/>
        </w:rPr>
        <w:t>年内完成：</w:t>
      </w:r>
    </w:p>
    <w:tbl>
      <w:tblPr>
        <w:tblStyle w:val="14"/>
        <w:tblW w:w="9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1332"/>
        <w:gridCol w:w="3412"/>
        <w:gridCol w:w="2552"/>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top w:val="single" w:color="auto" w:sz="12" w:space="0"/>
              <w:left w:val="single" w:color="auto" w:sz="12" w:space="0"/>
            </w:tcBorders>
            <w:vAlign w:val="center"/>
          </w:tcPr>
          <w:p>
            <w:pPr>
              <w:widowControl/>
              <w:tabs>
                <w:tab w:val="left" w:pos="720"/>
              </w:tabs>
              <w:snapToGrid w:val="0"/>
              <w:jc w:val="center"/>
              <w:rPr>
                <w:b/>
                <w:kern w:val="0"/>
                <w:sz w:val="22"/>
                <w:szCs w:val="24"/>
              </w:rPr>
            </w:pPr>
            <w:r>
              <w:rPr>
                <w:b/>
                <w:kern w:val="0"/>
                <w:sz w:val="22"/>
                <w:szCs w:val="24"/>
              </w:rPr>
              <w:t>阶段</w:t>
            </w:r>
          </w:p>
        </w:tc>
        <w:tc>
          <w:tcPr>
            <w:tcW w:w="1332" w:type="dxa"/>
            <w:tcBorders>
              <w:top w:val="single" w:color="auto" w:sz="12" w:space="0"/>
            </w:tcBorders>
            <w:vAlign w:val="center"/>
          </w:tcPr>
          <w:p>
            <w:pPr>
              <w:widowControl/>
              <w:tabs>
                <w:tab w:val="left" w:pos="720"/>
              </w:tabs>
              <w:snapToGrid w:val="0"/>
              <w:jc w:val="center"/>
              <w:rPr>
                <w:b/>
                <w:kern w:val="0"/>
                <w:sz w:val="22"/>
                <w:szCs w:val="24"/>
              </w:rPr>
            </w:pPr>
            <w:r>
              <w:rPr>
                <w:b/>
                <w:kern w:val="0"/>
                <w:sz w:val="22"/>
                <w:szCs w:val="24"/>
              </w:rPr>
              <w:t>起止时间</w:t>
            </w:r>
          </w:p>
        </w:tc>
        <w:tc>
          <w:tcPr>
            <w:tcW w:w="3412" w:type="dxa"/>
            <w:tcBorders>
              <w:top w:val="single" w:color="auto" w:sz="12" w:space="0"/>
            </w:tcBorders>
            <w:vAlign w:val="center"/>
          </w:tcPr>
          <w:p>
            <w:pPr>
              <w:widowControl/>
              <w:tabs>
                <w:tab w:val="left" w:pos="720"/>
              </w:tabs>
              <w:snapToGrid w:val="0"/>
              <w:jc w:val="center"/>
              <w:rPr>
                <w:b/>
                <w:kern w:val="0"/>
                <w:sz w:val="22"/>
                <w:szCs w:val="24"/>
                <w:highlight w:val="green"/>
              </w:rPr>
            </w:pPr>
            <w:r>
              <w:rPr>
                <w:b/>
                <w:kern w:val="0"/>
                <w:sz w:val="22"/>
                <w:szCs w:val="24"/>
                <w:highlight w:val="green"/>
              </w:rPr>
              <w:t>研究内容</w:t>
            </w:r>
          </w:p>
        </w:tc>
        <w:tc>
          <w:tcPr>
            <w:tcW w:w="2552" w:type="dxa"/>
            <w:tcBorders>
              <w:top w:val="single" w:color="auto" w:sz="12" w:space="0"/>
              <w:right w:val="single" w:color="auto" w:sz="4" w:space="0"/>
            </w:tcBorders>
            <w:vAlign w:val="center"/>
          </w:tcPr>
          <w:p>
            <w:pPr>
              <w:widowControl/>
              <w:tabs>
                <w:tab w:val="left" w:pos="720"/>
              </w:tabs>
              <w:snapToGrid w:val="0"/>
              <w:jc w:val="center"/>
              <w:rPr>
                <w:b/>
                <w:kern w:val="0"/>
                <w:sz w:val="22"/>
                <w:szCs w:val="24"/>
                <w:highlight w:val="green"/>
              </w:rPr>
            </w:pPr>
            <w:r>
              <w:rPr>
                <w:b/>
                <w:kern w:val="0"/>
                <w:sz w:val="22"/>
                <w:szCs w:val="24"/>
                <w:highlight w:val="green"/>
              </w:rPr>
              <w:t>预期目标</w:t>
            </w:r>
          </w:p>
        </w:tc>
        <w:tc>
          <w:tcPr>
            <w:tcW w:w="1106" w:type="dxa"/>
            <w:tcBorders>
              <w:top w:val="single" w:color="auto" w:sz="12" w:space="0"/>
              <w:left w:val="single" w:color="auto" w:sz="4" w:space="0"/>
              <w:right w:val="single" w:color="auto" w:sz="12" w:space="0"/>
            </w:tcBorders>
            <w:vAlign w:val="center"/>
          </w:tcPr>
          <w:p>
            <w:pPr>
              <w:widowControl/>
              <w:tabs>
                <w:tab w:val="left" w:pos="720"/>
              </w:tabs>
              <w:snapToGrid w:val="0"/>
              <w:jc w:val="center"/>
              <w:rPr>
                <w:b/>
                <w:kern w:val="0"/>
                <w:sz w:val="22"/>
                <w:szCs w:val="24"/>
              </w:rPr>
            </w:pPr>
            <w:r>
              <w:rPr>
                <w:b/>
                <w:kern w:val="0"/>
                <w:sz w:val="22"/>
                <w:szCs w:val="24"/>
              </w:rPr>
              <w:t>资金</w:t>
            </w:r>
          </w:p>
          <w:p>
            <w:pPr>
              <w:widowControl/>
              <w:tabs>
                <w:tab w:val="left" w:pos="720"/>
              </w:tabs>
              <w:snapToGrid w:val="0"/>
              <w:jc w:val="center"/>
              <w:rPr>
                <w:b/>
                <w:kern w:val="0"/>
                <w:sz w:val="22"/>
                <w:szCs w:val="24"/>
              </w:rPr>
            </w:pPr>
            <w:r>
              <w:rPr>
                <w:b/>
                <w:kern w:val="0"/>
                <w:sz w:val="22"/>
                <w:szCs w:val="24"/>
              </w:rPr>
              <w:t>使用计划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第一阶段（半年）</w:t>
            </w:r>
          </w:p>
        </w:tc>
        <w:tc>
          <w:tcPr>
            <w:tcW w:w="1332" w:type="dxa"/>
            <w:vAlign w:val="center"/>
          </w:tcPr>
          <w:p>
            <w:pPr>
              <w:widowControl/>
              <w:tabs>
                <w:tab w:val="left" w:pos="720"/>
              </w:tabs>
              <w:snapToGrid w:val="0"/>
              <w:jc w:val="left"/>
              <w:rPr>
                <w:kern w:val="0"/>
                <w:sz w:val="22"/>
                <w:szCs w:val="24"/>
              </w:rPr>
            </w:pPr>
            <w:r>
              <w:rPr>
                <w:kern w:val="0"/>
                <w:sz w:val="22"/>
                <w:szCs w:val="24"/>
              </w:rPr>
              <w:t>2021.3.1至</w:t>
            </w:r>
          </w:p>
          <w:p>
            <w:pPr>
              <w:widowControl/>
              <w:tabs>
                <w:tab w:val="left" w:pos="720"/>
              </w:tabs>
              <w:snapToGrid w:val="0"/>
              <w:jc w:val="left"/>
              <w:rPr>
                <w:kern w:val="0"/>
                <w:sz w:val="22"/>
                <w:szCs w:val="24"/>
              </w:rPr>
            </w:pPr>
            <w:r>
              <w:rPr>
                <w:kern w:val="0"/>
                <w:sz w:val="22"/>
                <w:szCs w:val="24"/>
              </w:rPr>
              <w:t>2021.8.31</w:t>
            </w:r>
          </w:p>
        </w:tc>
        <w:tc>
          <w:tcPr>
            <w:tcW w:w="3412" w:type="dxa"/>
            <w:vAlign w:val="center"/>
          </w:tcPr>
          <w:p>
            <w:pPr>
              <w:widowControl/>
              <w:numPr>
                <w:ilvl w:val="0"/>
                <w:numId w:val="3"/>
                <w:ins w:id="533" w:author="王骁tenet [2]" w:date="2021-03-17T14:40:00Z"/>
              </w:numPr>
              <w:tabs>
                <w:tab w:val="left" w:pos="720"/>
              </w:tabs>
              <w:snapToGrid w:val="0"/>
              <w:jc w:val="left"/>
              <w:rPr>
                <w:ins w:id="534" w:author="王骁tenet [2]" w:date="2021-03-17T14:39:04Z"/>
                <w:rFonts w:hint="default"/>
                <w:kern w:val="0"/>
                <w:sz w:val="22"/>
                <w:szCs w:val="24"/>
                <w:lang w:eastAsia="zh-Hans"/>
              </w:rPr>
              <w:pPrChange w:id="532" w:author="王骁tenet [2]" w:date="2021-03-17T14:40:00Z">
                <w:pPr>
                  <w:widowControl/>
                  <w:tabs>
                    <w:tab w:val="left" w:pos="720"/>
                  </w:tabs>
                  <w:snapToGrid w:val="0"/>
                  <w:jc w:val="left"/>
                </w:pPr>
              </w:pPrChange>
            </w:pPr>
            <w:ins w:id="535" w:author="王骁tenet [2]" w:date="2021-03-17T14:36:03Z">
              <w:r>
                <w:rPr>
                  <w:rFonts w:hint="eastAsia"/>
                  <w:kern w:val="0"/>
                  <w:sz w:val="22"/>
                  <w:szCs w:val="24"/>
                  <w:lang w:val="en-US" w:eastAsia="zh-Hans"/>
                </w:rPr>
                <w:t>结合</w:t>
              </w:r>
            </w:ins>
            <w:ins w:id="536" w:author="王骁tenet [2]" w:date="2021-03-17T14:34:51Z">
              <w:r>
                <w:rPr>
                  <w:rFonts w:hint="eastAsia"/>
                  <w:kern w:val="0"/>
                  <w:sz w:val="22"/>
                  <w:szCs w:val="24"/>
                  <w:lang w:val="en-US" w:eastAsia="zh-Hans"/>
                </w:rPr>
                <w:t>开放物联</w:t>
              </w:r>
            </w:ins>
            <w:ins w:id="537" w:author="王骁tenet [2]" w:date="2021-03-17T14:34:55Z">
              <w:r>
                <w:rPr>
                  <w:rFonts w:hint="eastAsia"/>
                  <w:kern w:val="0"/>
                  <w:sz w:val="22"/>
                  <w:szCs w:val="24"/>
                  <w:lang w:val="en-US" w:eastAsia="zh-Hans"/>
                </w:rPr>
                <w:t>对</w:t>
              </w:r>
            </w:ins>
            <w:ins w:id="538" w:author="王骁tenet [2]" w:date="2021-03-17T14:34:56Z">
              <w:r>
                <w:rPr>
                  <w:rFonts w:hint="eastAsia"/>
                  <w:kern w:val="0"/>
                  <w:sz w:val="22"/>
                  <w:szCs w:val="24"/>
                  <w:lang w:val="en-US" w:eastAsia="zh-Hans"/>
                </w:rPr>
                <w:t>数据</w:t>
              </w:r>
            </w:ins>
            <w:ins w:id="539" w:author="王骁tenet [2]" w:date="2021-03-17T14:35:02Z">
              <w:r>
                <w:rPr>
                  <w:rFonts w:hint="eastAsia"/>
                  <w:kern w:val="0"/>
                  <w:sz w:val="22"/>
                  <w:szCs w:val="24"/>
                  <w:lang w:val="en-US" w:eastAsia="zh-Hans"/>
                </w:rPr>
                <w:t>封装</w:t>
              </w:r>
            </w:ins>
            <w:ins w:id="540" w:author="王骁tenet [2]" w:date="2021-03-17T14:35:07Z">
              <w:r>
                <w:rPr>
                  <w:rFonts w:hint="eastAsia"/>
                  <w:kern w:val="0"/>
                  <w:sz w:val="22"/>
                  <w:szCs w:val="24"/>
                  <w:lang w:val="en-US" w:eastAsia="zh-Hans"/>
                </w:rPr>
                <w:t>格式</w:t>
              </w:r>
            </w:ins>
            <w:ins w:id="541" w:author="王骁tenet [2]" w:date="2021-03-17T14:35:08Z">
              <w:r>
                <w:rPr>
                  <w:rFonts w:hint="eastAsia"/>
                  <w:kern w:val="0"/>
                  <w:sz w:val="22"/>
                  <w:szCs w:val="24"/>
                  <w:lang w:val="en-US" w:eastAsia="zh-Hans"/>
                </w:rPr>
                <w:t>需求的</w:t>
              </w:r>
            </w:ins>
            <w:ins w:id="542" w:author="王骁tenet [2]" w:date="2021-03-17T14:35:46Z">
              <w:r>
                <w:rPr>
                  <w:rFonts w:hint="eastAsia"/>
                  <w:kern w:val="0"/>
                  <w:sz w:val="22"/>
                  <w:szCs w:val="24"/>
                  <w:lang w:val="en-US" w:eastAsia="zh-Hans"/>
                </w:rPr>
                <w:t>深入</w:t>
              </w:r>
            </w:ins>
            <w:ins w:id="543" w:author="王骁tenet [2]" w:date="2021-03-17T14:35:09Z">
              <w:r>
                <w:rPr>
                  <w:rFonts w:hint="eastAsia"/>
                  <w:kern w:val="0"/>
                  <w:sz w:val="22"/>
                  <w:szCs w:val="24"/>
                  <w:lang w:val="en-US" w:eastAsia="zh-Hans"/>
                </w:rPr>
                <w:t>调研</w:t>
              </w:r>
            </w:ins>
            <w:ins w:id="544" w:author="王骁tenet [2]" w:date="2021-03-17T14:35:32Z">
              <w:r>
                <w:rPr>
                  <w:rFonts w:hint="default"/>
                  <w:kern w:val="0"/>
                  <w:sz w:val="22"/>
                  <w:szCs w:val="24"/>
                  <w:lang w:eastAsia="zh-Hans"/>
                </w:rPr>
                <w:t>，</w:t>
              </w:r>
            </w:ins>
            <w:ins w:id="545" w:author="王骁tenet [2]" w:date="2021-03-17T14:36:11Z">
              <w:r>
                <w:rPr>
                  <w:rFonts w:hint="eastAsia"/>
                  <w:kern w:val="0"/>
                  <w:sz w:val="22"/>
                  <w:szCs w:val="24"/>
                  <w:lang w:val="en-US" w:eastAsia="zh-Hans"/>
                </w:rPr>
                <w:t>开展对</w:t>
              </w:r>
            </w:ins>
            <w:ins w:id="546" w:author="王骁tenet [2]" w:date="2021-03-17T14:36:15Z">
              <w:r>
                <w:rPr>
                  <w:rFonts w:hint="eastAsia"/>
                  <w:kern w:val="0"/>
                  <w:sz w:val="22"/>
                  <w:szCs w:val="24"/>
                  <w:lang w:val="en-US" w:eastAsia="zh-Hans"/>
                </w:rPr>
                <w:t>用于</w:t>
              </w:r>
            </w:ins>
            <w:ins w:id="547" w:author="王骁tenet [2]" w:date="2021-03-17T14:36:16Z">
              <w:r>
                <w:rPr>
                  <w:rFonts w:hint="eastAsia"/>
                  <w:kern w:val="0"/>
                  <w:sz w:val="22"/>
                  <w:szCs w:val="24"/>
                  <w:lang w:val="en-US" w:eastAsia="zh-Hans"/>
                </w:rPr>
                <w:t>设备</w:t>
              </w:r>
            </w:ins>
            <w:ins w:id="548" w:author="王骁tenet [2]" w:date="2021-03-17T14:36:18Z">
              <w:r>
                <w:rPr>
                  <w:rFonts w:hint="eastAsia"/>
                  <w:kern w:val="0"/>
                  <w:sz w:val="22"/>
                  <w:szCs w:val="24"/>
                  <w:lang w:val="en-US" w:eastAsia="zh-Hans"/>
                </w:rPr>
                <w:t>自描述</w:t>
              </w:r>
            </w:ins>
            <w:ins w:id="549" w:author="王骁tenet [2]" w:date="2021-03-17T14:36:19Z">
              <w:r>
                <w:rPr>
                  <w:rFonts w:hint="eastAsia"/>
                  <w:kern w:val="0"/>
                  <w:sz w:val="22"/>
                  <w:szCs w:val="24"/>
                  <w:lang w:val="en-US" w:eastAsia="zh-Hans"/>
                </w:rPr>
                <w:t>能力</w:t>
              </w:r>
            </w:ins>
            <w:ins w:id="550" w:author="王骁tenet [2]" w:date="2021-03-17T14:36:24Z">
              <w:r>
                <w:rPr>
                  <w:rFonts w:hint="eastAsia"/>
                  <w:kern w:val="0"/>
                  <w:sz w:val="22"/>
                  <w:szCs w:val="24"/>
                  <w:lang w:val="en-US" w:eastAsia="zh-Hans"/>
                </w:rPr>
                <w:t>的</w:t>
              </w:r>
            </w:ins>
            <w:ins w:id="551" w:author="王骁tenet [2]" w:date="2021-03-17T14:36:25Z">
              <w:r>
                <w:rPr>
                  <w:rFonts w:hint="eastAsia"/>
                  <w:kern w:val="0"/>
                  <w:sz w:val="22"/>
                  <w:szCs w:val="24"/>
                  <w:lang w:val="en-US" w:eastAsia="zh-Hans"/>
                </w:rPr>
                <w:t>标准</w:t>
              </w:r>
            </w:ins>
            <w:ins w:id="552" w:author="王骁tenet [2]" w:date="2021-03-17T14:36:26Z">
              <w:r>
                <w:rPr>
                  <w:rFonts w:hint="eastAsia"/>
                  <w:kern w:val="0"/>
                  <w:sz w:val="22"/>
                  <w:szCs w:val="24"/>
                  <w:lang w:val="en-US" w:eastAsia="zh-Hans"/>
                </w:rPr>
                <w:t>数据</w:t>
              </w:r>
            </w:ins>
            <w:ins w:id="553" w:author="王骁tenet [2]" w:date="2021-03-17T14:36:27Z">
              <w:r>
                <w:rPr>
                  <w:rFonts w:hint="eastAsia"/>
                  <w:kern w:val="0"/>
                  <w:sz w:val="22"/>
                  <w:szCs w:val="24"/>
                  <w:lang w:val="en-US" w:eastAsia="zh-Hans"/>
                </w:rPr>
                <w:t>封装</w:t>
              </w:r>
            </w:ins>
            <w:ins w:id="554" w:author="王骁tenet [2]" w:date="2021-03-17T14:36:29Z">
              <w:r>
                <w:rPr>
                  <w:rFonts w:hint="eastAsia"/>
                  <w:kern w:val="0"/>
                  <w:sz w:val="22"/>
                  <w:szCs w:val="24"/>
                  <w:lang w:val="en-US" w:eastAsia="zh-Hans"/>
                </w:rPr>
                <w:t>格式</w:t>
              </w:r>
            </w:ins>
            <w:ins w:id="555" w:author="王骁tenet [2]" w:date="2021-03-17T14:36:30Z">
              <w:r>
                <w:rPr>
                  <w:rFonts w:hint="eastAsia"/>
                  <w:kern w:val="0"/>
                  <w:sz w:val="22"/>
                  <w:szCs w:val="24"/>
                  <w:lang w:val="en-US" w:eastAsia="zh-Hans"/>
                </w:rPr>
                <w:t>设计</w:t>
              </w:r>
            </w:ins>
            <w:ins w:id="556" w:author="王骁tenet [2]" w:date="2021-03-17T14:35:23Z">
              <w:r>
                <w:rPr>
                  <w:rFonts w:hint="default"/>
                  <w:kern w:val="0"/>
                  <w:sz w:val="22"/>
                  <w:szCs w:val="24"/>
                  <w:lang w:eastAsia="zh-Hans"/>
                </w:rPr>
                <w:t>；</w:t>
              </w:r>
            </w:ins>
          </w:p>
          <w:p>
            <w:pPr>
              <w:widowControl/>
              <w:numPr>
                <w:ilvl w:val="0"/>
                <w:numId w:val="3"/>
                <w:ins w:id="558" w:author="王骁tenet [2]" w:date="2021-03-17T14:39:16Z"/>
              </w:numPr>
              <w:tabs>
                <w:tab w:val="left" w:pos="720"/>
              </w:tabs>
              <w:snapToGrid w:val="0"/>
              <w:jc w:val="left"/>
              <w:rPr>
                <w:ins w:id="559" w:author="王骁tenet [2]" w:date="2021-03-17T14:40:02Z"/>
                <w:kern w:val="0"/>
                <w:sz w:val="22"/>
                <w:szCs w:val="24"/>
              </w:rPr>
              <w:pPrChange w:id="557" w:author="王骁tenet [2]" w:date="2021-03-17T14:39:16Z">
                <w:pPr>
                  <w:widowControl/>
                  <w:tabs>
                    <w:tab w:val="left" w:pos="720"/>
                  </w:tabs>
                  <w:snapToGrid w:val="0"/>
                  <w:jc w:val="left"/>
                </w:pPr>
              </w:pPrChange>
            </w:pPr>
            <w:ins w:id="560" w:author="王骁tenet [2]" w:date="2021-03-17T14:36:40Z">
              <w:r>
                <w:rPr>
                  <w:rFonts w:hint="eastAsia"/>
                  <w:kern w:val="0"/>
                  <w:sz w:val="22"/>
                  <w:szCs w:val="24"/>
                  <w:lang w:val="en-US" w:eastAsia="zh-Hans"/>
                </w:rPr>
                <w:t>设计</w:t>
              </w:r>
            </w:ins>
            <w:ins w:id="561" w:author="王骁tenet [2]" w:date="2021-03-17T14:36:42Z">
              <w:r>
                <w:rPr>
                  <w:rFonts w:hint="eastAsia"/>
                  <w:kern w:val="0"/>
                  <w:sz w:val="22"/>
                  <w:szCs w:val="24"/>
                  <w:lang w:val="en-US" w:eastAsia="zh-Hans"/>
                </w:rPr>
                <w:t>实验</w:t>
              </w:r>
            </w:ins>
            <w:ins w:id="562" w:author="王骁tenet [2]" w:date="2021-03-17T14:36:43Z">
              <w:r>
                <w:rPr>
                  <w:rFonts w:hint="eastAsia"/>
                  <w:kern w:val="0"/>
                  <w:sz w:val="22"/>
                  <w:szCs w:val="24"/>
                  <w:lang w:val="en-US" w:eastAsia="zh-Hans"/>
                </w:rPr>
                <w:t>系统</w:t>
              </w:r>
            </w:ins>
            <w:ins w:id="563" w:author="王骁tenet [2]" w:date="2021-03-17T14:36:43Z">
              <w:r>
                <w:rPr>
                  <w:rFonts w:hint="default"/>
                  <w:kern w:val="0"/>
                  <w:sz w:val="22"/>
                  <w:szCs w:val="24"/>
                  <w:lang w:eastAsia="zh-Hans"/>
                </w:rPr>
                <w:t>，</w:t>
              </w:r>
            </w:ins>
            <w:ins w:id="564" w:author="王骁tenet [2]" w:date="2021-03-17T14:36:45Z">
              <w:r>
                <w:rPr>
                  <w:rFonts w:hint="eastAsia"/>
                  <w:kern w:val="0"/>
                  <w:sz w:val="22"/>
                  <w:szCs w:val="24"/>
                  <w:lang w:val="en-US" w:eastAsia="zh-Hans"/>
                </w:rPr>
                <w:t>对</w:t>
              </w:r>
            </w:ins>
            <w:ins w:id="565" w:author="王骁tenet [2]" w:date="2021-03-17T14:36:52Z">
              <w:r>
                <w:rPr>
                  <w:rFonts w:hint="eastAsia"/>
                  <w:kern w:val="0"/>
                  <w:sz w:val="22"/>
                  <w:szCs w:val="24"/>
                  <w:lang w:val="en-US" w:eastAsia="zh-Hans"/>
                </w:rPr>
                <w:t>设备</w:t>
              </w:r>
            </w:ins>
            <w:ins w:id="566" w:author="王骁tenet [2]" w:date="2021-03-17T14:36:54Z">
              <w:r>
                <w:rPr>
                  <w:rFonts w:hint="eastAsia"/>
                  <w:kern w:val="0"/>
                  <w:sz w:val="22"/>
                  <w:szCs w:val="24"/>
                  <w:lang w:val="en-US" w:eastAsia="zh-Hans"/>
                </w:rPr>
                <w:t>自描述</w:t>
              </w:r>
            </w:ins>
            <w:ins w:id="567" w:author="王骁tenet [2]" w:date="2021-03-17T14:36:57Z">
              <w:r>
                <w:rPr>
                  <w:rFonts w:hint="eastAsia"/>
                  <w:kern w:val="0"/>
                  <w:sz w:val="22"/>
                  <w:szCs w:val="24"/>
                  <w:lang w:val="en-US" w:eastAsia="zh-Hans"/>
                </w:rPr>
                <w:t>能力</w:t>
              </w:r>
            </w:ins>
            <w:ins w:id="568" w:author="王骁tenet [2]" w:date="2021-03-17T14:36:58Z">
              <w:r>
                <w:rPr>
                  <w:rFonts w:hint="eastAsia"/>
                  <w:kern w:val="0"/>
                  <w:sz w:val="22"/>
                  <w:szCs w:val="24"/>
                  <w:lang w:val="en-US" w:eastAsia="zh-Hans"/>
                </w:rPr>
                <w:t>进行</w:t>
              </w:r>
            </w:ins>
            <w:ins w:id="569" w:author="王骁tenet [2]" w:date="2021-03-17T14:37:02Z">
              <w:r>
                <w:rPr>
                  <w:rFonts w:hint="eastAsia"/>
                  <w:kern w:val="0"/>
                  <w:sz w:val="22"/>
                  <w:szCs w:val="24"/>
                  <w:lang w:val="en-US" w:eastAsia="zh-Hans"/>
                </w:rPr>
                <w:t>仿真</w:t>
              </w:r>
            </w:ins>
            <w:ins w:id="570" w:author="王骁tenet [2]" w:date="2021-03-17T14:37:02Z">
              <w:r>
                <w:rPr>
                  <w:rFonts w:hint="default"/>
                  <w:kern w:val="0"/>
                  <w:sz w:val="22"/>
                  <w:szCs w:val="24"/>
                  <w:lang w:eastAsia="zh-Hans"/>
                </w:rPr>
                <w:t>，</w:t>
              </w:r>
            </w:ins>
            <w:ins w:id="571" w:author="王骁tenet [2]" w:date="2021-03-17T14:37:03Z">
              <w:r>
                <w:rPr>
                  <w:rFonts w:hint="eastAsia"/>
                  <w:kern w:val="0"/>
                  <w:sz w:val="22"/>
                  <w:szCs w:val="24"/>
                  <w:lang w:val="en-US" w:eastAsia="zh-Hans"/>
                </w:rPr>
                <w:t>验证</w:t>
              </w:r>
            </w:ins>
            <w:ins w:id="572" w:author="王骁tenet [2]" w:date="2021-03-17T14:37:05Z">
              <w:r>
                <w:rPr>
                  <w:rFonts w:hint="eastAsia"/>
                  <w:kern w:val="0"/>
                  <w:sz w:val="22"/>
                  <w:szCs w:val="24"/>
                  <w:lang w:val="en-US" w:eastAsia="zh-Hans"/>
                </w:rPr>
                <w:t>可行性</w:t>
              </w:r>
            </w:ins>
            <w:ins w:id="573" w:author="王骁tenet [2]" w:date="2021-03-17T14:37:06Z">
              <w:r>
                <w:rPr>
                  <w:rFonts w:hint="default"/>
                  <w:kern w:val="0"/>
                  <w:sz w:val="22"/>
                  <w:szCs w:val="24"/>
                  <w:lang w:eastAsia="zh-Hans"/>
                </w:rPr>
                <w:t>；</w:t>
              </w:r>
            </w:ins>
          </w:p>
          <w:p>
            <w:pPr>
              <w:widowControl/>
              <w:numPr>
                <w:ilvl w:val="0"/>
                <w:numId w:val="3"/>
                <w:ins w:id="575" w:author="王骁tenet [2]" w:date="2021-03-17T14:39:16Z"/>
              </w:numPr>
              <w:tabs>
                <w:tab w:val="left" w:pos="720"/>
              </w:tabs>
              <w:snapToGrid w:val="0"/>
              <w:jc w:val="left"/>
              <w:rPr>
                <w:ins w:id="576" w:author="王骁tenet [2]" w:date="2021-03-17T14:39:16Z"/>
                <w:kern w:val="0"/>
                <w:sz w:val="22"/>
                <w:szCs w:val="24"/>
              </w:rPr>
              <w:pPrChange w:id="574" w:author="王骁tenet [2]" w:date="2021-03-17T14:39:16Z">
                <w:pPr>
                  <w:widowControl/>
                  <w:tabs>
                    <w:tab w:val="left" w:pos="720"/>
                  </w:tabs>
                  <w:snapToGrid w:val="0"/>
                  <w:jc w:val="left"/>
                </w:pPr>
              </w:pPrChange>
            </w:pPr>
            <w:ins w:id="577" w:author="王骁tenet [2]" w:date="2021-03-17T14:40:04Z">
              <w:r>
                <w:rPr>
                  <w:rFonts w:hint="eastAsia"/>
                  <w:kern w:val="0"/>
                  <w:sz w:val="22"/>
                  <w:szCs w:val="24"/>
                  <w:lang w:val="en-US" w:eastAsia="zh-Hans"/>
                </w:rPr>
                <w:t>明确</w:t>
              </w:r>
            </w:ins>
            <w:ins w:id="578" w:author="王骁tenet [2]" w:date="2021-03-17T14:40:33Z">
              <w:r>
                <w:rPr>
                  <w:rFonts w:hint="eastAsia"/>
                  <w:kern w:val="0"/>
                  <w:sz w:val="22"/>
                  <w:szCs w:val="24"/>
                  <w:lang w:val="en-US" w:eastAsia="zh-Hans"/>
                </w:rPr>
                <w:t>具备</w:t>
              </w:r>
            </w:ins>
            <w:ins w:id="579" w:author="王骁tenet [2]" w:date="2021-03-17T14:40:35Z">
              <w:r>
                <w:rPr>
                  <w:rFonts w:hint="eastAsia"/>
                  <w:kern w:val="0"/>
                  <w:sz w:val="22"/>
                  <w:szCs w:val="24"/>
                  <w:lang w:val="en-US" w:eastAsia="zh-Hans"/>
                </w:rPr>
                <w:t>自描述</w:t>
              </w:r>
            </w:ins>
            <w:ins w:id="580" w:author="王骁tenet [2]" w:date="2021-03-17T14:40:37Z">
              <w:r>
                <w:rPr>
                  <w:rFonts w:hint="eastAsia"/>
                  <w:kern w:val="0"/>
                  <w:sz w:val="22"/>
                  <w:szCs w:val="24"/>
                  <w:lang w:val="en-US" w:eastAsia="zh-Hans"/>
                </w:rPr>
                <w:t>能力的</w:t>
              </w:r>
            </w:ins>
            <w:ins w:id="581" w:author="王骁tenet [2]" w:date="2021-03-17T14:40:39Z">
              <w:r>
                <w:rPr>
                  <w:rFonts w:hint="eastAsia"/>
                  <w:kern w:val="0"/>
                  <w:sz w:val="22"/>
                  <w:szCs w:val="24"/>
                  <w:lang w:val="en-US" w:eastAsia="zh-Hans"/>
                </w:rPr>
                <w:t>芯片的</w:t>
              </w:r>
            </w:ins>
            <w:ins w:id="582" w:author="王骁tenet [2]" w:date="2021-03-17T14:40:47Z">
              <w:r>
                <w:rPr>
                  <w:rFonts w:hint="eastAsia"/>
                  <w:kern w:val="0"/>
                  <w:sz w:val="22"/>
                  <w:szCs w:val="24"/>
                  <w:lang w:val="en-US" w:eastAsia="zh-Hans"/>
                </w:rPr>
                <w:t>指标</w:t>
              </w:r>
            </w:ins>
            <w:ins w:id="583" w:author="王骁tenet [2]" w:date="2021-03-17T14:40:48Z">
              <w:r>
                <w:rPr>
                  <w:rFonts w:hint="eastAsia"/>
                  <w:kern w:val="0"/>
                  <w:sz w:val="22"/>
                  <w:szCs w:val="24"/>
                  <w:lang w:val="en-US" w:eastAsia="zh-Hans"/>
                </w:rPr>
                <w:t>与</w:t>
              </w:r>
            </w:ins>
            <w:ins w:id="584" w:author="王骁tenet [2]" w:date="2021-03-17T14:40:52Z">
              <w:r>
                <w:rPr>
                  <w:rFonts w:hint="eastAsia"/>
                  <w:kern w:val="0"/>
                  <w:sz w:val="22"/>
                  <w:szCs w:val="24"/>
                  <w:lang w:val="en-US" w:eastAsia="zh-Hans"/>
                </w:rPr>
                <w:t>设计</w:t>
              </w:r>
            </w:ins>
            <w:ins w:id="585" w:author="王骁tenet [2]" w:date="2021-03-17T14:40:53Z">
              <w:r>
                <w:rPr>
                  <w:rFonts w:hint="eastAsia"/>
                  <w:kern w:val="0"/>
                  <w:sz w:val="22"/>
                  <w:szCs w:val="24"/>
                  <w:lang w:val="en-US" w:eastAsia="zh-Hans"/>
                </w:rPr>
                <w:t>方案</w:t>
              </w:r>
            </w:ins>
            <w:ins w:id="586" w:author="王骁tenet [2]" w:date="2021-03-17T14:40:54Z">
              <w:r>
                <w:rPr>
                  <w:rFonts w:hint="default"/>
                  <w:kern w:val="0"/>
                  <w:sz w:val="22"/>
                  <w:szCs w:val="24"/>
                  <w:lang w:eastAsia="zh-Hans"/>
                </w:rPr>
                <w:t>，</w:t>
              </w:r>
            </w:ins>
            <w:ins w:id="587" w:author="王骁tenet [2]" w:date="2021-03-17T14:41:03Z">
              <w:r>
                <w:rPr>
                  <w:rFonts w:hint="eastAsia"/>
                  <w:kern w:val="0"/>
                  <w:sz w:val="22"/>
                  <w:szCs w:val="24"/>
                  <w:lang w:val="en-US" w:eastAsia="zh-Hans"/>
                </w:rPr>
                <w:t>开发</w:t>
              </w:r>
            </w:ins>
            <w:ins w:id="588" w:author="王骁tenet [2]" w:date="2021-03-17T14:41:05Z">
              <w:r>
                <w:rPr>
                  <w:rFonts w:hint="eastAsia"/>
                  <w:kern w:val="0"/>
                  <w:sz w:val="22"/>
                  <w:szCs w:val="24"/>
                  <w:lang w:val="en-US" w:eastAsia="zh-Hans"/>
                </w:rPr>
                <w:t>专用</w:t>
              </w:r>
            </w:ins>
            <w:ins w:id="589" w:author="王骁tenet [2]" w:date="2021-03-17T14:41:09Z">
              <w:r>
                <w:rPr>
                  <w:rFonts w:hint="eastAsia"/>
                  <w:kern w:val="0"/>
                  <w:sz w:val="22"/>
                  <w:szCs w:val="24"/>
                  <w:lang w:val="en-US" w:eastAsia="zh-Hans"/>
                </w:rPr>
                <w:t>芯片</w:t>
              </w:r>
            </w:ins>
            <w:ins w:id="590" w:author="王骁tenet [2]" w:date="2021-03-17T14:41:10Z">
              <w:r>
                <w:rPr>
                  <w:rFonts w:hint="default"/>
                  <w:kern w:val="0"/>
                  <w:sz w:val="22"/>
                  <w:szCs w:val="24"/>
                  <w:lang w:eastAsia="zh-Hans"/>
                </w:rPr>
                <w:t>；</w:t>
              </w:r>
            </w:ins>
          </w:p>
          <w:p>
            <w:pPr>
              <w:widowControl/>
              <w:numPr>
                <w:ilvl w:val="0"/>
                <w:numId w:val="3"/>
                <w:ins w:id="592" w:author="王骁tenet [2]" w:date="2021-03-17T14:39:16Z"/>
              </w:numPr>
              <w:tabs>
                <w:tab w:val="left" w:pos="720"/>
              </w:tabs>
              <w:snapToGrid w:val="0"/>
              <w:jc w:val="left"/>
              <w:rPr>
                <w:kern w:val="0"/>
                <w:sz w:val="22"/>
                <w:szCs w:val="24"/>
              </w:rPr>
              <w:pPrChange w:id="591" w:author="王骁tenet [2]" w:date="2021-03-17T14:39:16Z">
                <w:pPr>
                  <w:widowControl/>
                  <w:tabs>
                    <w:tab w:val="left" w:pos="720"/>
                  </w:tabs>
                  <w:snapToGrid w:val="0"/>
                  <w:jc w:val="left"/>
                </w:pPr>
              </w:pPrChange>
            </w:pPr>
            <w:ins w:id="593" w:author="王骁tenet [2]" w:date="2021-03-17T14:37:15Z">
              <w:r>
                <w:rPr>
                  <w:rFonts w:hint="eastAsia"/>
                  <w:kern w:val="0"/>
                  <w:sz w:val="22"/>
                  <w:szCs w:val="24"/>
                  <w:lang w:val="en-US" w:eastAsia="zh-Hans"/>
                </w:rPr>
                <w:t>开展</w:t>
              </w:r>
            </w:ins>
            <w:ins w:id="594" w:author="王骁tenet [2]" w:date="2021-03-17T14:37:24Z">
              <w:r>
                <w:rPr>
                  <w:rFonts w:hint="eastAsia"/>
                  <w:kern w:val="0"/>
                  <w:sz w:val="22"/>
                  <w:szCs w:val="24"/>
                  <w:lang w:val="en-US" w:eastAsia="zh-Hans"/>
                </w:rPr>
                <w:t>e</w:t>
              </w:r>
            </w:ins>
            <w:ins w:id="595" w:author="王骁tenet [2]" w:date="2021-03-17T14:37:26Z">
              <w:r>
                <w:rPr>
                  <w:rFonts w:hint="eastAsia"/>
                  <w:kern w:val="0"/>
                  <w:sz w:val="22"/>
                  <w:szCs w:val="24"/>
                  <w:lang w:val="en-US" w:eastAsia="zh-Hans"/>
                </w:rPr>
                <w:t>NDOS</w:t>
              </w:r>
            </w:ins>
            <w:ins w:id="596" w:author="王骁tenet [2]" w:date="2021-03-17T14:37:29Z">
              <w:r>
                <w:rPr>
                  <w:rFonts w:hint="eastAsia"/>
                  <w:kern w:val="0"/>
                  <w:sz w:val="22"/>
                  <w:szCs w:val="24"/>
                  <w:lang w:val="en-US" w:eastAsia="zh-Hans"/>
                </w:rPr>
                <w:t>操作</w:t>
              </w:r>
            </w:ins>
            <w:ins w:id="597" w:author="王骁tenet [2]" w:date="2021-03-17T14:37:30Z">
              <w:r>
                <w:rPr>
                  <w:rFonts w:hint="eastAsia"/>
                  <w:kern w:val="0"/>
                  <w:sz w:val="22"/>
                  <w:szCs w:val="24"/>
                  <w:lang w:val="en-US" w:eastAsia="zh-Hans"/>
                </w:rPr>
                <w:t>系统</w:t>
              </w:r>
            </w:ins>
            <w:ins w:id="598" w:author="王骁tenet [2]" w:date="2021-03-17T14:37:42Z">
              <w:r>
                <w:rPr>
                  <w:rFonts w:hint="eastAsia"/>
                  <w:kern w:val="0"/>
                  <w:sz w:val="22"/>
                  <w:szCs w:val="24"/>
                  <w:lang w:val="en-US" w:eastAsia="zh-Hans"/>
                </w:rPr>
                <w:t>的</w:t>
              </w:r>
            </w:ins>
            <w:ins w:id="599" w:author="王骁tenet [2]" w:date="2021-03-17T14:38:03Z">
              <w:r>
                <w:rPr>
                  <w:rFonts w:hint="eastAsia"/>
                  <w:kern w:val="0"/>
                  <w:sz w:val="22"/>
                  <w:szCs w:val="24"/>
                  <w:lang w:val="en-US" w:eastAsia="zh-Hans"/>
                </w:rPr>
                <w:t>访问控制</w:t>
              </w:r>
            </w:ins>
            <w:ins w:id="600" w:author="王骁tenet [2]" w:date="2021-03-17T14:38:05Z">
              <w:r>
                <w:rPr>
                  <w:rFonts w:hint="eastAsia"/>
                  <w:kern w:val="0"/>
                  <w:sz w:val="22"/>
                  <w:szCs w:val="24"/>
                  <w:lang w:val="en-US" w:eastAsia="zh-Hans"/>
                </w:rPr>
                <w:t>子层</w:t>
              </w:r>
            </w:ins>
            <w:ins w:id="601" w:author="王骁tenet [2]" w:date="2021-03-17T14:38:06Z">
              <w:r>
                <w:rPr>
                  <w:rFonts w:hint="eastAsia"/>
                  <w:kern w:val="0"/>
                  <w:sz w:val="22"/>
                  <w:szCs w:val="24"/>
                  <w:lang w:val="en-US" w:eastAsia="zh-Hans"/>
                </w:rPr>
                <w:t>架构</w:t>
              </w:r>
            </w:ins>
            <w:ins w:id="602" w:author="王骁tenet [2]" w:date="2021-03-17T14:38:07Z">
              <w:r>
                <w:rPr>
                  <w:rFonts w:hint="eastAsia"/>
                  <w:kern w:val="0"/>
                  <w:sz w:val="22"/>
                  <w:szCs w:val="24"/>
                  <w:lang w:val="en-US" w:eastAsia="zh-Hans"/>
                </w:rPr>
                <w:t>设计</w:t>
              </w:r>
            </w:ins>
            <w:ins w:id="603" w:author="王骁tenet [2]" w:date="2021-03-17T14:38:08Z">
              <w:r>
                <w:rPr>
                  <w:rFonts w:hint="default"/>
                  <w:kern w:val="0"/>
                  <w:sz w:val="22"/>
                  <w:szCs w:val="24"/>
                  <w:lang w:eastAsia="zh-Hans"/>
                </w:rPr>
                <w:t>，</w:t>
              </w:r>
            </w:ins>
            <w:ins w:id="604" w:author="王骁tenet [2]" w:date="2021-03-17T14:38:11Z">
              <w:r>
                <w:rPr>
                  <w:rFonts w:hint="eastAsia"/>
                  <w:kern w:val="0"/>
                  <w:sz w:val="22"/>
                  <w:szCs w:val="24"/>
                  <w:lang w:val="en-US" w:eastAsia="zh-Hans"/>
                </w:rPr>
                <w:t>与</w:t>
              </w:r>
            </w:ins>
            <w:ins w:id="605" w:author="王骁tenet [2]" w:date="2021-03-17T14:38:13Z">
              <w:r>
                <w:rPr>
                  <w:rFonts w:hint="eastAsia"/>
                  <w:kern w:val="0"/>
                  <w:sz w:val="22"/>
                  <w:szCs w:val="24"/>
                  <w:lang w:val="en-US" w:eastAsia="zh-Hans"/>
                </w:rPr>
                <w:t>通信</w:t>
              </w:r>
            </w:ins>
            <w:ins w:id="606" w:author="王骁tenet [2]" w:date="2021-03-17T14:38:14Z">
              <w:r>
                <w:rPr>
                  <w:rFonts w:hint="eastAsia"/>
                  <w:kern w:val="0"/>
                  <w:sz w:val="22"/>
                  <w:szCs w:val="24"/>
                  <w:lang w:val="en-US" w:eastAsia="zh-Hans"/>
                </w:rPr>
                <w:t>协议</w:t>
              </w:r>
            </w:ins>
            <w:ins w:id="607" w:author="王骁tenet [2]" w:date="2021-03-17T14:38:15Z">
              <w:r>
                <w:rPr>
                  <w:rFonts w:hint="eastAsia"/>
                  <w:kern w:val="0"/>
                  <w:sz w:val="22"/>
                  <w:szCs w:val="24"/>
                  <w:lang w:val="en-US" w:eastAsia="zh-Hans"/>
                </w:rPr>
                <w:t>栈</w:t>
              </w:r>
            </w:ins>
            <w:ins w:id="608" w:author="王骁tenet [2]" w:date="2021-03-17T14:38:16Z">
              <w:r>
                <w:rPr>
                  <w:rFonts w:hint="eastAsia"/>
                  <w:kern w:val="0"/>
                  <w:sz w:val="22"/>
                  <w:szCs w:val="24"/>
                  <w:lang w:val="en-US" w:eastAsia="zh-Hans"/>
                </w:rPr>
                <w:t>的</w:t>
              </w:r>
            </w:ins>
            <w:ins w:id="609" w:author="王骁tenet [2]" w:date="2021-03-17T14:38:18Z">
              <w:r>
                <w:rPr>
                  <w:rFonts w:hint="eastAsia"/>
                  <w:kern w:val="0"/>
                  <w:sz w:val="22"/>
                  <w:szCs w:val="24"/>
                  <w:lang w:val="en-US" w:eastAsia="zh-Hans"/>
                </w:rPr>
                <w:t>设计</w:t>
              </w:r>
            </w:ins>
            <w:ins w:id="610" w:author="王骁tenet [2]" w:date="2021-03-17T14:38:19Z">
              <w:r>
                <w:rPr>
                  <w:rFonts w:hint="default"/>
                  <w:kern w:val="0"/>
                  <w:sz w:val="22"/>
                  <w:szCs w:val="24"/>
                  <w:lang w:eastAsia="zh-Hans"/>
                </w:rPr>
                <w:t>；</w:t>
              </w:r>
            </w:ins>
          </w:p>
        </w:tc>
        <w:tc>
          <w:tcPr>
            <w:tcW w:w="2552" w:type="dxa"/>
            <w:tcBorders>
              <w:right w:val="single" w:color="auto" w:sz="4" w:space="0"/>
            </w:tcBorders>
            <w:vAlign w:val="center"/>
          </w:tcPr>
          <w:p>
            <w:pPr>
              <w:widowControl/>
              <w:numPr>
                <w:ilvl w:val="0"/>
                <w:numId w:val="4"/>
                <w:ins w:id="612" w:author="王骁tenet [2]" w:date="2021-03-17T14:41:31Z"/>
              </w:numPr>
              <w:tabs>
                <w:tab w:val="left" w:pos="720"/>
              </w:tabs>
              <w:snapToGrid w:val="0"/>
              <w:jc w:val="left"/>
              <w:rPr>
                <w:ins w:id="613" w:author="王骁tenet [2]" w:date="2021-03-17T14:41:31Z"/>
                <w:rFonts w:hint="default"/>
                <w:kern w:val="0"/>
                <w:sz w:val="22"/>
                <w:szCs w:val="24"/>
                <w:lang w:eastAsia="zh-Hans"/>
              </w:rPr>
              <w:pPrChange w:id="611" w:author="王骁tenet [2]" w:date="2021-03-17T14:41:31Z">
                <w:pPr>
                  <w:widowControl/>
                  <w:tabs>
                    <w:tab w:val="left" w:pos="720"/>
                  </w:tabs>
                  <w:snapToGrid w:val="0"/>
                  <w:jc w:val="left"/>
                </w:pPr>
              </w:pPrChange>
            </w:pPr>
            <w:ins w:id="614" w:author="王骁tenet [2]" w:date="2021-03-17T14:41:18Z">
              <w:r>
                <w:rPr>
                  <w:rFonts w:hint="eastAsia"/>
                  <w:kern w:val="0"/>
                  <w:sz w:val="22"/>
                  <w:szCs w:val="24"/>
                  <w:lang w:val="en-US" w:eastAsia="zh-Hans"/>
                </w:rPr>
                <w:t>完成</w:t>
              </w:r>
            </w:ins>
            <w:ins w:id="615" w:author="王骁tenet [2]" w:date="2021-03-17T14:41:24Z">
              <w:r>
                <w:rPr>
                  <w:rFonts w:hint="eastAsia"/>
                  <w:kern w:val="0"/>
                  <w:sz w:val="22"/>
                  <w:szCs w:val="24"/>
                  <w:lang w:val="en-US" w:eastAsia="zh-Hans"/>
                </w:rPr>
                <w:t>标准</w:t>
              </w:r>
            </w:ins>
            <w:ins w:id="616" w:author="王骁tenet [2]" w:date="2021-03-17T14:41:25Z">
              <w:r>
                <w:rPr>
                  <w:rFonts w:hint="eastAsia"/>
                  <w:kern w:val="0"/>
                  <w:sz w:val="22"/>
                  <w:szCs w:val="24"/>
                  <w:lang w:val="en-US" w:eastAsia="zh-Hans"/>
                </w:rPr>
                <w:t>数据</w:t>
              </w:r>
            </w:ins>
            <w:ins w:id="617" w:author="王骁tenet [2]" w:date="2021-03-17T14:41:27Z">
              <w:r>
                <w:rPr>
                  <w:rFonts w:hint="eastAsia"/>
                  <w:kern w:val="0"/>
                  <w:sz w:val="22"/>
                  <w:szCs w:val="24"/>
                  <w:lang w:val="en-US" w:eastAsia="zh-Hans"/>
                </w:rPr>
                <w:t>封装</w:t>
              </w:r>
            </w:ins>
            <w:ins w:id="618" w:author="王骁tenet [2]" w:date="2021-03-17T14:41:29Z">
              <w:r>
                <w:rPr>
                  <w:rFonts w:hint="eastAsia"/>
                  <w:kern w:val="0"/>
                  <w:sz w:val="22"/>
                  <w:szCs w:val="24"/>
                  <w:lang w:val="en-US" w:eastAsia="zh-Hans"/>
                </w:rPr>
                <w:t>格式</w:t>
              </w:r>
            </w:ins>
            <w:ins w:id="619" w:author="王骁tenet [2]" w:date="2021-03-17T14:41:30Z">
              <w:r>
                <w:rPr>
                  <w:rFonts w:hint="eastAsia"/>
                  <w:kern w:val="0"/>
                  <w:sz w:val="22"/>
                  <w:szCs w:val="24"/>
                  <w:lang w:val="en-US" w:eastAsia="zh-Hans"/>
                </w:rPr>
                <w:t>设计</w:t>
              </w:r>
            </w:ins>
            <w:ins w:id="620" w:author="王骁tenet [2]" w:date="2021-03-17T14:41:31Z">
              <w:r>
                <w:rPr>
                  <w:rFonts w:hint="default"/>
                  <w:kern w:val="0"/>
                  <w:sz w:val="22"/>
                  <w:szCs w:val="24"/>
                  <w:lang w:eastAsia="zh-Hans"/>
                </w:rPr>
                <w:t>；</w:t>
              </w:r>
            </w:ins>
          </w:p>
          <w:p>
            <w:pPr>
              <w:widowControl/>
              <w:numPr>
                <w:ilvl w:val="0"/>
                <w:numId w:val="4"/>
                <w:ins w:id="622" w:author="王骁tenet [2]" w:date="2021-03-17T14:41:31Z"/>
              </w:numPr>
              <w:tabs>
                <w:tab w:val="left" w:pos="720"/>
              </w:tabs>
              <w:snapToGrid w:val="0"/>
              <w:jc w:val="left"/>
              <w:rPr>
                <w:ins w:id="623" w:author="王骁tenet [2]" w:date="2021-03-17T14:42:11Z"/>
                <w:rFonts w:hint="default"/>
                <w:kern w:val="0"/>
                <w:sz w:val="22"/>
                <w:szCs w:val="24"/>
                <w:lang w:eastAsia="zh-Hans"/>
              </w:rPr>
              <w:pPrChange w:id="621" w:author="王骁tenet [2]" w:date="2021-03-17T14:41:31Z">
                <w:pPr>
                  <w:widowControl/>
                  <w:tabs>
                    <w:tab w:val="left" w:pos="720"/>
                  </w:tabs>
                  <w:snapToGrid w:val="0"/>
                  <w:jc w:val="left"/>
                </w:pPr>
              </w:pPrChange>
            </w:pPr>
            <w:ins w:id="624" w:author="王骁tenet [2]" w:date="2021-03-17T14:41:49Z">
              <w:r>
                <w:rPr>
                  <w:rFonts w:hint="eastAsia"/>
                  <w:kern w:val="0"/>
                  <w:sz w:val="22"/>
                  <w:szCs w:val="24"/>
                  <w:lang w:val="en-US" w:eastAsia="zh-Hans"/>
                </w:rPr>
                <w:t>完成对</w:t>
              </w:r>
            </w:ins>
            <w:ins w:id="625" w:author="王骁tenet [2]" w:date="2021-03-17T14:41:55Z">
              <w:r>
                <w:rPr>
                  <w:rFonts w:hint="eastAsia"/>
                  <w:kern w:val="0"/>
                  <w:sz w:val="22"/>
                  <w:szCs w:val="24"/>
                  <w:lang w:val="en-US" w:eastAsia="zh-Hans"/>
                </w:rPr>
                <w:t>具备</w:t>
              </w:r>
            </w:ins>
            <w:ins w:id="626" w:author="王骁tenet [2]" w:date="2021-03-17T14:41:57Z">
              <w:r>
                <w:rPr>
                  <w:rFonts w:hint="eastAsia"/>
                  <w:kern w:val="0"/>
                  <w:sz w:val="22"/>
                  <w:szCs w:val="24"/>
                  <w:lang w:val="en-US" w:eastAsia="zh-Hans"/>
                </w:rPr>
                <w:t>自描述</w:t>
              </w:r>
            </w:ins>
            <w:ins w:id="627" w:author="王骁tenet [2]" w:date="2021-03-17T14:41:58Z">
              <w:r>
                <w:rPr>
                  <w:rFonts w:hint="eastAsia"/>
                  <w:kern w:val="0"/>
                  <w:sz w:val="22"/>
                  <w:szCs w:val="24"/>
                  <w:lang w:val="en-US" w:eastAsia="zh-Hans"/>
                </w:rPr>
                <w:t>能力的</w:t>
              </w:r>
            </w:ins>
            <w:ins w:id="628" w:author="王骁tenet [2]" w:date="2021-03-17T14:42:00Z">
              <w:r>
                <w:rPr>
                  <w:rFonts w:hint="eastAsia"/>
                  <w:kern w:val="0"/>
                  <w:sz w:val="22"/>
                  <w:szCs w:val="24"/>
                  <w:lang w:val="en-US" w:eastAsia="zh-Hans"/>
                </w:rPr>
                <w:t>专用</w:t>
              </w:r>
            </w:ins>
            <w:ins w:id="629" w:author="王骁tenet [2]" w:date="2021-03-17T14:42:02Z">
              <w:r>
                <w:rPr>
                  <w:rFonts w:hint="eastAsia"/>
                  <w:kern w:val="0"/>
                  <w:sz w:val="22"/>
                  <w:szCs w:val="24"/>
                  <w:lang w:val="en-US" w:eastAsia="zh-Hans"/>
                </w:rPr>
                <w:t>芯片的</w:t>
              </w:r>
            </w:ins>
            <w:ins w:id="630" w:author="王骁tenet [2]" w:date="2021-03-17T14:42:03Z">
              <w:r>
                <w:rPr>
                  <w:rFonts w:hint="eastAsia"/>
                  <w:kern w:val="0"/>
                  <w:sz w:val="22"/>
                  <w:szCs w:val="24"/>
                  <w:lang w:val="en-US" w:eastAsia="zh-Hans"/>
                </w:rPr>
                <w:t>开发</w:t>
              </w:r>
            </w:ins>
            <w:ins w:id="631" w:author="王骁tenet [2]" w:date="2021-03-17T14:42:05Z">
              <w:r>
                <w:rPr>
                  <w:rFonts w:hint="default"/>
                  <w:kern w:val="0"/>
                  <w:sz w:val="22"/>
                  <w:szCs w:val="24"/>
                  <w:lang w:eastAsia="zh-Hans"/>
                </w:rPr>
                <w:t>；</w:t>
              </w:r>
            </w:ins>
          </w:p>
          <w:p>
            <w:pPr>
              <w:widowControl/>
              <w:numPr>
                <w:ilvl w:val="0"/>
                <w:numId w:val="4"/>
                <w:ins w:id="633" w:author="王骁tenet [2]" w:date="2021-03-17T14:41:31Z"/>
              </w:numPr>
              <w:tabs>
                <w:tab w:val="left" w:pos="720"/>
              </w:tabs>
              <w:snapToGrid w:val="0"/>
              <w:jc w:val="left"/>
              <w:rPr>
                <w:ins w:id="634" w:author="王骁tenet [2]" w:date="2021-03-17T14:42:44Z"/>
                <w:rFonts w:hint="default"/>
                <w:kern w:val="0"/>
                <w:sz w:val="22"/>
                <w:szCs w:val="24"/>
                <w:lang w:eastAsia="zh-Hans"/>
              </w:rPr>
              <w:pPrChange w:id="632" w:author="王骁tenet [2]" w:date="2021-03-17T14:41:31Z">
                <w:pPr>
                  <w:widowControl/>
                  <w:tabs>
                    <w:tab w:val="left" w:pos="720"/>
                  </w:tabs>
                  <w:snapToGrid w:val="0"/>
                  <w:jc w:val="left"/>
                </w:pPr>
              </w:pPrChange>
            </w:pPr>
            <w:ins w:id="635" w:author="王骁tenet [2]" w:date="2021-03-17T14:42:15Z">
              <w:r>
                <w:rPr>
                  <w:rFonts w:hint="eastAsia"/>
                  <w:kern w:val="0"/>
                  <w:sz w:val="22"/>
                  <w:szCs w:val="24"/>
                  <w:lang w:val="en-US" w:eastAsia="zh-Hans"/>
                </w:rPr>
                <w:t>完成</w:t>
              </w:r>
            </w:ins>
            <w:ins w:id="636" w:author="王骁tenet [2]" w:date="2021-03-17T14:42:20Z">
              <w:r>
                <w:rPr>
                  <w:rFonts w:hint="eastAsia"/>
                  <w:kern w:val="0"/>
                  <w:sz w:val="22"/>
                  <w:szCs w:val="24"/>
                  <w:lang w:val="en-US" w:eastAsia="zh-Hans"/>
                </w:rPr>
                <w:t>对</w:t>
              </w:r>
            </w:ins>
            <w:ins w:id="637" w:author="王骁tenet [2]" w:date="2021-03-17T14:42:33Z">
              <w:r>
                <w:rPr>
                  <w:rFonts w:hint="eastAsia"/>
                  <w:kern w:val="0"/>
                  <w:sz w:val="22"/>
                  <w:szCs w:val="24"/>
                  <w:lang w:val="en-US" w:eastAsia="zh-Hans"/>
                </w:rPr>
                <w:t>新型</w:t>
              </w:r>
            </w:ins>
            <w:ins w:id="638" w:author="王骁tenet [2]" w:date="2021-03-17T14:42:35Z">
              <w:r>
                <w:rPr>
                  <w:rFonts w:hint="eastAsia"/>
                  <w:kern w:val="0"/>
                  <w:sz w:val="22"/>
                  <w:szCs w:val="24"/>
                  <w:lang w:val="en-US" w:eastAsia="zh-Hans"/>
                </w:rPr>
                <w:t>通信</w:t>
              </w:r>
            </w:ins>
            <w:ins w:id="639" w:author="王骁tenet [2]" w:date="2021-03-17T14:42:36Z">
              <w:r>
                <w:rPr>
                  <w:rFonts w:hint="eastAsia"/>
                  <w:kern w:val="0"/>
                  <w:sz w:val="22"/>
                  <w:szCs w:val="24"/>
                  <w:lang w:val="en-US" w:eastAsia="zh-Hans"/>
                </w:rPr>
                <w:t>管理</w:t>
              </w:r>
            </w:ins>
            <w:ins w:id="640" w:author="王骁tenet [2]" w:date="2021-03-17T14:42:37Z">
              <w:r>
                <w:rPr>
                  <w:rFonts w:hint="eastAsia"/>
                  <w:kern w:val="0"/>
                  <w:sz w:val="22"/>
                  <w:szCs w:val="24"/>
                  <w:lang w:val="en-US" w:eastAsia="zh-Hans"/>
                </w:rPr>
                <w:t>协议栈</w:t>
              </w:r>
            </w:ins>
            <w:ins w:id="641" w:author="王骁tenet [2]" w:date="2021-03-17T14:42:38Z">
              <w:r>
                <w:rPr>
                  <w:rFonts w:hint="eastAsia"/>
                  <w:kern w:val="0"/>
                  <w:sz w:val="22"/>
                  <w:szCs w:val="24"/>
                  <w:lang w:val="en-US" w:eastAsia="zh-Hans"/>
                </w:rPr>
                <w:t>的</w:t>
              </w:r>
            </w:ins>
            <w:ins w:id="642" w:author="王骁tenet [2]" w:date="2021-03-17T14:42:39Z">
              <w:r>
                <w:rPr>
                  <w:rFonts w:hint="eastAsia"/>
                  <w:kern w:val="0"/>
                  <w:sz w:val="22"/>
                  <w:szCs w:val="24"/>
                  <w:lang w:val="en-US" w:eastAsia="zh-Hans"/>
                </w:rPr>
                <w:t>初步设计</w:t>
              </w:r>
            </w:ins>
            <w:ins w:id="643" w:author="王骁tenet [2]" w:date="2021-03-17T14:42:44Z">
              <w:r>
                <w:rPr>
                  <w:rFonts w:hint="default"/>
                  <w:kern w:val="0"/>
                  <w:sz w:val="22"/>
                  <w:szCs w:val="24"/>
                  <w:lang w:eastAsia="zh-Hans"/>
                </w:rPr>
                <w:t>；</w:t>
              </w:r>
            </w:ins>
          </w:p>
          <w:p>
            <w:pPr>
              <w:widowControl/>
              <w:numPr>
                <w:ilvl w:val="0"/>
                <w:numId w:val="4"/>
                <w:ins w:id="645" w:author="王骁tenet [2]" w:date="2021-03-17T14:41:31Z"/>
              </w:numPr>
              <w:tabs>
                <w:tab w:val="left" w:pos="720"/>
              </w:tabs>
              <w:snapToGrid w:val="0"/>
              <w:jc w:val="left"/>
              <w:rPr>
                <w:ins w:id="646" w:author="王骁tenet [2]" w:date="2021-03-17T15:15:09Z"/>
                <w:rFonts w:hint="default"/>
                <w:kern w:val="0"/>
                <w:sz w:val="22"/>
                <w:szCs w:val="24"/>
                <w:lang w:eastAsia="zh-Hans"/>
              </w:rPr>
              <w:pPrChange w:id="644" w:author="王骁tenet [2]" w:date="2021-03-17T14:41:31Z">
                <w:pPr>
                  <w:widowControl/>
                  <w:tabs>
                    <w:tab w:val="left" w:pos="720"/>
                  </w:tabs>
                  <w:snapToGrid w:val="0"/>
                  <w:jc w:val="left"/>
                </w:pPr>
              </w:pPrChange>
            </w:pPr>
            <w:ins w:id="647" w:author="王骁tenet [2]" w:date="2021-03-17T14:43:02Z">
              <w:r>
                <w:rPr>
                  <w:rFonts w:hint="eastAsia"/>
                  <w:kern w:val="0"/>
                  <w:sz w:val="22"/>
                  <w:szCs w:val="24"/>
                  <w:lang w:val="en-US" w:eastAsia="zh-Hans"/>
                </w:rPr>
                <w:t>明确</w:t>
              </w:r>
            </w:ins>
            <w:ins w:id="648" w:author="王骁tenet [2]" w:date="2021-03-17T14:43:07Z">
              <w:r>
                <w:rPr>
                  <w:rFonts w:hint="eastAsia"/>
                  <w:kern w:val="0"/>
                  <w:sz w:val="22"/>
                  <w:szCs w:val="24"/>
                  <w:lang w:val="en-US" w:eastAsia="zh-Hans"/>
                </w:rPr>
                <w:t>芯片</w:t>
              </w:r>
            </w:ins>
            <w:ins w:id="649" w:author="王骁tenet [2]" w:date="2021-03-17T14:43:08Z">
              <w:r>
                <w:rPr>
                  <w:rFonts w:hint="eastAsia"/>
                  <w:kern w:val="0"/>
                  <w:sz w:val="22"/>
                  <w:szCs w:val="24"/>
                  <w:lang w:val="en-US" w:eastAsia="zh-Hans"/>
                </w:rPr>
                <w:t>功能</w:t>
              </w:r>
            </w:ins>
            <w:ins w:id="650" w:author="王骁tenet [2]" w:date="2021-03-17T14:43:09Z">
              <w:r>
                <w:rPr>
                  <w:rFonts w:hint="eastAsia"/>
                  <w:kern w:val="0"/>
                  <w:sz w:val="22"/>
                  <w:szCs w:val="24"/>
                  <w:lang w:val="en-US" w:eastAsia="zh-Hans"/>
                </w:rPr>
                <w:t>验证</w:t>
              </w:r>
            </w:ins>
            <w:ins w:id="651" w:author="王骁tenet [2]" w:date="2021-03-17T14:43:10Z">
              <w:r>
                <w:rPr>
                  <w:rFonts w:hint="default"/>
                  <w:kern w:val="0"/>
                  <w:sz w:val="22"/>
                  <w:szCs w:val="24"/>
                  <w:lang w:eastAsia="zh-Hans"/>
                </w:rPr>
                <w:t>、</w:t>
              </w:r>
            </w:ins>
            <w:ins w:id="652" w:author="王骁tenet [2]" w:date="2021-03-17T14:43:14Z">
              <w:r>
                <w:rPr>
                  <w:rFonts w:hint="eastAsia"/>
                  <w:kern w:val="0"/>
                  <w:sz w:val="22"/>
                  <w:szCs w:val="24"/>
                  <w:lang w:val="en-US" w:eastAsia="zh-Hans"/>
                </w:rPr>
                <w:t>性能</w:t>
              </w:r>
            </w:ins>
            <w:ins w:id="653" w:author="王骁tenet [2]" w:date="2021-03-17T14:43:15Z">
              <w:r>
                <w:rPr>
                  <w:rFonts w:hint="eastAsia"/>
                  <w:kern w:val="0"/>
                  <w:sz w:val="22"/>
                  <w:szCs w:val="24"/>
                  <w:lang w:val="en-US" w:eastAsia="zh-Hans"/>
                </w:rPr>
                <w:t>评估的</w:t>
              </w:r>
            </w:ins>
            <w:ins w:id="654" w:author="王骁tenet [2]" w:date="2021-03-17T14:43:17Z">
              <w:r>
                <w:rPr>
                  <w:rFonts w:hint="eastAsia"/>
                  <w:kern w:val="0"/>
                  <w:sz w:val="22"/>
                  <w:szCs w:val="24"/>
                  <w:lang w:val="en-US" w:eastAsia="zh-Hans"/>
                </w:rPr>
                <w:t>各项</w:t>
              </w:r>
            </w:ins>
            <w:ins w:id="655" w:author="王骁tenet [2]" w:date="2021-03-17T14:43:20Z">
              <w:r>
                <w:rPr>
                  <w:rFonts w:hint="eastAsia"/>
                  <w:kern w:val="0"/>
                  <w:sz w:val="22"/>
                  <w:szCs w:val="24"/>
                  <w:lang w:val="en-US" w:eastAsia="zh-Hans"/>
                </w:rPr>
                <w:t>指标</w:t>
              </w:r>
            </w:ins>
            <w:ins w:id="656" w:author="王骁tenet [2]" w:date="2021-03-17T14:44:12Z">
              <w:r>
                <w:rPr>
                  <w:rFonts w:hint="default"/>
                  <w:kern w:val="0"/>
                  <w:sz w:val="22"/>
                  <w:szCs w:val="24"/>
                  <w:lang w:eastAsia="zh-Hans"/>
                </w:rPr>
                <w:t>；</w:t>
              </w:r>
            </w:ins>
          </w:p>
          <w:p>
            <w:pPr>
              <w:widowControl/>
              <w:numPr>
                <w:ilvl w:val="0"/>
                <w:numId w:val="4"/>
                <w:ins w:id="658" w:author="王骁tenet [2]" w:date="2021-03-17T14:41:31Z"/>
              </w:numPr>
              <w:tabs>
                <w:tab w:val="left" w:pos="720"/>
              </w:tabs>
              <w:snapToGrid w:val="0"/>
              <w:jc w:val="left"/>
              <w:rPr>
                <w:rFonts w:hint="default"/>
                <w:kern w:val="0"/>
                <w:sz w:val="22"/>
                <w:szCs w:val="24"/>
                <w:lang w:eastAsia="zh-Hans"/>
              </w:rPr>
              <w:pPrChange w:id="657" w:author="王骁tenet [2]" w:date="2021-03-17T14:41:31Z">
                <w:pPr>
                  <w:widowControl/>
                  <w:tabs>
                    <w:tab w:val="left" w:pos="720"/>
                  </w:tabs>
                  <w:snapToGrid w:val="0"/>
                  <w:jc w:val="left"/>
                </w:pPr>
              </w:pPrChange>
            </w:pPr>
            <w:ins w:id="659" w:author="王骁tenet [2]" w:date="2021-03-17T15:15:15Z">
              <w:r>
                <w:rPr>
                  <w:rFonts w:hint="eastAsia"/>
                  <w:kern w:val="0"/>
                  <w:sz w:val="22"/>
                  <w:szCs w:val="24"/>
                  <w:lang w:val="en-US" w:eastAsia="zh-Hans"/>
                </w:rPr>
                <w:t>发表</w:t>
              </w:r>
            </w:ins>
            <w:ins w:id="660" w:author="王骁tenet [2]" w:date="2021-03-17T15:15:17Z">
              <w:r>
                <w:rPr>
                  <w:rFonts w:hint="eastAsia"/>
                  <w:kern w:val="0"/>
                  <w:sz w:val="22"/>
                  <w:szCs w:val="24"/>
                  <w:lang w:val="en-US" w:eastAsia="zh-Hans"/>
                </w:rPr>
                <w:t>论文</w:t>
              </w:r>
            </w:ins>
            <w:ins w:id="661" w:author="王骁tenet [2]" w:date="2021-03-17T15:15:17Z">
              <w:r>
                <w:rPr>
                  <w:rFonts w:hint="default"/>
                  <w:kern w:val="0"/>
                  <w:sz w:val="22"/>
                  <w:szCs w:val="24"/>
                  <w:lang w:eastAsia="zh-Hans"/>
                </w:rPr>
                <w:t>1</w:t>
              </w:r>
            </w:ins>
            <w:ins w:id="662" w:author="王骁tenet [2]" w:date="2021-03-17T15:16:50Z">
              <w:r>
                <w:rPr>
                  <w:rFonts w:hint="default"/>
                  <w:kern w:val="0"/>
                  <w:sz w:val="22"/>
                  <w:szCs w:val="24"/>
                  <w:lang w:eastAsia="zh-Hans"/>
                </w:rPr>
                <w:t>-2</w:t>
              </w:r>
            </w:ins>
            <w:ins w:id="663" w:author="王骁tenet [2]" w:date="2021-03-17T15:15:19Z">
              <w:r>
                <w:rPr>
                  <w:rFonts w:hint="eastAsia"/>
                  <w:kern w:val="0"/>
                  <w:sz w:val="22"/>
                  <w:szCs w:val="24"/>
                  <w:lang w:val="en-US" w:eastAsia="zh-Hans"/>
                </w:rPr>
                <w:t>篇</w:t>
              </w:r>
            </w:ins>
            <w:ins w:id="664" w:author="王骁tenet [2]" w:date="2021-03-17T15:15:20Z">
              <w:r>
                <w:rPr>
                  <w:rFonts w:hint="default"/>
                  <w:kern w:val="0"/>
                  <w:sz w:val="22"/>
                  <w:szCs w:val="24"/>
                  <w:lang w:eastAsia="zh-Hans"/>
                </w:rPr>
                <w:t>，</w:t>
              </w:r>
            </w:ins>
            <w:ins w:id="665" w:author="王骁tenet [2]" w:date="2021-03-17T15:15:21Z">
              <w:r>
                <w:rPr>
                  <w:rFonts w:hint="eastAsia"/>
                  <w:kern w:val="0"/>
                  <w:sz w:val="22"/>
                  <w:szCs w:val="24"/>
                  <w:lang w:val="en-US" w:eastAsia="zh-Hans"/>
                </w:rPr>
                <w:t>申请</w:t>
              </w:r>
            </w:ins>
            <w:ins w:id="666" w:author="王骁tenet [2]" w:date="2021-03-17T15:15:24Z">
              <w:r>
                <w:rPr>
                  <w:rFonts w:hint="eastAsia"/>
                  <w:kern w:val="0"/>
                  <w:sz w:val="22"/>
                  <w:szCs w:val="24"/>
                  <w:lang w:val="en-US" w:eastAsia="zh-Hans"/>
                </w:rPr>
                <w:t>专利</w:t>
              </w:r>
            </w:ins>
            <w:ins w:id="667" w:author="王骁tenet [2]" w:date="2021-03-17T15:15:24Z">
              <w:r>
                <w:rPr>
                  <w:rFonts w:hint="default"/>
                  <w:kern w:val="0"/>
                  <w:sz w:val="22"/>
                  <w:szCs w:val="24"/>
                  <w:lang w:eastAsia="zh-Hans"/>
                </w:rPr>
                <w:t>1</w:t>
              </w:r>
            </w:ins>
            <w:ins w:id="668" w:author="王骁tenet [2]" w:date="2021-03-17T15:16:52Z">
              <w:r>
                <w:rPr>
                  <w:rFonts w:hint="default"/>
                  <w:kern w:val="0"/>
                  <w:sz w:val="22"/>
                  <w:szCs w:val="24"/>
                  <w:lang w:eastAsia="zh-Hans"/>
                </w:rPr>
                <w:t>-</w:t>
              </w:r>
            </w:ins>
            <w:ins w:id="669" w:author="王骁tenet [2]" w:date="2021-03-17T15:16:53Z">
              <w:r>
                <w:rPr>
                  <w:rFonts w:hint="default"/>
                  <w:kern w:val="0"/>
                  <w:sz w:val="22"/>
                  <w:szCs w:val="24"/>
                  <w:lang w:eastAsia="zh-Hans"/>
                </w:rPr>
                <w:t>2</w:t>
              </w:r>
            </w:ins>
            <w:ins w:id="670" w:author="王骁tenet [2]" w:date="2021-03-17T15:15:26Z">
              <w:bookmarkStart w:id="4" w:name="_GoBack"/>
              <w:bookmarkEnd w:id="4"/>
              <w:r>
                <w:rPr>
                  <w:rFonts w:hint="eastAsia"/>
                  <w:kern w:val="0"/>
                  <w:sz w:val="22"/>
                  <w:szCs w:val="24"/>
                  <w:lang w:val="en-US" w:eastAsia="zh-Hans"/>
                </w:rPr>
                <w:t>项</w:t>
              </w:r>
            </w:ins>
            <w:ins w:id="671" w:author="王骁tenet [2]" w:date="2021-03-17T15:15:28Z">
              <w:r>
                <w:rPr>
                  <w:rFonts w:hint="default"/>
                  <w:kern w:val="0"/>
                  <w:sz w:val="22"/>
                  <w:szCs w:val="24"/>
                  <w:lang w:eastAsia="zh-Hans"/>
                </w:rPr>
                <w:t>；</w:t>
              </w:r>
            </w:ins>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第二阶段</w:t>
            </w:r>
          </w:p>
          <w:p>
            <w:pPr>
              <w:widowControl/>
              <w:tabs>
                <w:tab w:val="left" w:pos="720"/>
              </w:tabs>
              <w:snapToGrid w:val="0"/>
              <w:jc w:val="left"/>
              <w:rPr>
                <w:kern w:val="0"/>
                <w:sz w:val="22"/>
                <w:szCs w:val="24"/>
              </w:rPr>
            </w:pPr>
            <w:r>
              <w:rPr>
                <w:kern w:val="0"/>
                <w:sz w:val="22"/>
                <w:szCs w:val="24"/>
              </w:rPr>
              <w:t>（半年）</w:t>
            </w:r>
          </w:p>
        </w:tc>
        <w:tc>
          <w:tcPr>
            <w:tcW w:w="1332" w:type="dxa"/>
            <w:vAlign w:val="center"/>
          </w:tcPr>
          <w:p>
            <w:pPr>
              <w:widowControl/>
              <w:tabs>
                <w:tab w:val="left" w:pos="720"/>
              </w:tabs>
              <w:snapToGrid w:val="0"/>
              <w:jc w:val="left"/>
              <w:rPr>
                <w:kern w:val="0"/>
                <w:sz w:val="22"/>
                <w:szCs w:val="24"/>
              </w:rPr>
            </w:pPr>
            <w:r>
              <w:rPr>
                <w:kern w:val="0"/>
                <w:sz w:val="22"/>
                <w:szCs w:val="24"/>
              </w:rPr>
              <w:t>2021.9.1至</w:t>
            </w:r>
          </w:p>
          <w:p>
            <w:pPr>
              <w:widowControl/>
              <w:tabs>
                <w:tab w:val="left" w:pos="720"/>
              </w:tabs>
              <w:snapToGrid w:val="0"/>
              <w:jc w:val="left"/>
              <w:rPr>
                <w:kern w:val="0"/>
                <w:sz w:val="22"/>
                <w:szCs w:val="24"/>
              </w:rPr>
            </w:pPr>
            <w:r>
              <w:rPr>
                <w:kern w:val="0"/>
                <w:sz w:val="22"/>
                <w:szCs w:val="24"/>
              </w:rPr>
              <w:t>2022.2.28</w:t>
            </w:r>
          </w:p>
        </w:tc>
        <w:tc>
          <w:tcPr>
            <w:tcW w:w="3412" w:type="dxa"/>
            <w:vAlign w:val="center"/>
          </w:tcPr>
          <w:p>
            <w:pPr>
              <w:widowControl/>
              <w:numPr>
                <w:ilvl w:val="0"/>
                <w:numId w:val="5"/>
                <w:ins w:id="673" w:author="王骁tenet [2]" w:date="2021-03-17T14:45:11Z"/>
              </w:numPr>
              <w:tabs>
                <w:tab w:val="left" w:pos="720"/>
              </w:tabs>
              <w:snapToGrid w:val="0"/>
              <w:jc w:val="left"/>
              <w:rPr>
                <w:ins w:id="674" w:author="王骁tenet [2]" w:date="2021-03-17T14:45:11Z"/>
                <w:rFonts w:hint="default"/>
                <w:kern w:val="0"/>
                <w:sz w:val="22"/>
                <w:szCs w:val="24"/>
                <w:lang w:eastAsia="zh-Hans"/>
              </w:rPr>
              <w:pPrChange w:id="672" w:author="王骁tenet [2]" w:date="2021-03-17T14:45:11Z">
                <w:pPr>
                  <w:widowControl/>
                  <w:tabs>
                    <w:tab w:val="left" w:pos="720"/>
                  </w:tabs>
                  <w:snapToGrid w:val="0"/>
                  <w:jc w:val="left"/>
                </w:pPr>
              </w:pPrChange>
            </w:pPr>
            <w:ins w:id="675" w:author="王骁tenet [2]" w:date="2021-03-17T14:44:48Z">
              <w:r>
                <w:rPr>
                  <w:rFonts w:hint="eastAsia"/>
                  <w:kern w:val="0"/>
                  <w:sz w:val="22"/>
                  <w:szCs w:val="24"/>
                  <w:lang w:val="en-US" w:eastAsia="zh-Hans"/>
                </w:rPr>
                <w:t>设计</w:t>
              </w:r>
            </w:ins>
            <w:ins w:id="676" w:author="王骁tenet [2]" w:date="2021-03-17T14:44:55Z">
              <w:r>
                <w:rPr>
                  <w:rFonts w:hint="eastAsia"/>
                  <w:kern w:val="0"/>
                  <w:sz w:val="22"/>
                  <w:szCs w:val="24"/>
                  <w:lang w:val="en-US" w:eastAsia="zh-Hans"/>
                </w:rPr>
                <w:t>基于</w:t>
              </w:r>
            </w:ins>
            <w:ins w:id="677" w:author="王骁tenet [2]" w:date="2021-03-17T14:44:57Z">
              <w:r>
                <w:rPr>
                  <w:rFonts w:hint="eastAsia"/>
                  <w:kern w:val="0"/>
                  <w:sz w:val="22"/>
                  <w:szCs w:val="24"/>
                  <w:lang w:val="en-US" w:eastAsia="zh-Hans"/>
                </w:rPr>
                <w:t>标准</w:t>
              </w:r>
            </w:ins>
            <w:ins w:id="678" w:author="王骁tenet [2]" w:date="2021-03-17T14:44:58Z">
              <w:r>
                <w:rPr>
                  <w:rFonts w:hint="eastAsia"/>
                  <w:kern w:val="0"/>
                  <w:sz w:val="22"/>
                  <w:szCs w:val="24"/>
                  <w:lang w:val="en-US" w:eastAsia="zh-Hans"/>
                </w:rPr>
                <w:t>数据</w:t>
              </w:r>
            </w:ins>
            <w:ins w:id="679" w:author="王骁tenet [2]" w:date="2021-03-17T14:45:01Z">
              <w:r>
                <w:rPr>
                  <w:rFonts w:hint="eastAsia"/>
                  <w:kern w:val="0"/>
                  <w:sz w:val="22"/>
                  <w:szCs w:val="24"/>
                  <w:lang w:val="en-US" w:eastAsia="zh-Hans"/>
                </w:rPr>
                <w:t>格式</w:t>
              </w:r>
            </w:ins>
            <w:ins w:id="680" w:author="王骁tenet [2]" w:date="2021-03-17T14:45:02Z">
              <w:r>
                <w:rPr>
                  <w:rFonts w:hint="eastAsia"/>
                  <w:kern w:val="0"/>
                  <w:sz w:val="22"/>
                  <w:szCs w:val="24"/>
                  <w:lang w:val="en-US" w:eastAsia="zh-Hans"/>
                </w:rPr>
                <w:t>封装的</w:t>
              </w:r>
            </w:ins>
            <w:ins w:id="681" w:author="王骁tenet [2]" w:date="2021-03-17T14:45:04Z">
              <w:r>
                <w:rPr>
                  <w:rFonts w:hint="eastAsia"/>
                  <w:kern w:val="0"/>
                  <w:sz w:val="22"/>
                  <w:szCs w:val="24"/>
                  <w:lang w:val="en-US" w:eastAsia="zh-Hans"/>
                </w:rPr>
                <w:t>名片</w:t>
              </w:r>
            </w:ins>
            <w:ins w:id="682" w:author="王骁tenet [2]" w:date="2021-03-17T14:45:06Z">
              <w:r>
                <w:rPr>
                  <w:rFonts w:hint="eastAsia"/>
                  <w:kern w:val="0"/>
                  <w:sz w:val="22"/>
                  <w:szCs w:val="24"/>
                  <w:lang w:val="en-US" w:eastAsia="zh-Hans"/>
                </w:rPr>
                <w:t>文件</w:t>
              </w:r>
            </w:ins>
            <w:ins w:id="683" w:author="王骁tenet [2]" w:date="2021-03-17T14:45:10Z">
              <w:r>
                <w:rPr>
                  <w:rFonts w:hint="eastAsia"/>
                  <w:kern w:val="0"/>
                  <w:sz w:val="22"/>
                  <w:szCs w:val="24"/>
                  <w:lang w:val="en-US" w:eastAsia="zh-Hans"/>
                </w:rPr>
                <w:t>系统</w:t>
              </w:r>
            </w:ins>
            <w:ins w:id="684" w:author="王骁tenet [2]" w:date="2021-03-17T14:45:16Z">
              <w:r>
                <w:rPr>
                  <w:rFonts w:hint="default"/>
                  <w:kern w:val="0"/>
                  <w:sz w:val="22"/>
                  <w:szCs w:val="24"/>
                  <w:lang w:eastAsia="zh-Hans"/>
                </w:rPr>
                <w:t>，</w:t>
              </w:r>
            </w:ins>
            <w:ins w:id="685" w:author="王骁tenet [2]" w:date="2021-03-17T14:45:16Z">
              <w:r>
                <w:rPr>
                  <w:rFonts w:hint="eastAsia"/>
                  <w:kern w:val="0"/>
                  <w:sz w:val="22"/>
                  <w:szCs w:val="24"/>
                  <w:lang w:val="en-US" w:eastAsia="zh-Hans"/>
                </w:rPr>
                <w:t>该</w:t>
              </w:r>
            </w:ins>
            <w:ins w:id="686" w:author="王骁tenet [2]" w:date="2021-03-17T14:45:18Z">
              <w:r>
                <w:rPr>
                  <w:rFonts w:hint="eastAsia"/>
                  <w:kern w:val="0"/>
                  <w:sz w:val="22"/>
                  <w:szCs w:val="24"/>
                  <w:lang w:val="en-US" w:eastAsia="zh-Hans"/>
                </w:rPr>
                <w:t>系统</w:t>
              </w:r>
            </w:ins>
            <w:ins w:id="687" w:author="王骁tenet [2]" w:date="2021-03-17T14:45:20Z">
              <w:r>
                <w:rPr>
                  <w:rFonts w:hint="eastAsia"/>
                  <w:kern w:val="0"/>
                  <w:sz w:val="22"/>
                  <w:szCs w:val="24"/>
                  <w:lang w:val="en-US" w:eastAsia="zh-Hans"/>
                </w:rPr>
                <w:t>进一步</w:t>
              </w:r>
            </w:ins>
            <w:ins w:id="688" w:author="王骁tenet [2]" w:date="2021-03-17T14:45:21Z">
              <w:r>
                <w:rPr>
                  <w:rFonts w:hint="eastAsia"/>
                  <w:kern w:val="0"/>
                  <w:sz w:val="22"/>
                  <w:szCs w:val="24"/>
                  <w:lang w:val="en-US" w:eastAsia="zh-Hans"/>
                </w:rPr>
                <w:t>为</w:t>
              </w:r>
            </w:ins>
            <w:ins w:id="689" w:author="王骁tenet [2]" w:date="2021-03-17T14:45:24Z">
              <w:r>
                <w:rPr>
                  <w:rFonts w:hint="eastAsia"/>
                  <w:kern w:val="0"/>
                  <w:sz w:val="22"/>
                  <w:szCs w:val="24"/>
                  <w:lang w:val="en-US" w:eastAsia="zh-Hans"/>
                </w:rPr>
                <w:t>芯片和</w:t>
              </w:r>
            </w:ins>
            <w:ins w:id="690" w:author="王骁tenet [2]" w:date="2021-03-17T14:45:25Z">
              <w:r>
                <w:rPr>
                  <w:rFonts w:hint="eastAsia"/>
                  <w:kern w:val="0"/>
                  <w:sz w:val="22"/>
                  <w:szCs w:val="24"/>
                  <w:lang w:val="en-US" w:eastAsia="zh-Hans"/>
                </w:rPr>
                <w:t>设备</w:t>
              </w:r>
            </w:ins>
            <w:ins w:id="691" w:author="王骁tenet [2]" w:date="2021-03-17T14:45:26Z">
              <w:r>
                <w:rPr>
                  <w:rFonts w:hint="eastAsia"/>
                  <w:kern w:val="0"/>
                  <w:sz w:val="22"/>
                  <w:szCs w:val="24"/>
                  <w:lang w:val="en-US" w:eastAsia="zh-Hans"/>
                </w:rPr>
                <w:t>提供</w:t>
              </w:r>
            </w:ins>
            <w:ins w:id="692" w:author="王骁tenet [2]" w:date="2021-03-17T14:45:28Z">
              <w:r>
                <w:rPr>
                  <w:rFonts w:hint="eastAsia"/>
                  <w:kern w:val="0"/>
                  <w:sz w:val="22"/>
                  <w:szCs w:val="24"/>
                  <w:lang w:val="en-US" w:eastAsia="zh-Hans"/>
                </w:rPr>
                <w:t>自描述</w:t>
              </w:r>
            </w:ins>
            <w:ins w:id="693" w:author="王骁tenet [2]" w:date="2021-03-17T14:45:29Z">
              <w:r>
                <w:rPr>
                  <w:rFonts w:hint="eastAsia"/>
                  <w:kern w:val="0"/>
                  <w:sz w:val="22"/>
                  <w:szCs w:val="24"/>
                  <w:lang w:val="en-US" w:eastAsia="zh-Hans"/>
                </w:rPr>
                <w:t>能力</w:t>
              </w:r>
            </w:ins>
            <w:ins w:id="694" w:author="王骁tenet [2]" w:date="2021-03-17T14:45:11Z">
              <w:r>
                <w:rPr>
                  <w:rFonts w:hint="default"/>
                  <w:kern w:val="0"/>
                  <w:sz w:val="22"/>
                  <w:szCs w:val="24"/>
                  <w:lang w:eastAsia="zh-Hans"/>
                </w:rPr>
                <w:t>；</w:t>
              </w:r>
            </w:ins>
          </w:p>
          <w:p>
            <w:pPr>
              <w:widowControl/>
              <w:numPr>
                <w:ilvl w:val="0"/>
                <w:numId w:val="5"/>
                <w:ins w:id="696" w:author="王骁tenet [2]" w:date="2021-03-17T14:45:11Z"/>
              </w:numPr>
              <w:tabs>
                <w:tab w:val="left" w:pos="720"/>
              </w:tabs>
              <w:snapToGrid w:val="0"/>
              <w:jc w:val="left"/>
              <w:rPr>
                <w:ins w:id="697" w:author="王骁tenet [2]" w:date="2021-03-17T14:46:27Z"/>
                <w:rFonts w:hint="default"/>
                <w:kern w:val="0"/>
                <w:sz w:val="22"/>
                <w:szCs w:val="24"/>
                <w:lang w:eastAsia="zh-Hans"/>
              </w:rPr>
              <w:pPrChange w:id="695" w:author="王骁tenet [2]" w:date="2021-03-17T14:45:11Z">
                <w:pPr>
                  <w:widowControl/>
                  <w:tabs>
                    <w:tab w:val="left" w:pos="720"/>
                  </w:tabs>
                  <w:snapToGrid w:val="0"/>
                  <w:jc w:val="left"/>
                </w:pPr>
              </w:pPrChange>
            </w:pPr>
            <w:ins w:id="698" w:author="王骁tenet [2]" w:date="2021-03-17T14:45:45Z">
              <w:r>
                <w:rPr>
                  <w:rFonts w:hint="eastAsia"/>
                  <w:kern w:val="0"/>
                  <w:sz w:val="22"/>
                  <w:szCs w:val="24"/>
                  <w:lang w:val="en-US" w:eastAsia="zh-Hans"/>
                </w:rPr>
                <w:t>设计</w:t>
              </w:r>
            </w:ins>
            <w:ins w:id="699" w:author="王骁tenet [2]" w:date="2021-03-17T14:45:51Z">
              <w:r>
                <w:rPr>
                  <w:rFonts w:hint="eastAsia"/>
                  <w:kern w:val="0"/>
                  <w:sz w:val="22"/>
                  <w:szCs w:val="24"/>
                  <w:lang w:val="en-US" w:eastAsia="zh-Hans"/>
                </w:rPr>
                <w:t>基于</w:t>
              </w:r>
            </w:ins>
            <w:ins w:id="700" w:author="王骁tenet [2]" w:date="2021-03-17T14:45:52Z">
              <w:r>
                <w:rPr>
                  <w:rFonts w:hint="eastAsia"/>
                  <w:kern w:val="0"/>
                  <w:sz w:val="22"/>
                  <w:szCs w:val="24"/>
                  <w:lang w:val="en-US" w:eastAsia="zh-Hans"/>
                </w:rPr>
                <w:t>名片</w:t>
              </w:r>
            </w:ins>
            <w:ins w:id="701" w:author="王骁tenet [2]" w:date="2021-03-17T14:45:54Z">
              <w:r>
                <w:rPr>
                  <w:rFonts w:hint="eastAsia"/>
                  <w:kern w:val="0"/>
                  <w:sz w:val="22"/>
                  <w:szCs w:val="24"/>
                  <w:lang w:val="en-US" w:eastAsia="zh-Hans"/>
                </w:rPr>
                <w:t>文件系统</w:t>
              </w:r>
            </w:ins>
            <w:ins w:id="702" w:author="王骁tenet [2]" w:date="2021-03-17T14:45:55Z">
              <w:r>
                <w:rPr>
                  <w:rFonts w:hint="eastAsia"/>
                  <w:kern w:val="0"/>
                  <w:sz w:val="22"/>
                  <w:szCs w:val="24"/>
                  <w:lang w:val="en-US" w:eastAsia="zh-Hans"/>
                </w:rPr>
                <w:t>的</w:t>
              </w:r>
            </w:ins>
            <w:ins w:id="703" w:author="王骁tenet [2]" w:date="2021-03-17T14:45:59Z">
              <w:r>
                <w:rPr>
                  <w:rFonts w:hint="eastAsia"/>
                  <w:kern w:val="0"/>
                  <w:sz w:val="22"/>
                  <w:szCs w:val="24"/>
                  <w:lang w:val="en-US" w:eastAsia="zh-Hans"/>
                </w:rPr>
                <w:t>设备</w:t>
              </w:r>
            </w:ins>
            <w:ins w:id="704" w:author="王骁tenet [2]" w:date="2021-03-17T14:46:01Z">
              <w:r>
                <w:rPr>
                  <w:rFonts w:hint="eastAsia"/>
                  <w:kern w:val="0"/>
                  <w:sz w:val="22"/>
                  <w:szCs w:val="24"/>
                  <w:lang w:val="en-US" w:eastAsia="zh-Hans"/>
                </w:rPr>
                <w:t>相知相识</w:t>
              </w:r>
            </w:ins>
            <w:ins w:id="705" w:author="王骁tenet [2]" w:date="2021-03-17T14:46:03Z">
              <w:r>
                <w:rPr>
                  <w:rFonts w:hint="eastAsia"/>
                  <w:kern w:val="0"/>
                  <w:sz w:val="22"/>
                  <w:szCs w:val="24"/>
                  <w:lang w:val="en-US" w:eastAsia="zh-Hans"/>
                </w:rPr>
                <w:t>策略</w:t>
              </w:r>
            </w:ins>
            <w:ins w:id="706" w:author="王骁tenet [2]" w:date="2021-03-17T14:46:03Z">
              <w:r>
                <w:rPr>
                  <w:rFonts w:hint="default"/>
                  <w:kern w:val="0"/>
                  <w:sz w:val="22"/>
                  <w:szCs w:val="24"/>
                  <w:lang w:eastAsia="zh-Hans"/>
                </w:rPr>
                <w:t>，</w:t>
              </w:r>
            </w:ins>
            <w:ins w:id="707" w:author="王骁tenet [2]" w:date="2021-03-17T14:46:09Z">
              <w:r>
                <w:rPr>
                  <w:rFonts w:hint="eastAsia"/>
                  <w:kern w:val="0"/>
                  <w:sz w:val="22"/>
                  <w:szCs w:val="24"/>
                  <w:lang w:val="en-US" w:eastAsia="zh-Hans"/>
                </w:rPr>
                <w:t>以</w:t>
              </w:r>
            </w:ins>
            <w:ins w:id="708" w:author="王骁tenet [2]" w:date="2021-03-17T14:46:10Z">
              <w:r>
                <w:rPr>
                  <w:rFonts w:hint="eastAsia"/>
                  <w:kern w:val="0"/>
                  <w:sz w:val="22"/>
                  <w:szCs w:val="24"/>
                  <w:lang w:val="en-US" w:eastAsia="zh-Hans"/>
                </w:rPr>
                <w:t>实现</w:t>
              </w:r>
            </w:ins>
            <w:ins w:id="709" w:author="王骁tenet [2]" w:date="2021-03-17T14:46:11Z">
              <w:r>
                <w:rPr>
                  <w:rFonts w:hint="eastAsia"/>
                  <w:kern w:val="0"/>
                  <w:sz w:val="22"/>
                  <w:szCs w:val="24"/>
                  <w:lang w:val="en-US" w:eastAsia="zh-Hans"/>
                </w:rPr>
                <w:t>设备</w:t>
              </w:r>
            </w:ins>
            <w:ins w:id="710" w:author="王骁tenet [2]" w:date="2021-03-17T14:46:18Z">
              <w:r>
                <w:rPr>
                  <w:rFonts w:hint="eastAsia"/>
                  <w:kern w:val="0"/>
                  <w:sz w:val="22"/>
                  <w:szCs w:val="24"/>
                  <w:lang w:val="en-US" w:eastAsia="zh-Hans"/>
                </w:rPr>
                <w:t>群体</w:t>
              </w:r>
            </w:ins>
            <w:ins w:id="711" w:author="王骁tenet [2]" w:date="2021-03-17T14:46:19Z">
              <w:r>
                <w:rPr>
                  <w:rFonts w:hint="eastAsia"/>
                  <w:kern w:val="0"/>
                  <w:sz w:val="22"/>
                  <w:szCs w:val="24"/>
                  <w:lang w:val="en-US" w:eastAsia="zh-Hans"/>
                </w:rPr>
                <w:t>之间</w:t>
              </w:r>
            </w:ins>
            <w:ins w:id="712" w:author="王骁tenet [2]" w:date="2021-03-17T14:46:20Z">
              <w:r>
                <w:rPr>
                  <w:rFonts w:hint="eastAsia"/>
                  <w:kern w:val="0"/>
                  <w:sz w:val="22"/>
                  <w:szCs w:val="24"/>
                  <w:lang w:val="en-US" w:eastAsia="zh-Hans"/>
                </w:rPr>
                <w:t>的</w:t>
              </w:r>
            </w:ins>
            <w:ins w:id="713" w:author="王骁tenet [2]" w:date="2021-03-17T14:46:22Z">
              <w:r>
                <w:rPr>
                  <w:rFonts w:hint="eastAsia"/>
                  <w:kern w:val="0"/>
                  <w:sz w:val="22"/>
                  <w:szCs w:val="24"/>
                  <w:lang w:val="en-US" w:eastAsia="zh-Hans"/>
                </w:rPr>
                <w:t>互联</w:t>
              </w:r>
            </w:ins>
            <w:ins w:id="714" w:author="王骁tenet [2]" w:date="2021-03-17T14:46:23Z">
              <w:r>
                <w:rPr>
                  <w:rFonts w:hint="eastAsia"/>
                  <w:kern w:val="0"/>
                  <w:sz w:val="22"/>
                  <w:szCs w:val="24"/>
                  <w:lang w:val="en-US" w:eastAsia="zh-Hans"/>
                </w:rPr>
                <w:t>与</w:t>
              </w:r>
            </w:ins>
            <w:ins w:id="715" w:author="王骁tenet [2]" w:date="2021-03-17T14:46:25Z">
              <w:r>
                <w:rPr>
                  <w:rFonts w:hint="eastAsia"/>
                  <w:kern w:val="0"/>
                  <w:sz w:val="22"/>
                  <w:szCs w:val="24"/>
                  <w:lang w:val="en-US" w:eastAsia="zh-Hans"/>
                </w:rPr>
                <w:t>互操作</w:t>
              </w:r>
            </w:ins>
            <w:ins w:id="716" w:author="王骁tenet [2]" w:date="2021-03-17T14:46:26Z">
              <w:r>
                <w:rPr>
                  <w:rFonts w:hint="eastAsia"/>
                  <w:kern w:val="0"/>
                  <w:sz w:val="22"/>
                  <w:szCs w:val="24"/>
                  <w:lang w:val="en-US" w:eastAsia="zh-Hans"/>
                </w:rPr>
                <w:t>能力</w:t>
              </w:r>
            </w:ins>
            <w:ins w:id="717" w:author="王骁tenet [2]" w:date="2021-03-17T14:46:27Z">
              <w:r>
                <w:rPr>
                  <w:rFonts w:hint="default"/>
                  <w:kern w:val="0"/>
                  <w:sz w:val="22"/>
                  <w:szCs w:val="24"/>
                  <w:lang w:eastAsia="zh-Hans"/>
                </w:rPr>
                <w:t>；</w:t>
              </w:r>
            </w:ins>
          </w:p>
          <w:p>
            <w:pPr>
              <w:widowControl/>
              <w:numPr>
                <w:ilvl w:val="0"/>
                <w:numId w:val="5"/>
                <w:ins w:id="719" w:author="王骁tenet [2]" w:date="2021-03-17T14:45:11Z"/>
              </w:numPr>
              <w:tabs>
                <w:tab w:val="left" w:pos="720"/>
              </w:tabs>
              <w:snapToGrid w:val="0"/>
              <w:jc w:val="left"/>
              <w:rPr>
                <w:ins w:id="720" w:author="王骁tenet [2]" w:date="2021-03-17T14:47:53Z"/>
                <w:rFonts w:hint="default"/>
                <w:kern w:val="0"/>
                <w:sz w:val="22"/>
                <w:szCs w:val="24"/>
                <w:lang w:eastAsia="zh-Hans"/>
              </w:rPr>
              <w:pPrChange w:id="718" w:author="王骁tenet [2]" w:date="2021-03-17T14:45:11Z">
                <w:pPr>
                  <w:widowControl/>
                  <w:tabs>
                    <w:tab w:val="left" w:pos="720"/>
                  </w:tabs>
                  <w:snapToGrid w:val="0"/>
                  <w:jc w:val="left"/>
                </w:pPr>
              </w:pPrChange>
            </w:pPr>
            <w:ins w:id="721" w:author="王骁tenet [2]" w:date="2021-03-17T14:47:08Z">
              <w:r>
                <w:rPr>
                  <w:rFonts w:hint="eastAsia"/>
                  <w:kern w:val="0"/>
                  <w:sz w:val="22"/>
                  <w:szCs w:val="24"/>
                  <w:lang w:val="en-US" w:eastAsia="zh-Hans"/>
                </w:rPr>
                <w:t>设计</w:t>
              </w:r>
            </w:ins>
            <w:ins w:id="722" w:author="王骁tenet [2]" w:date="2021-03-17T14:47:12Z">
              <w:r>
                <w:rPr>
                  <w:rFonts w:hint="eastAsia"/>
                  <w:kern w:val="0"/>
                  <w:sz w:val="22"/>
                  <w:szCs w:val="24"/>
                  <w:lang w:val="en-US" w:eastAsia="zh-Hans"/>
                </w:rPr>
                <w:t>将</w:t>
              </w:r>
            </w:ins>
            <w:ins w:id="723" w:author="王骁tenet [2]" w:date="2021-03-17T14:47:17Z">
              <w:r>
                <w:rPr>
                  <w:rFonts w:hint="eastAsia"/>
                  <w:kern w:val="0"/>
                  <w:sz w:val="22"/>
                  <w:szCs w:val="24"/>
                  <w:lang w:val="en-US" w:eastAsia="zh-Hans"/>
                </w:rPr>
                <w:t>相知相识</w:t>
              </w:r>
            </w:ins>
            <w:ins w:id="724" w:author="王骁tenet [2]" w:date="2021-03-17T14:47:18Z">
              <w:r>
                <w:rPr>
                  <w:rFonts w:hint="eastAsia"/>
                  <w:kern w:val="0"/>
                  <w:sz w:val="22"/>
                  <w:szCs w:val="24"/>
                  <w:lang w:val="en-US" w:eastAsia="zh-Hans"/>
                </w:rPr>
                <w:t>策略</w:t>
              </w:r>
            </w:ins>
            <w:ins w:id="725" w:author="王骁tenet [2]" w:date="2021-03-17T14:47:25Z">
              <w:r>
                <w:rPr>
                  <w:rFonts w:hint="eastAsia"/>
                  <w:kern w:val="0"/>
                  <w:sz w:val="22"/>
                  <w:szCs w:val="24"/>
                  <w:lang w:val="en-US" w:eastAsia="zh-Hans"/>
                </w:rPr>
                <w:t>融入</w:t>
              </w:r>
            </w:ins>
            <w:ins w:id="726" w:author="王骁tenet [2]" w:date="2021-03-17T14:47:26Z">
              <w:r>
                <w:rPr>
                  <w:rFonts w:hint="eastAsia"/>
                  <w:kern w:val="0"/>
                  <w:sz w:val="22"/>
                  <w:szCs w:val="24"/>
                  <w:lang w:val="en-US" w:eastAsia="zh-Hans"/>
                </w:rPr>
                <w:t>通信</w:t>
              </w:r>
            </w:ins>
            <w:ins w:id="727" w:author="王骁tenet [2]" w:date="2021-03-17T14:47:27Z">
              <w:r>
                <w:rPr>
                  <w:rFonts w:hint="eastAsia"/>
                  <w:kern w:val="0"/>
                  <w:sz w:val="22"/>
                  <w:szCs w:val="24"/>
                  <w:lang w:val="en-US" w:eastAsia="zh-Hans"/>
                </w:rPr>
                <w:t>管理</w:t>
              </w:r>
            </w:ins>
            <w:ins w:id="728" w:author="王骁tenet [2]" w:date="2021-03-17T14:47:28Z">
              <w:r>
                <w:rPr>
                  <w:rFonts w:hint="eastAsia"/>
                  <w:kern w:val="0"/>
                  <w:sz w:val="22"/>
                  <w:szCs w:val="24"/>
                  <w:lang w:val="en-US" w:eastAsia="zh-Hans"/>
                </w:rPr>
                <w:t>过程</w:t>
              </w:r>
            </w:ins>
            <w:ins w:id="729" w:author="王骁tenet [2]" w:date="2021-03-17T14:47:28Z">
              <w:r>
                <w:rPr>
                  <w:rFonts w:hint="default"/>
                  <w:kern w:val="0"/>
                  <w:sz w:val="22"/>
                  <w:szCs w:val="24"/>
                  <w:lang w:eastAsia="zh-Hans"/>
                </w:rPr>
                <w:t>，</w:t>
              </w:r>
            </w:ins>
            <w:ins w:id="730" w:author="王骁tenet [2]" w:date="2021-03-17T14:47:31Z">
              <w:r>
                <w:rPr>
                  <w:rFonts w:hint="eastAsia"/>
                  <w:kern w:val="0"/>
                  <w:sz w:val="22"/>
                  <w:szCs w:val="24"/>
                  <w:lang w:val="en-US" w:eastAsia="zh-Hans"/>
                </w:rPr>
                <w:t>在</w:t>
              </w:r>
            </w:ins>
            <w:ins w:id="731" w:author="王骁tenet [2]" w:date="2021-03-17T14:47:32Z">
              <w:r>
                <w:rPr>
                  <w:rFonts w:hint="eastAsia"/>
                  <w:kern w:val="0"/>
                  <w:sz w:val="22"/>
                  <w:szCs w:val="24"/>
                  <w:lang w:val="en-US" w:eastAsia="zh-Hans"/>
                </w:rPr>
                <w:t>e</w:t>
              </w:r>
            </w:ins>
            <w:ins w:id="732" w:author="王骁tenet [2]" w:date="2021-03-17T14:47:35Z">
              <w:r>
                <w:rPr>
                  <w:rFonts w:hint="eastAsia"/>
                  <w:kern w:val="0"/>
                  <w:sz w:val="22"/>
                  <w:szCs w:val="24"/>
                  <w:lang w:val="en-US" w:eastAsia="zh-Hans"/>
                </w:rPr>
                <w:t>NDOS</w:t>
              </w:r>
            </w:ins>
            <w:ins w:id="733" w:author="王骁tenet [2]" w:date="2021-03-17T14:47:36Z">
              <w:r>
                <w:rPr>
                  <w:rFonts w:hint="eastAsia"/>
                  <w:kern w:val="0"/>
                  <w:sz w:val="22"/>
                  <w:szCs w:val="24"/>
                  <w:lang w:val="en-US" w:eastAsia="zh-Hans"/>
                </w:rPr>
                <w:t>协议栈</w:t>
              </w:r>
            </w:ins>
            <w:ins w:id="734" w:author="王骁tenet [2]" w:date="2021-03-17T14:47:40Z">
              <w:r>
                <w:rPr>
                  <w:rFonts w:hint="eastAsia"/>
                  <w:kern w:val="0"/>
                  <w:sz w:val="22"/>
                  <w:szCs w:val="24"/>
                  <w:lang w:val="en-US" w:eastAsia="zh-Hans"/>
                </w:rPr>
                <w:t>中</w:t>
              </w:r>
            </w:ins>
            <w:ins w:id="735" w:author="王骁tenet [2]" w:date="2021-03-17T14:47:44Z">
              <w:r>
                <w:rPr>
                  <w:rFonts w:hint="eastAsia"/>
                  <w:kern w:val="0"/>
                  <w:sz w:val="22"/>
                  <w:szCs w:val="24"/>
                  <w:lang w:val="en-US" w:eastAsia="zh-Hans"/>
                </w:rPr>
                <w:t>相应</w:t>
              </w:r>
            </w:ins>
            <w:ins w:id="736" w:author="王骁tenet [2]" w:date="2021-03-17T14:47:46Z">
              <w:r>
                <w:rPr>
                  <w:rFonts w:hint="eastAsia"/>
                  <w:kern w:val="0"/>
                  <w:sz w:val="22"/>
                  <w:szCs w:val="24"/>
                  <w:lang w:val="en-US" w:eastAsia="zh-Hans"/>
                </w:rPr>
                <w:t>子层</w:t>
              </w:r>
            </w:ins>
            <w:ins w:id="737" w:author="王骁tenet [2]" w:date="2021-03-17T14:47:48Z">
              <w:r>
                <w:rPr>
                  <w:rFonts w:hint="eastAsia"/>
                  <w:kern w:val="0"/>
                  <w:sz w:val="22"/>
                  <w:szCs w:val="24"/>
                  <w:lang w:val="en-US" w:eastAsia="zh-Hans"/>
                </w:rPr>
                <w:t>开发</w:t>
              </w:r>
            </w:ins>
            <w:ins w:id="738" w:author="王骁tenet [2]" w:date="2021-03-17T14:47:50Z">
              <w:r>
                <w:rPr>
                  <w:rFonts w:hint="eastAsia"/>
                  <w:kern w:val="0"/>
                  <w:sz w:val="22"/>
                  <w:szCs w:val="24"/>
                  <w:lang w:val="en-US" w:eastAsia="zh-Hans"/>
                </w:rPr>
                <w:t>通信协议</w:t>
              </w:r>
            </w:ins>
            <w:ins w:id="739" w:author="王骁tenet [2]" w:date="2021-03-17T14:47:53Z">
              <w:r>
                <w:rPr>
                  <w:rFonts w:hint="default"/>
                  <w:kern w:val="0"/>
                  <w:sz w:val="22"/>
                  <w:szCs w:val="24"/>
                  <w:lang w:eastAsia="zh-Hans"/>
                </w:rPr>
                <w:t>；</w:t>
              </w:r>
            </w:ins>
          </w:p>
          <w:p>
            <w:pPr>
              <w:widowControl/>
              <w:numPr>
                <w:ilvl w:val="0"/>
                <w:numId w:val="5"/>
                <w:ins w:id="741" w:author="王骁tenet [2]" w:date="2021-03-17T14:45:11Z"/>
              </w:numPr>
              <w:tabs>
                <w:tab w:val="left" w:pos="720"/>
              </w:tabs>
              <w:snapToGrid w:val="0"/>
              <w:jc w:val="left"/>
              <w:rPr>
                <w:ins w:id="742" w:author="王骁tenet [2]" w:date="2021-03-17T14:48:56Z"/>
                <w:rFonts w:hint="default"/>
                <w:kern w:val="0"/>
                <w:sz w:val="22"/>
                <w:szCs w:val="24"/>
                <w:lang w:eastAsia="zh-Hans"/>
              </w:rPr>
              <w:pPrChange w:id="740" w:author="王骁tenet [2]" w:date="2021-03-17T14:45:11Z">
                <w:pPr>
                  <w:widowControl/>
                  <w:tabs>
                    <w:tab w:val="left" w:pos="720"/>
                  </w:tabs>
                  <w:snapToGrid w:val="0"/>
                  <w:jc w:val="left"/>
                </w:pPr>
              </w:pPrChange>
            </w:pPr>
            <w:ins w:id="743" w:author="王骁tenet [2]" w:date="2021-03-17T14:47:59Z">
              <w:r>
                <w:rPr>
                  <w:rFonts w:hint="eastAsia"/>
                  <w:kern w:val="0"/>
                  <w:sz w:val="22"/>
                  <w:szCs w:val="24"/>
                  <w:lang w:val="en-US" w:eastAsia="zh-Hans"/>
                </w:rPr>
                <w:t>将</w:t>
              </w:r>
            </w:ins>
            <w:ins w:id="744" w:author="王骁tenet [2]" w:date="2021-03-17T14:48:00Z">
              <w:r>
                <w:rPr>
                  <w:rFonts w:hint="eastAsia"/>
                  <w:kern w:val="0"/>
                  <w:sz w:val="22"/>
                  <w:szCs w:val="24"/>
                  <w:lang w:val="en-US" w:eastAsia="zh-Hans"/>
                </w:rPr>
                <w:t>名片</w:t>
              </w:r>
            </w:ins>
            <w:ins w:id="745" w:author="王骁tenet [2]" w:date="2021-03-17T14:48:01Z">
              <w:r>
                <w:rPr>
                  <w:rFonts w:hint="eastAsia"/>
                  <w:kern w:val="0"/>
                  <w:sz w:val="22"/>
                  <w:szCs w:val="24"/>
                  <w:lang w:val="en-US" w:eastAsia="zh-Hans"/>
                </w:rPr>
                <w:t>文件</w:t>
              </w:r>
            </w:ins>
            <w:ins w:id="746" w:author="王骁tenet [2]" w:date="2021-03-17T14:48:03Z">
              <w:r>
                <w:rPr>
                  <w:rFonts w:hint="eastAsia"/>
                  <w:kern w:val="0"/>
                  <w:sz w:val="22"/>
                  <w:szCs w:val="24"/>
                  <w:lang w:val="en-US" w:eastAsia="zh-Hans"/>
                </w:rPr>
                <w:t>与</w:t>
              </w:r>
            </w:ins>
            <w:ins w:id="747" w:author="王骁tenet [2]" w:date="2021-03-17T14:48:12Z">
              <w:r>
                <w:rPr>
                  <w:rFonts w:hint="eastAsia"/>
                  <w:kern w:val="0"/>
                  <w:sz w:val="22"/>
                  <w:szCs w:val="24"/>
                  <w:lang w:val="en-US" w:eastAsia="zh-Hans"/>
                </w:rPr>
                <w:t>协议栈</w:t>
              </w:r>
            </w:ins>
            <w:ins w:id="748" w:author="王骁tenet [2]" w:date="2021-03-17T14:48:14Z">
              <w:r>
                <w:rPr>
                  <w:rFonts w:hint="eastAsia"/>
                  <w:kern w:val="0"/>
                  <w:sz w:val="22"/>
                  <w:szCs w:val="24"/>
                  <w:lang w:val="en-US" w:eastAsia="zh-Hans"/>
                </w:rPr>
                <w:t>部署</w:t>
              </w:r>
            </w:ins>
            <w:ins w:id="749" w:author="王骁tenet [2]" w:date="2021-03-17T14:48:15Z">
              <w:r>
                <w:rPr>
                  <w:rFonts w:hint="eastAsia"/>
                  <w:kern w:val="0"/>
                  <w:sz w:val="22"/>
                  <w:szCs w:val="24"/>
                  <w:lang w:val="en-US" w:eastAsia="zh-Hans"/>
                </w:rPr>
                <w:t>到</w:t>
              </w:r>
            </w:ins>
            <w:ins w:id="750" w:author="王骁tenet [2]" w:date="2021-03-17T14:48:17Z">
              <w:r>
                <w:rPr>
                  <w:rFonts w:hint="eastAsia"/>
                  <w:kern w:val="0"/>
                  <w:sz w:val="22"/>
                  <w:szCs w:val="24"/>
                  <w:lang w:val="en-US" w:eastAsia="zh-Hans"/>
                </w:rPr>
                <w:t>专用</w:t>
              </w:r>
            </w:ins>
            <w:ins w:id="751" w:author="王骁tenet [2]" w:date="2021-03-17T14:48:19Z">
              <w:r>
                <w:rPr>
                  <w:rFonts w:hint="eastAsia"/>
                  <w:kern w:val="0"/>
                  <w:sz w:val="22"/>
                  <w:szCs w:val="24"/>
                  <w:lang w:val="en-US" w:eastAsia="zh-Hans"/>
                </w:rPr>
                <w:t>芯片</w:t>
              </w:r>
            </w:ins>
            <w:ins w:id="752" w:author="王骁tenet [2]" w:date="2021-03-17T14:48:20Z">
              <w:r>
                <w:rPr>
                  <w:rFonts w:hint="default"/>
                  <w:kern w:val="0"/>
                  <w:sz w:val="22"/>
                  <w:szCs w:val="24"/>
                  <w:lang w:eastAsia="zh-Hans"/>
                </w:rPr>
                <w:t>，</w:t>
              </w:r>
            </w:ins>
            <w:ins w:id="753" w:author="王骁tenet [2]" w:date="2021-03-17T14:48:25Z">
              <w:r>
                <w:rPr>
                  <w:rFonts w:hint="eastAsia"/>
                  <w:kern w:val="0"/>
                  <w:sz w:val="22"/>
                  <w:szCs w:val="24"/>
                  <w:lang w:val="en-US" w:eastAsia="zh-Hans"/>
                </w:rPr>
                <w:t>基于</w:t>
              </w:r>
            </w:ins>
            <w:ins w:id="754" w:author="王骁tenet [2]" w:date="2021-03-17T14:48:26Z">
              <w:r>
                <w:rPr>
                  <w:rFonts w:hint="eastAsia"/>
                  <w:kern w:val="0"/>
                  <w:sz w:val="22"/>
                  <w:szCs w:val="24"/>
                  <w:lang w:val="en-US" w:eastAsia="zh-Hans"/>
                </w:rPr>
                <w:t>明确的</w:t>
              </w:r>
            </w:ins>
            <w:ins w:id="755" w:author="王骁tenet [2]" w:date="2021-03-17T14:48:28Z">
              <w:r>
                <w:rPr>
                  <w:rFonts w:hint="eastAsia"/>
                  <w:kern w:val="0"/>
                  <w:sz w:val="22"/>
                  <w:szCs w:val="24"/>
                  <w:lang w:val="en-US" w:eastAsia="zh-Hans"/>
                </w:rPr>
                <w:t>评价</w:t>
              </w:r>
            </w:ins>
            <w:ins w:id="756" w:author="王骁tenet [2]" w:date="2021-03-17T14:48:30Z">
              <w:r>
                <w:rPr>
                  <w:rFonts w:hint="eastAsia"/>
                  <w:kern w:val="0"/>
                  <w:sz w:val="22"/>
                  <w:szCs w:val="24"/>
                  <w:lang w:val="en-US" w:eastAsia="zh-Hans"/>
                </w:rPr>
                <w:t>指标</w:t>
              </w:r>
            </w:ins>
            <w:ins w:id="757" w:author="王骁tenet [2]" w:date="2021-03-17T14:48:31Z">
              <w:r>
                <w:rPr>
                  <w:rFonts w:hint="eastAsia"/>
                  <w:kern w:val="0"/>
                  <w:sz w:val="22"/>
                  <w:szCs w:val="24"/>
                  <w:lang w:val="en-US" w:eastAsia="zh-Hans"/>
                </w:rPr>
                <w:t>进行</w:t>
              </w:r>
            </w:ins>
            <w:ins w:id="758" w:author="王骁tenet [2]" w:date="2021-03-17T14:48:45Z">
              <w:r>
                <w:rPr>
                  <w:rFonts w:hint="eastAsia"/>
                  <w:kern w:val="0"/>
                  <w:sz w:val="22"/>
                  <w:szCs w:val="24"/>
                  <w:lang w:val="en-US" w:eastAsia="zh-Hans"/>
                </w:rPr>
                <w:t>测试</w:t>
              </w:r>
            </w:ins>
            <w:ins w:id="759" w:author="王骁tenet [2]" w:date="2021-03-17T14:48:46Z">
              <w:r>
                <w:rPr>
                  <w:rFonts w:hint="default"/>
                  <w:kern w:val="0"/>
                  <w:sz w:val="22"/>
                  <w:szCs w:val="24"/>
                  <w:lang w:eastAsia="zh-Hans"/>
                </w:rPr>
                <w:t>；</w:t>
              </w:r>
            </w:ins>
          </w:p>
          <w:p>
            <w:pPr>
              <w:widowControl/>
              <w:numPr>
                <w:ilvl w:val="0"/>
                <w:numId w:val="5"/>
                <w:ins w:id="761" w:author="王骁tenet [2]" w:date="2021-03-17T14:45:11Z"/>
              </w:numPr>
              <w:tabs>
                <w:tab w:val="left" w:pos="720"/>
              </w:tabs>
              <w:snapToGrid w:val="0"/>
              <w:jc w:val="left"/>
              <w:rPr>
                <w:ins w:id="762" w:author="王骁tenet [2]" w:date="2021-03-17T14:50:45Z"/>
                <w:rFonts w:hint="default"/>
                <w:kern w:val="0"/>
                <w:sz w:val="22"/>
                <w:szCs w:val="24"/>
                <w:lang w:eastAsia="zh-Hans"/>
              </w:rPr>
              <w:pPrChange w:id="760" w:author="王骁tenet [2]" w:date="2021-03-17T14:45:11Z">
                <w:pPr>
                  <w:widowControl/>
                  <w:tabs>
                    <w:tab w:val="left" w:pos="720"/>
                  </w:tabs>
                  <w:snapToGrid w:val="0"/>
                  <w:jc w:val="left"/>
                </w:pPr>
              </w:pPrChange>
            </w:pPr>
            <w:ins w:id="763" w:author="王骁tenet [2]" w:date="2021-03-17T14:49:12Z">
              <w:r>
                <w:rPr>
                  <w:rFonts w:hint="eastAsia"/>
                  <w:kern w:val="0"/>
                  <w:sz w:val="22"/>
                  <w:szCs w:val="24"/>
                  <w:lang w:val="en-US" w:eastAsia="zh-Hans"/>
                </w:rPr>
                <w:t>依托</w:t>
              </w:r>
            </w:ins>
            <w:ins w:id="764" w:author="王骁tenet [2]" w:date="2021-03-17T14:49:14Z">
              <w:r>
                <w:rPr>
                  <w:rFonts w:hint="eastAsia"/>
                  <w:kern w:val="0"/>
                  <w:sz w:val="22"/>
                  <w:szCs w:val="24"/>
                  <w:lang w:val="en-US" w:eastAsia="zh-Hans"/>
                </w:rPr>
                <w:t>专用</w:t>
              </w:r>
            </w:ins>
            <w:ins w:id="765" w:author="王骁tenet [2]" w:date="2021-03-17T14:49:16Z">
              <w:r>
                <w:rPr>
                  <w:rFonts w:hint="eastAsia"/>
                  <w:kern w:val="0"/>
                  <w:sz w:val="22"/>
                  <w:szCs w:val="24"/>
                  <w:lang w:val="en-US" w:eastAsia="zh-Hans"/>
                </w:rPr>
                <w:t>芯片</w:t>
              </w:r>
            </w:ins>
            <w:ins w:id="766" w:author="王骁tenet [2]" w:date="2021-03-17T14:49:17Z">
              <w:r>
                <w:rPr>
                  <w:rFonts w:hint="eastAsia"/>
                  <w:kern w:val="0"/>
                  <w:sz w:val="22"/>
                  <w:szCs w:val="24"/>
                  <w:lang w:val="en-US" w:eastAsia="zh-Hans"/>
                </w:rPr>
                <w:t>模组</w:t>
              </w:r>
            </w:ins>
            <w:ins w:id="767" w:author="王骁tenet [2]" w:date="2021-03-17T14:49:17Z">
              <w:r>
                <w:rPr>
                  <w:rFonts w:hint="default"/>
                  <w:kern w:val="0"/>
                  <w:sz w:val="22"/>
                  <w:szCs w:val="24"/>
                  <w:lang w:eastAsia="zh-Hans"/>
                </w:rPr>
                <w:t>，</w:t>
              </w:r>
            </w:ins>
            <w:ins w:id="768" w:author="王骁tenet [2]" w:date="2021-03-17T14:49:38Z">
              <w:r>
                <w:rPr>
                  <w:rFonts w:hint="eastAsia"/>
                  <w:kern w:val="0"/>
                  <w:sz w:val="22"/>
                  <w:szCs w:val="24"/>
                  <w:lang w:val="en-US" w:eastAsia="zh-Hans"/>
                </w:rPr>
                <w:t>开展</w:t>
              </w:r>
            </w:ins>
            <w:ins w:id="769" w:author="王骁tenet [2]" w:date="2021-03-17T14:49:39Z">
              <w:r>
                <w:rPr>
                  <w:rFonts w:hint="eastAsia"/>
                  <w:kern w:val="0"/>
                  <w:sz w:val="22"/>
                  <w:szCs w:val="24"/>
                  <w:lang w:val="en-US" w:eastAsia="zh-Hans"/>
                </w:rPr>
                <w:t>场景</w:t>
              </w:r>
            </w:ins>
            <w:ins w:id="770" w:author="王骁tenet [2]" w:date="2021-03-17T14:49:40Z">
              <w:r>
                <w:rPr>
                  <w:rFonts w:hint="eastAsia"/>
                  <w:kern w:val="0"/>
                  <w:sz w:val="22"/>
                  <w:szCs w:val="24"/>
                  <w:lang w:val="en-US" w:eastAsia="zh-Hans"/>
                </w:rPr>
                <w:t>选择</w:t>
              </w:r>
            </w:ins>
            <w:ins w:id="771" w:author="王骁tenet [2]" w:date="2021-03-17T14:49:41Z">
              <w:r>
                <w:rPr>
                  <w:rFonts w:hint="eastAsia"/>
                  <w:kern w:val="0"/>
                  <w:sz w:val="22"/>
                  <w:szCs w:val="24"/>
                  <w:lang w:val="en-US" w:eastAsia="zh-Hans"/>
                </w:rPr>
                <w:t>工作</w:t>
              </w:r>
            </w:ins>
            <w:ins w:id="772" w:author="王骁tenet [2]" w:date="2021-03-17T14:49:41Z">
              <w:r>
                <w:rPr>
                  <w:rFonts w:hint="default"/>
                  <w:kern w:val="0"/>
                  <w:sz w:val="22"/>
                  <w:szCs w:val="24"/>
                  <w:lang w:eastAsia="zh-Hans"/>
                </w:rPr>
                <w:t>，</w:t>
              </w:r>
            </w:ins>
            <w:ins w:id="773" w:author="王骁tenet [2]" w:date="2021-03-17T14:49:42Z">
              <w:r>
                <w:rPr>
                  <w:rFonts w:hint="eastAsia"/>
                  <w:kern w:val="0"/>
                  <w:sz w:val="22"/>
                  <w:szCs w:val="24"/>
                  <w:lang w:val="en-US" w:eastAsia="zh-Hans"/>
                </w:rPr>
                <w:t>在</w:t>
              </w:r>
            </w:ins>
            <w:ins w:id="774" w:author="王骁tenet [2]" w:date="2021-03-17T14:49:44Z">
              <w:r>
                <w:rPr>
                  <w:rFonts w:hint="eastAsia"/>
                  <w:kern w:val="0"/>
                  <w:sz w:val="22"/>
                  <w:szCs w:val="24"/>
                  <w:lang w:val="en-US" w:eastAsia="zh-Hans"/>
                </w:rPr>
                <w:t>选定的</w:t>
              </w:r>
            </w:ins>
            <w:ins w:id="775" w:author="王骁tenet [2]" w:date="2021-03-17T14:49:45Z">
              <w:r>
                <w:rPr>
                  <w:rFonts w:hint="eastAsia"/>
                  <w:kern w:val="0"/>
                  <w:sz w:val="22"/>
                  <w:szCs w:val="24"/>
                  <w:lang w:val="en-US" w:eastAsia="zh-Hans"/>
                </w:rPr>
                <w:t>场景</w:t>
              </w:r>
            </w:ins>
            <w:ins w:id="776" w:author="王骁tenet [2]" w:date="2021-03-17T14:49:46Z">
              <w:r>
                <w:rPr>
                  <w:rFonts w:hint="eastAsia"/>
                  <w:kern w:val="0"/>
                  <w:sz w:val="22"/>
                  <w:szCs w:val="24"/>
                  <w:lang w:val="en-US" w:eastAsia="zh-Hans"/>
                </w:rPr>
                <w:t>内</w:t>
              </w:r>
            </w:ins>
            <w:ins w:id="777" w:author="王骁tenet [2]" w:date="2021-03-17T14:49:54Z">
              <w:r>
                <w:rPr>
                  <w:rFonts w:hint="default"/>
                  <w:kern w:val="0"/>
                  <w:sz w:val="22"/>
                  <w:szCs w:val="24"/>
                  <w:lang w:eastAsia="zh-Hans"/>
                </w:rPr>
                <w:t>，</w:t>
              </w:r>
            </w:ins>
            <w:ins w:id="778" w:author="王骁tenet [2]" w:date="2021-03-17T14:49:55Z">
              <w:r>
                <w:rPr>
                  <w:rFonts w:hint="eastAsia"/>
                  <w:kern w:val="0"/>
                  <w:sz w:val="22"/>
                  <w:szCs w:val="24"/>
                  <w:lang w:val="en-US" w:eastAsia="zh-Hans"/>
                </w:rPr>
                <w:t>实现</w:t>
              </w:r>
            </w:ins>
            <w:ins w:id="779" w:author="王骁tenet [2]" w:date="2021-03-17T14:49:57Z">
              <w:r>
                <w:rPr>
                  <w:rFonts w:hint="eastAsia"/>
                  <w:kern w:val="0"/>
                  <w:sz w:val="22"/>
                  <w:szCs w:val="24"/>
                  <w:lang w:val="en-US" w:eastAsia="zh-Hans"/>
                </w:rPr>
                <w:t>开放物联</w:t>
              </w:r>
            </w:ins>
            <w:ins w:id="780" w:author="王骁tenet [2]" w:date="2021-03-17T14:50:08Z">
              <w:r>
                <w:rPr>
                  <w:rFonts w:hint="eastAsia"/>
                  <w:kern w:val="0"/>
                  <w:sz w:val="22"/>
                  <w:szCs w:val="24"/>
                  <w:lang w:val="en-US" w:eastAsia="zh-Hans"/>
                </w:rPr>
                <w:t>设备</w:t>
              </w:r>
            </w:ins>
            <w:ins w:id="781" w:author="王骁tenet [2]" w:date="2021-03-17T14:50:10Z">
              <w:r>
                <w:rPr>
                  <w:rFonts w:hint="eastAsia"/>
                  <w:kern w:val="0"/>
                  <w:sz w:val="22"/>
                  <w:szCs w:val="24"/>
                  <w:lang w:val="en-US" w:eastAsia="zh-Hans"/>
                </w:rPr>
                <w:t>群体</w:t>
              </w:r>
            </w:ins>
            <w:ins w:id="782" w:author="王骁tenet [2]" w:date="2021-03-17T14:50:11Z">
              <w:r>
                <w:rPr>
                  <w:rFonts w:hint="eastAsia"/>
                  <w:kern w:val="0"/>
                  <w:sz w:val="22"/>
                  <w:szCs w:val="24"/>
                  <w:lang w:val="en-US" w:eastAsia="zh-Hans"/>
                </w:rPr>
                <w:t>间</w:t>
              </w:r>
            </w:ins>
            <w:ins w:id="783" w:author="王骁tenet [2]" w:date="2021-03-17T14:49:58Z">
              <w:r>
                <w:rPr>
                  <w:rFonts w:hint="eastAsia"/>
                  <w:kern w:val="0"/>
                  <w:sz w:val="22"/>
                  <w:szCs w:val="24"/>
                  <w:lang w:val="en-US" w:eastAsia="zh-Hans"/>
                </w:rPr>
                <w:t>的</w:t>
              </w:r>
            </w:ins>
            <w:ins w:id="784" w:author="王骁tenet [2]" w:date="2021-03-17T14:49:59Z">
              <w:r>
                <w:rPr>
                  <w:rFonts w:hint="eastAsia"/>
                  <w:kern w:val="0"/>
                  <w:sz w:val="22"/>
                  <w:szCs w:val="24"/>
                  <w:lang w:val="en-US" w:eastAsia="zh-Hans"/>
                </w:rPr>
                <w:t>组网与</w:t>
              </w:r>
            </w:ins>
            <w:ins w:id="785" w:author="王骁tenet [2]" w:date="2021-03-17T14:50:01Z">
              <w:r>
                <w:rPr>
                  <w:rFonts w:hint="eastAsia"/>
                  <w:kern w:val="0"/>
                  <w:sz w:val="22"/>
                  <w:szCs w:val="24"/>
                  <w:lang w:val="en-US" w:eastAsia="zh-Hans"/>
                </w:rPr>
                <w:t>通信</w:t>
              </w:r>
            </w:ins>
            <w:ins w:id="786" w:author="王骁tenet [2]" w:date="2021-03-17T14:50:21Z">
              <w:r>
                <w:rPr>
                  <w:rFonts w:hint="default"/>
                  <w:kern w:val="0"/>
                  <w:sz w:val="22"/>
                  <w:szCs w:val="24"/>
                  <w:lang w:eastAsia="zh-Hans"/>
                </w:rPr>
                <w:t>，</w:t>
              </w:r>
            </w:ins>
            <w:ins w:id="787" w:author="王骁tenet [2]" w:date="2021-03-17T14:50:22Z">
              <w:r>
                <w:rPr>
                  <w:rFonts w:hint="eastAsia"/>
                  <w:kern w:val="0"/>
                  <w:sz w:val="22"/>
                  <w:szCs w:val="24"/>
                  <w:lang w:val="en-US" w:eastAsia="zh-Hans"/>
                </w:rPr>
                <w:t>完成</w:t>
              </w:r>
            </w:ins>
            <w:ins w:id="788" w:author="王骁tenet [2]" w:date="2021-03-17T14:50:35Z">
              <w:r>
                <w:rPr>
                  <w:rFonts w:hint="eastAsia"/>
                  <w:kern w:val="0"/>
                  <w:sz w:val="22"/>
                  <w:szCs w:val="24"/>
                  <w:lang w:val="en-US" w:eastAsia="zh-Hans"/>
                </w:rPr>
                <w:t>设备</w:t>
              </w:r>
            </w:ins>
            <w:ins w:id="789" w:author="王骁tenet [2]" w:date="2021-03-17T14:50:36Z">
              <w:r>
                <w:rPr>
                  <w:rFonts w:hint="eastAsia"/>
                  <w:kern w:val="0"/>
                  <w:sz w:val="22"/>
                  <w:szCs w:val="24"/>
                  <w:lang w:val="en-US" w:eastAsia="zh-Hans"/>
                </w:rPr>
                <w:t>对</w:t>
              </w:r>
            </w:ins>
            <w:ins w:id="790" w:author="王骁tenet [2]" w:date="2021-03-17T14:50:38Z">
              <w:r>
                <w:rPr>
                  <w:rFonts w:hint="eastAsia"/>
                  <w:kern w:val="0"/>
                  <w:sz w:val="22"/>
                  <w:szCs w:val="24"/>
                  <w:lang w:val="en-US" w:eastAsia="zh-Hans"/>
                </w:rPr>
                <w:t>环境</w:t>
              </w:r>
            </w:ins>
            <w:ins w:id="791" w:author="王骁tenet [2]" w:date="2021-03-17T14:50:39Z">
              <w:r>
                <w:rPr>
                  <w:rFonts w:hint="eastAsia"/>
                  <w:kern w:val="0"/>
                  <w:sz w:val="22"/>
                  <w:szCs w:val="24"/>
                  <w:lang w:val="en-US" w:eastAsia="zh-Hans"/>
                </w:rPr>
                <w:t>设备</w:t>
              </w:r>
            </w:ins>
            <w:ins w:id="792" w:author="王骁tenet [2]" w:date="2021-03-17T14:50:40Z">
              <w:r>
                <w:rPr>
                  <w:rFonts w:hint="eastAsia"/>
                  <w:kern w:val="0"/>
                  <w:sz w:val="22"/>
                  <w:szCs w:val="24"/>
                  <w:lang w:val="en-US" w:eastAsia="zh-Hans"/>
                </w:rPr>
                <w:t>感知</w:t>
              </w:r>
            </w:ins>
            <w:ins w:id="793" w:author="王骁tenet [2]" w:date="2021-03-17T14:50:41Z">
              <w:r>
                <w:rPr>
                  <w:rFonts w:hint="eastAsia"/>
                  <w:kern w:val="0"/>
                  <w:sz w:val="22"/>
                  <w:szCs w:val="24"/>
                  <w:lang w:val="en-US" w:eastAsia="zh-Hans"/>
                </w:rPr>
                <w:t>能力的</w:t>
              </w:r>
            </w:ins>
            <w:ins w:id="794" w:author="王骁tenet [2]" w:date="2021-03-17T14:50:43Z">
              <w:r>
                <w:rPr>
                  <w:rFonts w:hint="eastAsia"/>
                  <w:kern w:val="0"/>
                  <w:sz w:val="22"/>
                  <w:szCs w:val="24"/>
                  <w:lang w:val="en-US" w:eastAsia="zh-Hans"/>
                </w:rPr>
                <w:t>测试</w:t>
              </w:r>
            </w:ins>
            <w:ins w:id="795" w:author="王骁tenet [2]" w:date="2021-03-17T14:50:44Z">
              <w:r>
                <w:rPr>
                  <w:rFonts w:hint="default"/>
                  <w:kern w:val="0"/>
                  <w:sz w:val="22"/>
                  <w:szCs w:val="24"/>
                  <w:lang w:eastAsia="zh-Hans"/>
                </w:rPr>
                <w:t>；</w:t>
              </w:r>
            </w:ins>
          </w:p>
          <w:p>
            <w:pPr>
              <w:widowControl/>
              <w:numPr>
                <w:ilvl w:val="0"/>
                <w:numId w:val="5"/>
                <w:ins w:id="797" w:author="王骁tenet [2]" w:date="2021-03-17T14:45:11Z"/>
              </w:numPr>
              <w:tabs>
                <w:tab w:val="left" w:pos="720"/>
              </w:tabs>
              <w:snapToGrid w:val="0"/>
              <w:jc w:val="left"/>
              <w:rPr>
                <w:rFonts w:hint="default"/>
                <w:kern w:val="0"/>
                <w:sz w:val="22"/>
                <w:szCs w:val="24"/>
                <w:lang w:eastAsia="zh-Hans"/>
              </w:rPr>
              <w:pPrChange w:id="796" w:author="王骁tenet [2]" w:date="2021-03-17T14:45:11Z">
                <w:pPr>
                  <w:widowControl/>
                  <w:tabs>
                    <w:tab w:val="left" w:pos="720"/>
                  </w:tabs>
                  <w:snapToGrid w:val="0"/>
                  <w:jc w:val="left"/>
                </w:pPr>
              </w:pPrChange>
            </w:pPr>
            <w:ins w:id="798" w:author="王骁tenet [2]" w:date="2021-03-17T14:51:06Z">
              <w:r>
                <w:rPr>
                  <w:rFonts w:hint="eastAsia"/>
                  <w:kern w:val="0"/>
                  <w:sz w:val="22"/>
                  <w:szCs w:val="24"/>
                  <w:lang w:val="en-US" w:eastAsia="zh-Hans"/>
                </w:rPr>
                <w:t>初步</w:t>
              </w:r>
            </w:ins>
            <w:ins w:id="799" w:author="王骁tenet [2]" w:date="2021-03-17T14:51:07Z">
              <w:r>
                <w:rPr>
                  <w:rFonts w:hint="eastAsia"/>
                  <w:kern w:val="0"/>
                  <w:sz w:val="22"/>
                  <w:szCs w:val="24"/>
                  <w:lang w:val="en-US" w:eastAsia="zh-Hans"/>
                </w:rPr>
                <w:t>开展</w:t>
              </w:r>
            </w:ins>
            <w:ins w:id="800" w:author="王骁tenet [2]" w:date="2021-03-17T14:51:08Z">
              <w:r>
                <w:rPr>
                  <w:rFonts w:hint="eastAsia"/>
                  <w:kern w:val="0"/>
                  <w:sz w:val="22"/>
                  <w:szCs w:val="24"/>
                  <w:lang w:val="en-US" w:eastAsia="zh-Hans"/>
                </w:rPr>
                <w:t>对</w:t>
              </w:r>
            </w:ins>
            <w:ins w:id="801" w:author="王骁tenet [2]" w:date="2021-03-17T14:51:12Z">
              <w:r>
                <w:rPr>
                  <w:rFonts w:hint="eastAsia"/>
                  <w:kern w:val="0"/>
                  <w:sz w:val="22"/>
                  <w:szCs w:val="24"/>
                  <w:lang w:val="en-US" w:eastAsia="zh-Hans"/>
                </w:rPr>
                <w:t>物联</w:t>
              </w:r>
            </w:ins>
            <w:ins w:id="802" w:author="王骁tenet [2]" w:date="2021-03-17T14:51:13Z">
              <w:r>
                <w:rPr>
                  <w:rFonts w:hint="eastAsia"/>
                  <w:kern w:val="0"/>
                  <w:sz w:val="22"/>
                  <w:szCs w:val="24"/>
                  <w:lang w:val="en-US" w:eastAsia="zh-Hans"/>
                </w:rPr>
                <w:t>设备</w:t>
              </w:r>
            </w:ins>
            <w:ins w:id="803" w:author="王骁tenet [2]" w:date="2021-03-17T14:51:16Z">
              <w:r>
                <w:rPr>
                  <w:rFonts w:hint="eastAsia"/>
                  <w:kern w:val="0"/>
                  <w:sz w:val="22"/>
                  <w:szCs w:val="24"/>
                  <w:lang w:val="en-US" w:eastAsia="zh-Hans"/>
                </w:rPr>
                <w:t>节点</w:t>
              </w:r>
            </w:ins>
            <w:ins w:id="804" w:author="王骁tenet [2]" w:date="2021-03-17T14:51:22Z">
              <w:r>
                <w:rPr>
                  <w:rFonts w:hint="eastAsia"/>
                  <w:kern w:val="0"/>
                  <w:sz w:val="22"/>
                  <w:szCs w:val="24"/>
                  <w:lang w:val="en-US" w:eastAsia="zh-Hans"/>
                </w:rPr>
                <w:t>特性</w:t>
              </w:r>
            </w:ins>
            <w:ins w:id="805" w:author="王骁tenet [2]" w:date="2021-03-17T14:51:24Z">
              <w:r>
                <w:rPr>
                  <w:rFonts w:hint="default"/>
                  <w:kern w:val="0"/>
                  <w:sz w:val="22"/>
                  <w:szCs w:val="24"/>
                  <w:lang w:eastAsia="zh-Hans"/>
                </w:rPr>
                <w:t>、</w:t>
              </w:r>
            </w:ins>
            <w:ins w:id="806" w:author="王骁tenet [2]" w:date="2021-03-17T14:51:26Z">
              <w:r>
                <w:rPr>
                  <w:rFonts w:hint="eastAsia"/>
                  <w:kern w:val="0"/>
                  <w:sz w:val="22"/>
                  <w:szCs w:val="24"/>
                  <w:lang w:val="en-US" w:eastAsia="zh-Hans"/>
                </w:rPr>
                <w:t>智能体</w:t>
              </w:r>
            </w:ins>
            <w:ins w:id="807" w:author="王骁tenet [2]" w:date="2021-03-17T14:51:27Z">
              <w:r>
                <w:rPr>
                  <w:rFonts w:hint="eastAsia"/>
                  <w:kern w:val="0"/>
                  <w:sz w:val="22"/>
                  <w:szCs w:val="24"/>
                  <w:lang w:val="en-US" w:eastAsia="zh-Hans"/>
                </w:rPr>
                <w:t>特性</w:t>
              </w:r>
            </w:ins>
            <w:ins w:id="808" w:author="王骁tenet [2]" w:date="2021-03-17T14:51:28Z">
              <w:r>
                <w:rPr>
                  <w:rFonts w:hint="eastAsia"/>
                  <w:kern w:val="0"/>
                  <w:sz w:val="22"/>
                  <w:szCs w:val="24"/>
                  <w:lang w:val="en-US" w:eastAsia="zh-Hans"/>
                </w:rPr>
                <w:t>的</w:t>
              </w:r>
            </w:ins>
            <w:ins w:id="809" w:author="王骁tenet [2]" w:date="2021-03-17T14:51:29Z">
              <w:r>
                <w:rPr>
                  <w:rFonts w:hint="eastAsia"/>
                  <w:kern w:val="0"/>
                  <w:sz w:val="22"/>
                  <w:szCs w:val="24"/>
                  <w:lang w:val="en-US" w:eastAsia="zh-Hans"/>
                </w:rPr>
                <w:t>研究</w:t>
              </w:r>
            </w:ins>
            <w:ins w:id="810" w:author="王骁tenet [2]" w:date="2021-03-17T14:51:30Z">
              <w:r>
                <w:rPr>
                  <w:rFonts w:hint="default"/>
                  <w:kern w:val="0"/>
                  <w:sz w:val="22"/>
                  <w:szCs w:val="24"/>
                  <w:lang w:eastAsia="zh-Hans"/>
                </w:rPr>
                <w:t>；</w:t>
              </w:r>
            </w:ins>
          </w:p>
        </w:tc>
        <w:tc>
          <w:tcPr>
            <w:tcW w:w="2552" w:type="dxa"/>
            <w:tcBorders>
              <w:right w:val="single" w:color="auto" w:sz="4" w:space="0"/>
            </w:tcBorders>
            <w:vAlign w:val="center"/>
          </w:tcPr>
          <w:p>
            <w:pPr>
              <w:widowControl/>
              <w:numPr>
                <w:ilvl w:val="0"/>
                <w:numId w:val="6"/>
                <w:ins w:id="812" w:author="王骁tenet [2]" w:date="2021-03-17T14:55:04Z"/>
              </w:numPr>
              <w:tabs>
                <w:tab w:val="left" w:pos="720"/>
              </w:tabs>
              <w:snapToGrid w:val="0"/>
              <w:jc w:val="left"/>
              <w:rPr>
                <w:ins w:id="813" w:author="王骁tenet [2]" w:date="2021-03-17T14:53:09Z"/>
                <w:rFonts w:hint="default"/>
                <w:kern w:val="0"/>
                <w:sz w:val="22"/>
                <w:szCs w:val="24"/>
                <w:lang w:eastAsia="zh-Hans"/>
              </w:rPr>
              <w:pPrChange w:id="811" w:author="王骁tenet [2]" w:date="2021-03-17T14:55:04Z">
                <w:pPr>
                  <w:widowControl/>
                  <w:tabs>
                    <w:tab w:val="left" w:pos="720"/>
                  </w:tabs>
                  <w:snapToGrid w:val="0"/>
                  <w:jc w:val="left"/>
                </w:pPr>
              </w:pPrChange>
            </w:pPr>
            <w:ins w:id="814" w:author="王骁tenet [2]" w:date="2021-03-17T14:52:47Z">
              <w:r>
                <w:rPr>
                  <w:rFonts w:hint="eastAsia"/>
                  <w:kern w:val="0"/>
                  <w:sz w:val="22"/>
                  <w:szCs w:val="24"/>
                  <w:lang w:val="en-US" w:eastAsia="zh-Hans"/>
                </w:rPr>
                <w:t>完成</w:t>
              </w:r>
            </w:ins>
            <w:ins w:id="815" w:author="王骁tenet [2]" w:date="2021-03-17T14:52:54Z">
              <w:r>
                <w:rPr>
                  <w:rFonts w:hint="eastAsia"/>
                  <w:kern w:val="0"/>
                  <w:sz w:val="22"/>
                  <w:szCs w:val="24"/>
                  <w:lang w:val="en-US" w:eastAsia="zh-Hans"/>
                </w:rPr>
                <w:t>名片文件</w:t>
              </w:r>
            </w:ins>
            <w:ins w:id="816" w:author="王骁tenet [2]" w:date="2021-03-17T14:52:55Z">
              <w:r>
                <w:rPr>
                  <w:rFonts w:hint="eastAsia"/>
                  <w:kern w:val="0"/>
                  <w:sz w:val="22"/>
                  <w:szCs w:val="24"/>
                  <w:lang w:val="en-US" w:eastAsia="zh-Hans"/>
                </w:rPr>
                <w:t>系统</w:t>
              </w:r>
            </w:ins>
            <w:ins w:id="817" w:author="王骁tenet [2]" w:date="2021-03-17T14:52:56Z">
              <w:r>
                <w:rPr>
                  <w:rFonts w:hint="eastAsia"/>
                  <w:kern w:val="0"/>
                  <w:sz w:val="22"/>
                  <w:szCs w:val="24"/>
                  <w:lang w:val="en-US" w:eastAsia="zh-Hans"/>
                </w:rPr>
                <w:t>设计</w:t>
              </w:r>
            </w:ins>
            <w:ins w:id="818" w:author="王骁tenet [2]" w:date="2021-03-17T14:52:57Z">
              <w:r>
                <w:rPr>
                  <w:rFonts w:hint="default"/>
                  <w:kern w:val="0"/>
                  <w:sz w:val="22"/>
                  <w:szCs w:val="24"/>
                  <w:lang w:eastAsia="zh-Hans"/>
                </w:rPr>
                <w:t>，</w:t>
              </w:r>
            </w:ins>
            <w:ins w:id="819" w:author="王骁tenet [2]" w:date="2021-03-17T14:52:59Z">
              <w:r>
                <w:rPr>
                  <w:rFonts w:hint="eastAsia"/>
                  <w:kern w:val="0"/>
                  <w:sz w:val="22"/>
                  <w:szCs w:val="24"/>
                  <w:lang w:val="en-US" w:eastAsia="zh-Hans"/>
                </w:rPr>
                <w:t>提供</w:t>
              </w:r>
            </w:ins>
            <w:ins w:id="820" w:author="王骁tenet [2]" w:date="2021-03-17T14:53:00Z">
              <w:r>
                <w:rPr>
                  <w:rFonts w:hint="eastAsia"/>
                  <w:kern w:val="0"/>
                  <w:sz w:val="22"/>
                  <w:szCs w:val="24"/>
                  <w:lang w:val="en-US" w:eastAsia="zh-Hans"/>
                </w:rPr>
                <w:t>设备</w:t>
              </w:r>
            </w:ins>
            <w:ins w:id="821" w:author="王骁tenet [2]" w:date="2021-03-17T14:53:01Z">
              <w:r>
                <w:rPr>
                  <w:rFonts w:hint="eastAsia"/>
                  <w:kern w:val="0"/>
                  <w:sz w:val="22"/>
                  <w:szCs w:val="24"/>
                  <w:lang w:val="en-US" w:eastAsia="zh-Hans"/>
                </w:rPr>
                <w:t>需要</w:t>
              </w:r>
            </w:ins>
            <w:ins w:id="822" w:author="王骁tenet [2]" w:date="2021-03-17T14:53:02Z">
              <w:r>
                <w:rPr>
                  <w:rFonts w:hint="eastAsia"/>
                  <w:kern w:val="0"/>
                  <w:sz w:val="22"/>
                  <w:szCs w:val="24"/>
                  <w:lang w:val="en-US" w:eastAsia="zh-Hans"/>
                </w:rPr>
                <w:t>的</w:t>
              </w:r>
            </w:ins>
            <w:ins w:id="823" w:author="王骁tenet [2]" w:date="2021-03-17T14:53:07Z">
              <w:r>
                <w:rPr>
                  <w:rFonts w:hint="eastAsia"/>
                  <w:kern w:val="0"/>
                  <w:sz w:val="22"/>
                  <w:szCs w:val="24"/>
                  <w:lang w:val="en-US" w:eastAsia="zh-Hans"/>
                </w:rPr>
                <w:t>自描述</w:t>
              </w:r>
            </w:ins>
            <w:ins w:id="824" w:author="王骁tenet [2]" w:date="2021-03-17T14:53:08Z">
              <w:r>
                <w:rPr>
                  <w:rFonts w:hint="eastAsia"/>
                  <w:kern w:val="0"/>
                  <w:sz w:val="22"/>
                  <w:szCs w:val="24"/>
                  <w:lang w:val="en-US" w:eastAsia="zh-Hans"/>
                </w:rPr>
                <w:t>能力</w:t>
              </w:r>
            </w:ins>
            <w:ins w:id="825" w:author="王骁tenet [2]" w:date="2021-03-17T14:53:09Z">
              <w:r>
                <w:rPr>
                  <w:rFonts w:hint="default"/>
                  <w:kern w:val="0"/>
                  <w:sz w:val="22"/>
                  <w:szCs w:val="24"/>
                  <w:lang w:eastAsia="zh-Hans"/>
                </w:rPr>
                <w:t>；</w:t>
              </w:r>
            </w:ins>
          </w:p>
          <w:p>
            <w:pPr>
              <w:widowControl/>
              <w:numPr>
                <w:ilvl w:val="0"/>
                <w:numId w:val="6"/>
                <w:ins w:id="827" w:author="王骁tenet [2]" w:date="2021-03-17T14:55:04Z"/>
              </w:numPr>
              <w:tabs>
                <w:tab w:val="left" w:pos="720"/>
              </w:tabs>
              <w:snapToGrid w:val="0"/>
              <w:jc w:val="left"/>
              <w:rPr>
                <w:ins w:id="828" w:author="王骁tenet [2]" w:date="2021-03-17T14:55:12Z"/>
                <w:rFonts w:hint="default"/>
                <w:kern w:val="0"/>
                <w:sz w:val="22"/>
                <w:szCs w:val="24"/>
                <w:lang w:eastAsia="zh-Hans"/>
              </w:rPr>
              <w:pPrChange w:id="826" w:author="王骁tenet [2]" w:date="2021-03-17T14:55:04Z">
                <w:pPr>
                  <w:widowControl/>
                  <w:tabs>
                    <w:tab w:val="left" w:pos="720"/>
                  </w:tabs>
                  <w:snapToGrid w:val="0"/>
                  <w:jc w:val="left"/>
                </w:pPr>
              </w:pPrChange>
            </w:pPr>
            <w:ins w:id="829" w:author="王骁tenet [2]" w:date="2021-03-17T14:54:10Z">
              <w:r>
                <w:rPr>
                  <w:rFonts w:hint="eastAsia"/>
                  <w:kern w:val="0"/>
                  <w:sz w:val="22"/>
                  <w:szCs w:val="24"/>
                  <w:lang w:val="en-US" w:eastAsia="zh-Hans"/>
                </w:rPr>
                <w:t>完成</w:t>
              </w:r>
            </w:ins>
            <w:ins w:id="830" w:author="王骁tenet [2]" w:date="2021-03-17T14:54:16Z">
              <w:r>
                <w:rPr>
                  <w:rFonts w:hint="eastAsia"/>
                  <w:kern w:val="0"/>
                  <w:sz w:val="22"/>
                  <w:szCs w:val="24"/>
                  <w:lang w:val="en-US" w:eastAsia="zh-Hans"/>
                </w:rPr>
                <w:t>物联</w:t>
              </w:r>
            </w:ins>
            <w:ins w:id="831" w:author="王骁tenet [2]" w:date="2021-03-17T14:54:17Z">
              <w:r>
                <w:rPr>
                  <w:rFonts w:hint="eastAsia"/>
                  <w:kern w:val="0"/>
                  <w:sz w:val="22"/>
                  <w:szCs w:val="24"/>
                  <w:lang w:val="en-US" w:eastAsia="zh-Hans"/>
                </w:rPr>
                <w:t>节点</w:t>
              </w:r>
            </w:ins>
            <w:ins w:id="832" w:author="王骁tenet [2]" w:date="2021-03-17T14:54:24Z">
              <w:r>
                <w:rPr>
                  <w:rFonts w:hint="eastAsia"/>
                  <w:kern w:val="0"/>
                  <w:sz w:val="22"/>
                  <w:szCs w:val="24"/>
                  <w:lang w:val="en-US" w:eastAsia="zh-Hans"/>
                </w:rPr>
                <w:t>相知相识</w:t>
              </w:r>
            </w:ins>
            <w:ins w:id="833" w:author="王骁tenet [2]" w:date="2021-03-17T14:54:25Z">
              <w:r>
                <w:rPr>
                  <w:rFonts w:hint="eastAsia"/>
                  <w:kern w:val="0"/>
                  <w:sz w:val="22"/>
                  <w:szCs w:val="24"/>
                  <w:lang w:val="en-US" w:eastAsia="zh-Hans"/>
                </w:rPr>
                <w:t>策略</w:t>
              </w:r>
            </w:ins>
            <w:ins w:id="834" w:author="王骁tenet [2]" w:date="2021-03-17T14:54:26Z">
              <w:r>
                <w:rPr>
                  <w:rFonts w:hint="eastAsia"/>
                  <w:kern w:val="0"/>
                  <w:sz w:val="22"/>
                  <w:szCs w:val="24"/>
                  <w:lang w:val="en-US" w:eastAsia="zh-Hans"/>
                </w:rPr>
                <w:t>研究</w:t>
              </w:r>
            </w:ins>
            <w:ins w:id="835" w:author="王骁tenet [2]" w:date="2021-03-17T14:54:31Z">
              <w:r>
                <w:rPr>
                  <w:rFonts w:hint="default"/>
                  <w:kern w:val="0"/>
                  <w:sz w:val="22"/>
                  <w:szCs w:val="24"/>
                  <w:lang w:eastAsia="zh-Hans"/>
                </w:rPr>
                <w:t>，</w:t>
              </w:r>
            </w:ins>
            <w:ins w:id="836" w:author="王骁tenet [2]" w:date="2021-03-17T14:54:32Z">
              <w:r>
                <w:rPr>
                  <w:rFonts w:hint="eastAsia"/>
                  <w:kern w:val="0"/>
                  <w:sz w:val="22"/>
                  <w:szCs w:val="24"/>
                  <w:lang w:val="en-US" w:eastAsia="zh-Hans"/>
                </w:rPr>
                <w:t>完成</w:t>
              </w:r>
            </w:ins>
            <w:ins w:id="837" w:author="王骁tenet [2]" w:date="2021-03-17T14:54:36Z">
              <w:r>
                <w:rPr>
                  <w:rFonts w:hint="eastAsia"/>
                  <w:kern w:val="0"/>
                  <w:sz w:val="22"/>
                  <w:szCs w:val="24"/>
                  <w:lang w:val="en-US" w:eastAsia="zh-Hans"/>
                </w:rPr>
                <w:t>通信</w:t>
              </w:r>
            </w:ins>
            <w:ins w:id="838" w:author="王骁tenet [2]" w:date="2021-03-17T14:54:37Z">
              <w:r>
                <w:rPr>
                  <w:rFonts w:hint="eastAsia"/>
                  <w:kern w:val="0"/>
                  <w:sz w:val="22"/>
                  <w:szCs w:val="24"/>
                  <w:lang w:val="en-US" w:eastAsia="zh-Hans"/>
                </w:rPr>
                <w:t>管理的</w:t>
              </w:r>
            </w:ins>
            <w:ins w:id="839" w:author="王骁tenet [2]" w:date="2021-03-17T14:54:38Z">
              <w:r>
                <w:rPr>
                  <w:rFonts w:hint="eastAsia"/>
                  <w:kern w:val="0"/>
                  <w:sz w:val="22"/>
                  <w:szCs w:val="24"/>
                  <w:lang w:val="en-US" w:eastAsia="zh-Hans"/>
                </w:rPr>
                <w:t>协议栈</w:t>
              </w:r>
            </w:ins>
            <w:ins w:id="840" w:author="王骁tenet [2]" w:date="2021-03-17T14:54:39Z">
              <w:r>
                <w:rPr>
                  <w:rFonts w:hint="eastAsia"/>
                  <w:kern w:val="0"/>
                  <w:sz w:val="22"/>
                  <w:szCs w:val="24"/>
                  <w:lang w:val="en-US" w:eastAsia="zh-Hans"/>
                </w:rPr>
                <w:t>开发</w:t>
              </w:r>
            </w:ins>
            <w:ins w:id="841" w:author="王骁tenet [2]" w:date="2021-03-17T14:54:45Z">
              <w:r>
                <w:rPr>
                  <w:rFonts w:hint="default"/>
                  <w:kern w:val="0"/>
                  <w:sz w:val="22"/>
                  <w:szCs w:val="24"/>
                  <w:lang w:eastAsia="zh-Hans"/>
                </w:rPr>
                <w:t>，</w:t>
              </w:r>
            </w:ins>
            <w:ins w:id="842" w:author="王骁tenet [2]" w:date="2021-03-17T14:54:52Z">
              <w:r>
                <w:rPr>
                  <w:rFonts w:hint="eastAsia"/>
                  <w:kern w:val="0"/>
                  <w:sz w:val="22"/>
                  <w:szCs w:val="24"/>
                  <w:lang w:val="en-US" w:eastAsia="zh-Hans"/>
                </w:rPr>
                <w:t>完成</w:t>
              </w:r>
            </w:ins>
            <w:ins w:id="843" w:author="王骁tenet [2]" w:date="2021-03-17T14:54:57Z">
              <w:r>
                <w:rPr>
                  <w:rFonts w:hint="eastAsia"/>
                  <w:kern w:val="0"/>
                  <w:sz w:val="22"/>
                  <w:szCs w:val="24"/>
                  <w:lang w:val="en-US" w:eastAsia="zh-Hans"/>
                </w:rPr>
                <w:t>名片文件</w:t>
              </w:r>
            </w:ins>
            <w:ins w:id="844" w:author="王骁tenet [2]" w:date="2021-03-17T14:54:58Z">
              <w:r>
                <w:rPr>
                  <w:rFonts w:hint="eastAsia"/>
                  <w:kern w:val="0"/>
                  <w:sz w:val="22"/>
                  <w:szCs w:val="24"/>
                  <w:lang w:val="en-US" w:eastAsia="zh-Hans"/>
                </w:rPr>
                <w:t>系统</w:t>
              </w:r>
            </w:ins>
            <w:ins w:id="845" w:author="王骁tenet [2]" w:date="2021-03-17T14:54:59Z">
              <w:r>
                <w:rPr>
                  <w:rFonts w:hint="eastAsia"/>
                  <w:kern w:val="0"/>
                  <w:sz w:val="22"/>
                  <w:szCs w:val="24"/>
                  <w:lang w:val="en-US" w:eastAsia="zh-Hans"/>
                </w:rPr>
                <w:t>与</w:t>
              </w:r>
            </w:ins>
            <w:ins w:id="846" w:author="王骁tenet [2]" w:date="2021-03-17T14:55:00Z">
              <w:r>
                <w:rPr>
                  <w:rFonts w:hint="eastAsia"/>
                  <w:kern w:val="0"/>
                  <w:sz w:val="22"/>
                  <w:szCs w:val="24"/>
                  <w:lang w:val="en-US" w:eastAsia="zh-Hans"/>
                </w:rPr>
                <w:t>协议栈</w:t>
              </w:r>
            </w:ins>
            <w:ins w:id="847" w:author="王骁tenet [2]" w:date="2021-03-17T14:55:01Z">
              <w:r>
                <w:rPr>
                  <w:rFonts w:hint="eastAsia"/>
                  <w:kern w:val="0"/>
                  <w:sz w:val="22"/>
                  <w:szCs w:val="24"/>
                  <w:lang w:val="en-US" w:eastAsia="zh-Hans"/>
                </w:rPr>
                <w:t>部署</w:t>
              </w:r>
            </w:ins>
            <w:ins w:id="848" w:author="王骁tenet [2]" w:date="2021-03-17T14:55:05Z">
              <w:r>
                <w:rPr>
                  <w:rFonts w:hint="eastAsia"/>
                  <w:kern w:val="0"/>
                  <w:sz w:val="22"/>
                  <w:szCs w:val="24"/>
                  <w:lang w:val="en-US" w:eastAsia="zh-Hans"/>
                </w:rPr>
                <w:t>到</w:t>
              </w:r>
            </w:ins>
            <w:ins w:id="849" w:author="王骁tenet [2]" w:date="2021-03-17T14:55:07Z">
              <w:r>
                <w:rPr>
                  <w:rFonts w:hint="eastAsia"/>
                  <w:kern w:val="0"/>
                  <w:sz w:val="22"/>
                  <w:szCs w:val="24"/>
                  <w:lang w:val="en-US" w:eastAsia="zh-Hans"/>
                </w:rPr>
                <w:t>专用</w:t>
              </w:r>
            </w:ins>
            <w:ins w:id="850" w:author="王骁tenet [2]" w:date="2021-03-17T14:55:11Z">
              <w:r>
                <w:rPr>
                  <w:rFonts w:hint="eastAsia"/>
                  <w:kern w:val="0"/>
                  <w:sz w:val="22"/>
                  <w:szCs w:val="24"/>
                  <w:lang w:val="en-US" w:eastAsia="zh-Hans"/>
                </w:rPr>
                <w:t>芯片</w:t>
              </w:r>
            </w:ins>
            <w:ins w:id="851" w:author="王骁tenet [2]" w:date="2021-03-17T14:55:11Z">
              <w:r>
                <w:rPr>
                  <w:rFonts w:hint="default"/>
                  <w:kern w:val="0"/>
                  <w:sz w:val="22"/>
                  <w:szCs w:val="24"/>
                  <w:lang w:eastAsia="zh-Hans"/>
                </w:rPr>
                <w:t>；</w:t>
              </w:r>
            </w:ins>
          </w:p>
          <w:p>
            <w:pPr>
              <w:widowControl/>
              <w:numPr>
                <w:ilvl w:val="0"/>
                <w:numId w:val="6"/>
                <w:ins w:id="853" w:author="王骁tenet [2]" w:date="2021-03-17T14:55:04Z"/>
              </w:numPr>
              <w:tabs>
                <w:tab w:val="left" w:pos="720"/>
              </w:tabs>
              <w:snapToGrid w:val="0"/>
              <w:jc w:val="left"/>
              <w:rPr>
                <w:ins w:id="854" w:author="王骁tenet [2]" w:date="2021-03-17T14:55:56Z"/>
                <w:rFonts w:hint="default"/>
                <w:kern w:val="0"/>
                <w:sz w:val="22"/>
                <w:szCs w:val="24"/>
                <w:lang w:eastAsia="zh-Hans"/>
              </w:rPr>
              <w:pPrChange w:id="852" w:author="王骁tenet [2]" w:date="2021-03-17T14:55:04Z">
                <w:pPr>
                  <w:widowControl/>
                  <w:tabs>
                    <w:tab w:val="left" w:pos="720"/>
                  </w:tabs>
                  <w:snapToGrid w:val="0"/>
                  <w:jc w:val="left"/>
                </w:pPr>
              </w:pPrChange>
            </w:pPr>
            <w:ins w:id="855" w:author="王骁tenet [2]" w:date="2021-03-17T14:55:20Z">
              <w:r>
                <w:rPr>
                  <w:rFonts w:hint="eastAsia"/>
                  <w:kern w:val="0"/>
                  <w:sz w:val="22"/>
                  <w:szCs w:val="24"/>
                  <w:lang w:val="en-US" w:eastAsia="zh-Hans"/>
                </w:rPr>
                <w:t>完成</w:t>
              </w:r>
            </w:ins>
            <w:ins w:id="856" w:author="王骁tenet [2]" w:date="2021-03-17T14:55:26Z">
              <w:r>
                <w:rPr>
                  <w:rFonts w:hint="eastAsia"/>
                  <w:kern w:val="0"/>
                  <w:sz w:val="22"/>
                  <w:szCs w:val="24"/>
                  <w:lang w:val="en-US" w:eastAsia="zh-Hans"/>
                </w:rPr>
                <w:t>芯片</w:t>
              </w:r>
            </w:ins>
            <w:ins w:id="857" w:author="王骁tenet [2]" w:date="2021-03-17T14:55:27Z">
              <w:r>
                <w:rPr>
                  <w:rFonts w:hint="eastAsia"/>
                  <w:kern w:val="0"/>
                  <w:sz w:val="22"/>
                  <w:szCs w:val="24"/>
                  <w:lang w:val="en-US" w:eastAsia="zh-Hans"/>
                </w:rPr>
                <w:t>对</w:t>
              </w:r>
            </w:ins>
            <w:ins w:id="858" w:author="王骁tenet [2]" w:date="2021-03-17T14:55:28Z">
              <w:r>
                <w:rPr>
                  <w:rFonts w:hint="eastAsia"/>
                  <w:kern w:val="0"/>
                  <w:sz w:val="22"/>
                  <w:szCs w:val="24"/>
                  <w:lang w:val="en-US" w:eastAsia="zh-Hans"/>
                </w:rPr>
                <w:t>各项</w:t>
              </w:r>
            </w:ins>
            <w:ins w:id="859" w:author="王骁tenet [2]" w:date="2021-03-17T14:55:29Z">
              <w:r>
                <w:rPr>
                  <w:rFonts w:hint="eastAsia"/>
                  <w:kern w:val="0"/>
                  <w:sz w:val="22"/>
                  <w:szCs w:val="24"/>
                  <w:lang w:val="en-US" w:eastAsia="zh-Hans"/>
                </w:rPr>
                <w:t>评价</w:t>
              </w:r>
            </w:ins>
            <w:ins w:id="860" w:author="王骁tenet [2]" w:date="2021-03-17T14:55:30Z">
              <w:r>
                <w:rPr>
                  <w:rFonts w:hint="eastAsia"/>
                  <w:kern w:val="0"/>
                  <w:sz w:val="22"/>
                  <w:szCs w:val="24"/>
                  <w:lang w:val="en-US" w:eastAsia="zh-Hans"/>
                </w:rPr>
                <w:t>指标</w:t>
              </w:r>
            </w:ins>
            <w:ins w:id="861" w:author="王骁tenet [2]" w:date="2021-03-17T14:55:31Z">
              <w:r>
                <w:rPr>
                  <w:rFonts w:hint="eastAsia"/>
                  <w:kern w:val="0"/>
                  <w:sz w:val="22"/>
                  <w:szCs w:val="24"/>
                  <w:lang w:val="en-US" w:eastAsia="zh-Hans"/>
                </w:rPr>
                <w:t>的</w:t>
              </w:r>
            </w:ins>
            <w:ins w:id="862" w:author="王骁tenet [2]" w:date="2021-03-17T14:55:37Z">
              <w:r>
                <w:rPr>
                  <w:rFonts w:hint="eastAsia"/>
                  <w:kern w:val="0"/>
                  <w:sz w:val="22"/>
                  <w:szCs w:val="24"/>
                  <w:lang w:val="en-US" w:eastAsia="zh-Hans"/>
                </w:rPr>
                <w:t>测试</w:t>
              </w:r>
            </w:ins>
            <w:ins w:id="863" w:author="王骁tenet [2]" w:date="2021-03-17T14:55:37Z">
              <w:r>
                <w:rPr>
                  <w:rFonts w:hint="default"/>
                  <w:kern w:val="0"/>
                  <w:sz w:val="22"/>
                  <w:szCs w:val="24"/>
                  <w:lang w:eastAsia="zh-Hans"/>
                </w:rPr>
                <w:t>，</w:t>
              </w:r>
            </w:ins>
            <w:ins w:id="864" w:author="王骁tenet [2]" w:date="2021-03-17T14:55:38Z">
              <w:r>
                <w:rPr>
                  <w:rFonts w:hint="eastAsia"/>
                  <w:kern w:val="0"/>
                  <w:sz w:val="22"/>
                  <w:szCs w:val="24"/>
                  <w:lang w:val="en-US" w:eastAsia="zh-Hans"/>
                </w:rPr>
                <w:t>针对</w:t>
              </w:r>
            </w:ins>
            <w:ins w:id="865" w:author="王骁tenet [2]" w:date="2021-03-17T14:55:45Z">
              <w:r>
                <w:rPr>
                  <w:rFonts w:hint="eastAsia"/>
                  <w:kern w:val="0"/>
                  <w:sz w:val="22"/>
                  <w:szCs w:val="24"/>
                  <w:lang w:val="en-US" w:eastAsia="zh-Hans"/>
                </w:rPr>
                <w:t>产生</w:t>
              </w:r>
            </w:ins>
            <w:ins w:id="866" w:author="王骁tenet [2]" w:date="2021-03-17T14:55:46Z">
              <w:r>
                <w:rPr>
                  <w:rFonts w:hint="eastAsia"/>
                  <w:kern w:val="0"/>
                  <w:sz w:val="22"/>
                  <w:szCs w:val="24"/>
                  <w:lang w:val="en-US" w:eastAsia="zh-Hans"/>
                </w:rPr>
                <w:t>的问题</w:t>
              </w:r>
            </w:ins>
            <w:ins w:id="867" w:author="王骁tenet [2]" w:date="2021-03-17T14:55:47Z">
              <w:r>
                <w:rPr>
                  <w:rFonts w:hint="eastAsia"/>
                  <w:kern w:val="0"/>
                  <w:sz w:val="22"/>
                  <w:szCs w:val="24"/>
                  <w:lang w:val="en-US" w:eastAsia="zh-Hans"/>
                </w:rPr>
                <w:t>进行</w:t>
              </w:r>
            </w:ins>
            <w:ins w:id="868" w:author="王骁tenet [2]" w:date="2021-03-17T14:55:48Z">
              <w:r>
                <w:rPr>
                  <w:rFonts w:hint="eastAsia"/>
                  <w:kern w:val="0"/>
                  <w:sz w:val="22"/>
                  <w:szCs w:val="24"/>
                  <w:lang w:val="en-US" w:eastAsia="zh-Hans"/>
                </w:rPr>
                <w:t>调试</w:t>
              </w:r>
            </w:ins>
            <w:ins w:id="869" w:author="王骁tenet [2]" w:date="2021-03-17T14:55:49Z">
              <w:r>
                <w:rPr>
                  <w:rFonts w:hint="eastAsia"/>
                  <w:kern w:val="0"/>
                  <w:sz w:val="22"/>
                  <w:szCs w:val="24"/>
                  <w:lang w:val="en-US" w:eastAsia="zh-Hans"/>
                </w:rPr>
                <w:t>与</w:t>
              </w:r>
            </w:ins>
            <w:ins w:id="870" w:author="王骁tenet [2]" w:date="2021-03-17T14:55:50Z">
              <w:r>
                <w:rPr>
                  <w:rFonts w:hint="eastAsia"/>
                  <w:kern w:val="0"/>
                  <w:sz w:val="22"/>
                  <w:szCs w:val="24"/>
                  <w:lang w:val="en-US" w:eastAsia="zh-Hans"/>
                </w:rPr>
                <w:t>调优</w:t>
              </w:r>
            </w:ins>
            <w:ins w:id="871" w:author="王骁tenet [2]" w:date="2021-03-17T14:55:52Z">
              <w:r>
                <w:rPr>
                  <w:rFonts w:hint="default"/>
                  <w:kern w:val="0"/>
                  <w:sz w:val="22"/>
                  <w:szCs w:val="24"/>
                  <w:lang w:eastAsia="zh-Hans"/>
                </w:rPr>
                <w:t>；</w:t>
              </w:r>
            </w:ins>
          </w:p>
          <w:p>
            <w:pPr>
              <w:widowControl/>
              <w:numPr>
                <w:ilvl w:val="0"/>
                <w:numId w:val="6"/>
                <w:ins w:id="873" w:author="王骁tenet [2]" w:date="2021-03-17T14:55:04Z"/>
              </w:numPr>
              <w:tabs>
                <w:tab w:val="left" w:pos="720"/>
              </w:tabs>
              <w:snapToGrid w:val="0"/>
              <w:jc w:val="left"/>
              <w:rPr>
                <w:ins w:id="874" w:author="王骁tenet [2]" w:date="2021-03-17T15:15:30Z"/>
                <w:rFonts w:hint="default"/>
                <w:kern w:val="0"/>
                <w:sz w:val="22"/>
                <w:szCs w:val="24"/>
                <w:lang w:eastAsia="zh-Hans"/>
              </w:rPr>
              <w:pPrChange w:id="872" w:author="王骁tenet [2]" w:date="2021-03-17T14:55:04Z">
                <w:pPr>
                  <w:widowControl/>
                  <w:tabs>
                    <w:tab w:val="left" w:pos="720"/>
                  </w:tabs>
                  <w:snapToGrid w:val="0"/>
                  <w:jc w:val="left"/>
                </w:pPr>
              </w:pPrChange>
            </w:pPr>
            <w:ins w:id="875" w:author="王骁tenet [2]" w:date="2021-03-17T14:55:58Z">
              <w:r>
                <w:rPr>
                  <w:rFonts w:hint="eastAsia"/>
                  <w:kern w:val="0"/>
                  <w:sz w:val="22"/>
                  <w:szCs w:val="24"/>
                  <w:lang w:val="en-US" w:eastAsia="zh-Hans"/>
                </w:rPr>
                <w:t>完成</w:t>
              </w:r>
            </w:ins>
            <w:ins w:id="876" w:author="王骁tenet [2]" w:date="2021-03-17T14:56:11Z">
              <w:r>
                <w:rPr>
                  <w:rFonts w:hint="eastAsia"/>
                  <w:kern w:val="0"/>
                  <w:sz w:val="22"/>
                  <w:szCs w:val="24"/>
                  <w:lang w:val="en-US" w:eastAsia="zh-Hans"/>
                </w:rPr>
                <w:t>效果</w:t>
              </w:r>
            </w:ins>
            <w:ins w:id="877" w:author="王骁tenet [2]" w:date="2021-03-17T14:56:13Z">
              <w:r>
                <w:rPr>
                  <w:rFonts w:hint="eastAsia"/>
                  <w:kern w:val="0"/>
                  <w:sz w:val="22"/>
                  <w:szCs w:val="24"/>
                  <w:lang w:val="en-US" w:eastAsia="zh-Hans"/>
                </w:rPr>
                <w:t>展示</w:t>
              </w:r>
            </w:ins>
            <w:ins w:id="878" w:author="王骁tenet [2]" w:date="2021-03-17T14:56:17Z">
              <w:r>
                <w:rPr>
                  <w:rFonts w:hint="eastAsia"/>
                  <w:kern w:val="0"/>
                  <w:sz w:val="22"/>
                  <w:szCs w:val="24"/>
                  <w:lang w:val="en-US" w:eastAsia="zh-Hans"/>
                </w:rPr>
                <w:t>所用</w:t>
              </w:r>
            </w:ins>
            <w:ins w:id="879" w:author="王骁tenet [2]" w:date="2021-03-17T14:56:18Z">
              <w:r>
                <w:rPr>
                  <w:rFonts w:hint="eastAsia"/>
                  <w:kern w:val="0"/>
                  <w:sz w:val="22"/>
                  <w:szCs w:val="24"/>
                  <w:lang w:val="en-US" w:eastAsia="zh-Hans"/>
                </w:rPr>
                <w:t>的</w:t>
              </w:r>
            </w:ins>
            <w:ins w:id="880" w:author="王骁tenet [2]" w:date="2021-03-17T14:56:20Z">
              <w:r>
                <w:rPr>
                  <w:rFonts w:hint="eastAsia"/>
                  <w:kern w:val="0"/>
                  <w:sz w:val="22"/>
                  <w:szCs w:val="24"/>
                  <w:lang w:val="en-US" w:eastAsia="zh-Hans"/>
                </w:rPr>
                <w:t>场景</w:t>
              </w:r>
            </w:ins>
            <w:ins w:id="881" w:author="王骁tenet [2]" w:date="2021-03-17T14:56:22Z">
              <w:r>
                <w:rPr>
                  <w:rFonts w:hint="eastAsia"/>
                  <w:kern w:val="0"/>
                  <w:sz w:val="22"/>
                  <w:szCs w:val="24"/>
                  <w:lang w:val="en-US" w:eastAsia="zh-Hans"/>
                </w:rPr>
                <w:t>选定</w:t>
              </w:r>
            </w:ins>
            <w:ins w:id="882" w:author="王骁tenet [2]" w:date="2021-03-17T14:56:24Z">
              <w:r>
                <w:rPr>
                  <w:rFonts w:hint="default"/>
                  <w:kern w:val="0"/>
                  <w:sz w:val="22"/>
                  <w:szCs w:val="24"/>
                  <w:lang w:eastAsia="zh-Hans"/>
                </w:rPr>
                <w:t>，</w:t>
              </w:r>
            </w:ins>
            <w:ins w:id="883" w:author="王骁tenet [2]" w:date="2021-03-17T14:56:28Z">
              <w:r>
                <w:rPr>
                  <w:rFonts w:hint="eastAsia"/>
                  <w:kern w:val="0"/>
                  <w:sz w:val="22"/>
                  <w:szCs w:val="24"/>
                  <w:lang w:val="en-US" w:eastAsia="zh-Hans"/>
                </w:rPr>
                <w:t>完成</w:t>
              </w:r>
            </w:ins>
            <w:ins w:id="884" w:author="王骁tenet [2]" w:date="2021-03-17T14:56:34Z">
              <w:r>
                <w:rPr>
                  <w:rFonts w:hint="eastAsia"/>
                  <w:kern w:val="0"/>
                  <w:sz w:val="22"/>
                  <w:szCs w:val="24"/>
                  <w:lang w:val="en-US" w:eastAsia="zh-Hans"/>
                </w:rPr>
                <w:t>基于</w:t>
              </w:r>
            </w:ins>
            <w:ins w:id="885" w:author="王骁tenet [2]" w:date="2021-03-17T14:56:35Z">
              <w:r>
                <w:rPr>
                  <w:rFonts w:hint="eastAsia"/>
                  <w:kern w:val="0"/>
                  <w:sz w:val="22"/>
                  <w:szCs w:val="24"/>
                  <w:lang w:val="en-US" w:eastAsia="zh-Hans"/>
                </w:rPr>
                <w:t>专用</w:t>
              </w:r>
            </w:ins>
            <w:ins w:id="886" w:author="王骁tenet [2]" w:date="2021-03-17T14:56:36Z">
              <w:r>
                <w:rPr>
                  <w:rFonts w:hint="eastAsia"/>
                  <w:kern w:val="0"/>
                  <w:sz w:val="22"/>
                  <w:szCs w:val="24"/>
                  <w:lang w:val="en-US" w:eastAsia="zh-Hans"/>
                </w:rPr>
                <w:t>芯片</w:t>
              </w:r>
            </w:ins>
            <w:ins w:id="887" w:author="王骁tenet [2]" w:date="2021-03-17T14:56:37Z">
              <w:r>
                <w:rPr>
                  <w:rFonts w:hint="eastAsia"/>
                  <w:kern w:val="0"/>
                  <w:sz w:val="22"/>
                  <w:szCs w:val="24"/>
                  <w:lang w:val="en-US" w:eastAsia="zh-Hans"/>
                </w:rPr>
                <w:t>的</w:t>
              </w:r>
            </w:ins>
            <w:ins w:id="888" w:author="王骁tenet [2]" w:date="2021-03-17T14:56:39Z">
              <w:r>
                <w:rPr>
                  <w:rFonts w:hint="eastAsia"/>
                  <w:kern w:val="0"/>
                  <w:sz w:val="22"/>
                  <w:szCs w:val="24"/>
                  <w:lang w:val="en-US" w:eastAsia="zh-Hans"/>
                </w:rPr>
                <w:t>开放物联</w:t>
              </w:r>
            </w:ins>
            <w:ins w:id="889" w:author="王骁tenet [2]" w:date="2021-03-17T14:56:40Z">
              <w:r>
                <w:rPr>
                  <w:rFonts w:hint="eastAsia"/>
                  <w:kern w:val="0"/>
                  <w:sz w:val="22"/>
                  <w:szCs w:val="24"/>
                  <w:lang w:val="en-US" w:eastAsia="zh-Hans"/>
                </w:rPr>
                <w:t>组网</w:t>
              </w:r>
            </w:ins>
            <w:ins w:id="890" w:author="王骁tenet [2]" w:date="2021-03-17T14:56:41Z">
              <w:r>
                <w:rPr>
                  <w:rFonts w:hint="eastAsia"/>
                  <w:kern w:val="0"/>
                  <w:sz w:val="22"/>
                  <w:szCs w:val="24"/>
                  <w:lang w:val="en-US" w:eastAsia="zh-Hans"/>
                </w:rPr>
                <w:t>能力</w:t>
              </w:r>
            </w:ins>
            <w:ins w:id="891" w:author="王骁tenet [2]" w:date="2021-03-17T14:56:44Z">
              <w:r>
                <w:rPr>
                  <w:rFonts w:hint="eastAsia"/>
                  <w:kern w:val="0"/>
                  <w:sz w:val="22"/>
                  <w:szCs w:val="24"/>
                  <w:lang w:val="en-US" w:eastAsia="zh-Hans"/>
                </w:rPr>
                <w:t>与</w:t>
              </w:r>
            </w:ins>
            <w:ins w:id="892" w:author="王骁tenet [2]" w:date="2021-03-17T14:56:45Z">
              <w:r>
                <w:rPr>
                  <w:rFonts w:hint="eastAsia"/>
                  <w:kern w:val="0"/>
                  <w:sz w:val="22"/>
                  <w:szCs w:val="24"/>
                  <w:lang w:val="en-US" w:eastAsia="zh-Hans"/>
                </w:rPr>
                <w:t>网络</w:t>
              </w:r>
            </w:ins>
            <w:ins w:id="893" w:author="王骁tenet [2]" w:date="2021-03-17T14:56:46Z">
              <w:r>
                <w:rPr>
                  <w:rFonts w:hint="eastAsia"/>
                  <w:kern w:val="0"/>
                  <w:sz w:val="22"/>
                  <w:szCs w:val="24"/>
                  <w:lang w:val="en-US" w:eastAsia="zh-Hans"/>
                </w:rPr>
                <w:t>通信</w:t>
              </w:r>
            </w:ins>
            <w:ins w:id="894" w:author="王骁tenet [2]" w:date="2021-03-17T14:56:49Z">
              <w:r>
                <w:rPr>
                  <w:rFonts w:hint="eastAsia"/>
                  <w:kern w:val="0"/>
                  <w:sz w:val="22"/>
                  <w:szCs w:val="24"/>
                  <w:lang w:val="en-US" w:eastAsia="zh-Hans"/>
                </w:rPr>
                <w:t>能力的</w:t>
              </w:r>
            </w:ins>
            <w:ins w:id="895" w:author="王骁tenet [2]" w:date="2021-03-17T14:56:51Z">
              <w:r>
                <w:rPr>
                  <w:rFonts w:hint="eastAsia"/>
                  <w:kern w:val="0"/>
                  <w:sz w:val="22"/>
                  <w:szCs w:val="24"/>
                  <w:lang w:val="en-US" w:eastAsia="zh-Hans"/>
                </w:rPr>
                <w:t>测试</w:t>
              </w:r>
            </w:ins>
            <w:ins w:id="896" w:author="王骁tenet [2]" w:date="2021-03-17T14:56:52Z">
              <w:r>
                <w:rPr>
                  <w:rFonts w:hint="default"/>
                  <w:kern w:val="0"/>
                  <w:sz w:val="22"/>
                  <w:szCs w:val="24"/>
                  <w:lang w:eastAsia="zh-Hans"/>
                </w:rPr>
                <w:t>；</w:t>
              </w:r>
            </w:ins>
          </w:p>
          <w:p>
            <w:pPr>
              <w:widowControl/>
              <w:numPr>
                <w:ilvl w:val="0"/>
                <w:numId w:val="6"/>
                <w:ins w:id="898" w:author="王骁tenet [2]" w:date="2021-03-17T14:55:04Z"/>
              </w:numPr>
              <w:tabs>
                <w:tab w:val="left" w:pos="720"/>
              </w:tabs>
              <w:snapToGrid w:val="0"/>
              <w:jc w:val="left"/>
              <w:rPr>
                <w:rFonts w:hint="default"/>
                <w:kern w:val="0"/>
                <w:sz w:val="22"/>
                <w:szCs w:val="24"/>
                <w:lang w:eastAsia="zh-Hans"/>
              </w:rPr>
              <w:pPrChange w:id="897" w:author="王骁tenet [2]" w:date="2021-03-17T14:55:04Z">
                <w:pPr>
                  <w:widowControl/>
                  <w:tabs>
                    <w:tab w:val="left" w:pos="720"/>
                  </w:tabs>
                  <w:snapToGrid w:val="0"/>
                  <w:jc w:val="left"/>
                </w:pPr>
              </w:pPrChange>
            </w:pPr>
            <w:ins w:id="899" w:author="王骁tenet [2]" w:date="2021-03-17T15:15:52Z">
              <w:r>
                <w:rPr>
                  <w:rFonts w:hint="eastAsia"/>
                  <w:kern w:val="0"/>
                  <w:sz w:val="22"/>
                  <w:szCs w:val="24"/>
                  <w:lang w:val="en-US" w:eastAsia="zh-Hans"/>
                </w:rPr>
                <w:t>发表</w:t>
              </w:r>
            </w:ins>
            <w:ins w:id="900" w:author="王骁tenet [2]" w:date="2021-03-17T15:15:33Z">
              <w:r>
                <w:rPr>
                  <w:rFonts w:hint="eastAsia"/>
                  <w:kern w:val="0"/>
                  <w:sz w:val="22"/>
                  <w:szCs w:val="24"/>
                  <w:lang w:val="en-US" w:eastAsia="zh-Hans"/>
                </w:rPr>
                <w:t>论文</w:t>
              </w:r>
            </w:ins>
            <w:ins w:id="901" w:author="王骁tenet [2]" w:date="2021-03-17T15:15:34Z">
              <w:r>
                <w:rPr>
                  <w:rFonts w:hint="default"/>
                  <w:kern w:val="0"/>
                  <w:sz w:val="22"/>
                  <w:szCs w:val="24"/>
                  <w:lang w:eastAsia="zh-Hans"/>
                </w:rPr>
                <w:t>2</w:t>
              </w:r>
            </w:ins>
            <w:ins w:id="902" w:author="王骁tenet [2]" w:date="2021-03-17T15:15:35Z">
              <w:r>
                <w:rPr>
                  <w:rFonts w:hint="eastAsia"/>
                  <w:kern w:val="0"/>
                  <w:sz w:val="22"/>
                  <w:szCs w:val="24"/>
                  <w:lang w:val="en-US" w:eastAsia="zh-Hans"/>
                </w:rPr>
                <w:t>篇</w:t>
              </w:r>
            </w:ins>
            <w:ins w:id="903" w:author="王骁tenet [2]" w:date="2021-03-17T15:15:35Z">
              <w:r>
                <w:rPr>
                  <w:rFonts w:hint="default"/>
                  <w:kern w:val="0"/>
                  <w:sz w:val="22"/>
                  <w:szCs w:val="24"/>
                  <w:lang w:eastAsia="zh-Hans"/>
                </w:rPr>
                <w:t>，</w:t>
              </w:r>
            </w:ins>
            <w:ins w:id="904" w:author="王骁tenet [2]" w:date="2021-03-17T15:15:37Z">
              <w:r>
                <w:rPr>
                  <w:rFonts w:hint="eastAsia"/>
                  <w:kern w:val="0"/>
                  <w:sz w:val="22"/>
                  <w:szCs w:val="24"/>
                  <w:lang w:val="en-US" w:eastAsia="zh-Hans"/>
                </w:rPr>
                <w:t>申请</w:t>
              </w:r>
            </w:ins>
            <w:ins w:id="905" w:author="王骁tenet [2]" w:date="2021-03-17T15:15:38Z">
              <w:r>
                <w:rPr>
                  <w:rFonts w:hint="eastAsia"/>
                  <w:kern w:val="0"/>
                  <w:sz w:val="22"/>
                  <w:szCs w:val="24"/>
                  <w:lang w:val="en-US" w:eastAsia="zh-Hans"/>
                </w:rPr>
                <w:t>专利</w:t>
              </w:r>
            </w:ins>
            <w:ins w:id="906" w:author="王骁tenet [2]" w:date="2021-03-17T15:15:39Z">
              <w:r>
                <w:rPr>
                  <w:rFonts w:hint="default"/>
                  <w:kern w:val="0"/>
                  <w:sz w:val="22"/>
                  <w:szCs w:val="24"/>
                  <w:lang w:eastAsia="zh-Hans"/>
                </w:rPr>
                <w:t>2</w:t>
              </w:r>
            </w:ins>
            <w:ins w:id="907" w:author="王骁tenet [2]" w:date="2021-03-17T15:15:41Z">
              <w:r>
                <w:rPr>
                  <w:rFonts w:hint="eastAsia"/>
                  <w:kern w:val="0"/>
                  <w:sz w:val="22"/>
                  <w:szCs w:val="24"/>
                  <w:lang w:val="en-US" w:eastAsia="zh-Hans"/>
                </w:rPr>
                <w:t>项</w:t>
              </w:r>
            </w:ins>
            <w:ins w:id="908" w:author="王骁tenet [2]" w:date="2021-03-17T15:15:41Z">
              <w:r>
                <w:rPr>
                  <w:rFonts w:hint="default"/>
                  <w:kern w:val="0"/>
                  <w:sz w:val="22"/>
                  <w:szCs w:val="24"/>
                  <w:lang w:eastAsia="zh-Hans"/>
                </w:rPr>
                <w:t>；</w:t>
              </w:r>
            </w:ins>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第三阶段</w:t>
            </w:r>
          </w:p>
          <w:p>
            <w:pPr>
              <w:widowControl/>
              <w:tabs>
                <w:tab w:val="left" w:pos="720"/>
              </w:tabs>
              <w:snapToGrid w:val="0"/>
              <w:jc w:val="left"/>
              <w:rPr>
                <w:kern w:val="0"/>
                <w:sz w:val="22"/>
                <w:szCs w:val="24"/>
              </w:rPr>
            </w:pPr>
            <w:r>
              <w:rPr>
                <w:kern w:val="0"/>
                <w:sz w:val="22"/>
                <w:szCs w:val="24"/>
              </w:rPr>
              <w:t>（半年）</w:t>
            </w:r>
          </w:p>
        </w:tc>
        <w:tc>
          <w:tcPr>
            <w:tcW w:w="1332" w:type="dxa"/>
            <w:vAlign w:val="center"/>
          </w:tcPr>
          <w:p>
            <w:pPr>
              <w:widowControl/>
              <w:tabs>
                <w:tab w:val="left" w:pos="720"/>
              </w:tabs>
              <w:snapToGrid w:val="0"/>
              <w:jc w:val="left"/>
              <w:rPr>
                <w:kern w:val="0"/>
                <w:sz w:val="22"/>
                <w:szCs w:val="24"/>
              </w:rPr>
            </w:pPr>
            <w:r>
              <w:rPr>
                <w:kern w:val="0"/>
                <w:sz w:val="22"/>
                <w:szCs w:val="24"/>
              </w:rPr>
              <w:t>2022.3.1至</w:t>
            </w:r>
          </w:p>
          <w:p>
            <w:pPr>
              <w:widowControl/>
              <w:tabs>
                <w:tab w:val="left" w:pos="720"/>
              </w:tabs>
              <w:snapToGrid w:val="0"/>
              <w:jc w:val="left"/>
              <w:rPr>
                <w:kern w:val="0"/>
                <w:sz w:val="22"/>
                <w:szCs w:val="24"/>
              </w:rPr>
            </w:pPr>
            <w:r>
              <w:rPr>
                <w:kern w:val="0"/>
                <w:sz w:val="22"/>
                <w:szCs w:val="24"/>
              </w:rPr>
              <w:t>2022.8.31</w:t>
            </w:r>
          </w:p>
        </w:tc>
        <w:tc>
          <w:tcPr>
            <w:tcW w:w="3412" w:type="dxa"/>
            <w:vAlign w:val="center"/>
          </w:tcPr>
          <w:p>
            <w:pPr>
              <w:widowControl/>
              <w:numPr>
                <w:ilvl w:val="0"/>
                <w:numId w:val="7"/>
                <w:ins w:id="910" w:author="王骁tenet [2]" w:date="2021-03-17T14:58:07Z"/>
              </w:numPr>
              <w:tabs>
                <w:tab w:val="left" w:pos="720"/>
              </w:tabs>
              <w:snapToGrid w:val="0"/>
              <w:jc w:val="left"/>
              <w:rPr>
                <w:ins w:id="911" w:author="王骁tenet [2]" w:date="2021-03-17T14:58:07Z"/>
                <w:rFonts w:hint="default"/>
                <w:kern w:val="0"/>
                <w:sz w:val="22"/>
                <w:szCs w:val="24"/>
                <w:lang w:eastAsia="zh-Hans"/>
              </w:rPr>
              <w:pPrChange w:id="909" w:author="王骁tenet [2]" w:date="2021-03-17T14:58:07Z">
                <w:pPr>
                  <w:widowControl/>
                  <w:tabs>
                    <w:tab w:val="left" w:pos="720"/>
                  </w:tabs>
                  <w:snapToGrid w:val="0"/>
                  <w:jc w:val="left"/>
                </w:pPr>
              </w:pPrChange>
            </w:pPr>
            <w:ins w:id="912" w:author="王骁tenet [2]" w:date="2021-03-17T14:57:10Z">
              <w:r>
                <w:rPr>
                  <w:rFonts w:hint="eastAsia"/>
                  <w:kern w:val="0"/>
                  <w:sz w:val="22"/>
                  <w:szCs w:val="24"/>
                  <w:lang w:val="en-US" w:eastAsia="zh-Hans"/>
                </w:rPr>
                <w:t>开展对</w:t>
              </w:r>
            </w:ins>
            <w:ins w:id="913" w:author="王骁tenet [2]" w:date="2021-03-17T14:57:17Z">
              <w:r>
                <w:rPr>
                  <w:rFonts w:hint="eastAsia"/>
                  <w:kern w:val="0"/>
                  <w:sz w:val="22"/>
                  <w:szCs w:val="24"/>
                  <w:lang w:val="en-US" w:eastAsia="zh-Hans"/>
                </w:rPr>
                <w:t>以往</w:t>
              </w:r>
            </w:ins>
            <w:ins w:id="914" w:author="王骁tenet [2]" w:date="2021-03-17T14:57:19Z">
              <w:r>
                <w:rPr>
                  <w:rFonts w:hint="eastAsia"/>
                  <w:kern w:val="0"/>
                  <w:sz w:val="22"/>
                  <w:szCs w:val="24"/>
                  <w:lang w:val="en-US" w:eastAsia="zh-Hans"/>
                </w:rPr>
                <w:t>物联</w:t>
              </w:r>
            </w:ins>
            <w:ins w:id="915" w:author="王骁tenet [2]" w:date="2021-03-17T14:57:21Z">
              <w:r>
                <w:rPr>
                  <w:rFonts w:hint="eastAsia"/>
                  <w:kern w:val="0"/>
                  <w:sz w:val="22"/>
                  <w:szCs w:val="24"/>
                  <w:lang w:val="en-US" w:eastAsia="zh-Hans"/>
                </w:rPr>
                <w:t>感知</w:t>
              </w:r>
            </w:ins>
            <w:ins w:id="916" w:author="王骁tenet [2]" w:date="2021-03-17T14:57:23Z">
              <w:r>
                <w:rPr>
                  <w:rFonts w:hint="eastAsia"/>
                  <w:kern w:val="0"/>
                  <w:sz w:val="22"/>
                  <w:szCs w:val="24"/>
                  <w:lang w:val="en-US" w:eastAsia="zh-Hans"/>
                </w:rPr>
                <w:t>与</w:t>
              </w:r>
            </w:ins>
            <w:ins w:id="917" w:author="王骁tenet [2]" w:date="2021-03-17T14:57:25Z">
              <w:r>
                <w:rPr>
                  <w:rFonts w:hint="eastAsia"/>
                  <w:kern w:val="0"/>
                  <w:sz w:val="22"/>
                  <w:szCs w:val="24"/>
                  <w:lang w:val="en-US" w:eastAsia="zh-Hans"/>
                </w:rPr>
                <w:t>信息</w:t>
              </w:r>
            </w:ins>
            <w:ins w:id="918" w:author="王骁tenet [2]" w:date="2021-03-17T14:57:26Z">
              <w:r>
                <w:rPr>
                  <w:rFonts w:hint="eastAsia"/>
                  <w:kern w:val="0"/>
                  <w:sz w:val="22"/>
                  <w:szCs w:val="24"/>
                  <w:lang w:val="en-US" w:eastAsia="zh-Hans"/>
                </w:rPr>
                <w:t>融合</w:t>
              </w:r>
            </w:ins>
            <w:ins w:id="919" w:author="王骁tenet [2]" w:date="2021-03-17T14:57:28Z">
              <w:r>
                <w:rPr>
                  <w:rFonts w:hint="eastAsia"/>
                  <w:kern w:val="0"/>
                  <w:sz w:val="22"/>
                  <w:szCs w:val="24"/>
                  <w:lang w:val="en-US" w:eastAsia="zh-Hans"/>
                </w:rPr>
                <w:t>方法的</w:t>
              </w:r>
            </w:ins>
            <w:ins w:id="920" w:author="王骁tenet [2]" w:date="2021-03-17T14:57:32Z">
              <w:r>
                <w:rPr>
                  <w:rFonts w:hint="eastAsia"/>
                  <w:kern w:val="0"/>
                  <w:sz w:val="22"/>
                  <w:szCs w:val="24"/>
                  <w:lang w:val="en-US" w:eastAsia="zh-Hans"/>
                </w:rPr>
                <w:t>分析</w:t>
              </w:r>
            </w:ins>
            <w:ins w:id="921" w:author="王骁tenet [2]" w:date="2021-03-17T14:57:33Z">
              <w:r>
                <w:rPr>
                  <w:rFonts w:hint="eastAsia"/>
                  <w:kern w:val="0"/>
                  <w:sz w:val="22"/>
                  <w:szCs w:val="24"/>
                  <w:lang w:val="en-US" w:eastAsia="zh-Hans"/>
                </w:rPr>
                <w:t>与</w:t>
              </w:r>
            </w:ins>
            <w:ins w:id="922" w:author="王骁tenet [2]" w:date="2021-03-17T14:57:34Z">
              <w:r>
                <w:rPr>
                  <w:rFonts w:hint="eastAsia"/>
                  <w:kern w:val="0"/>
                  <w:sz w:val="22"/>
                  <w:szCs w:val="24"/>
                  <w:lang w:val="en-US" w:eastAsia="zh-Hans"/>
                </w:rPr>
                <w:t>总结</w:t>
              </w:r>
            </w:ins>
            <w:ins w:id="923" w:author="王骁tenet [2]" w:date="2021-03-17T14:57:35Z">
              <w:r>
                <w:rPr>
                  <w:rFonts w:hint="default"/>
                  <w:kern w:val="0"/>
                  <w:sz w:val="22"/>
                  <w:szCs w:val="24"/>
                  <w:lang w:eastAsia="zh-Hans"/>
                </w:rPr>
                <w:t>，</w:t>
              </w:r>
            </w:ins>
            <w:ins w:id="924" w:author="王骁tenet [2]" w:date="2021-03-17T14:57:37Z">
              <w:r>
                <w:rPr>
                  <w:rFonts w:hint="eastAsia"/>
                  <w:kern w:val="0"/>
                  <w:sz w:val="22"/>
                  <w:szCs w:val="24"/>
                  <w:lang w:val="en-US" w:eastAsia="zh-Hans"/>
                </w:rPr>
                <w:t>确定</w:t>
              </w:r>
            </w:ins>
            <w:ins w:id="925" w:author="王骁tenet [2]" w:date="2021-03-17T14:57:50Z">
              <w:r>
                <w:rPr>
                  <w:rFonts w:hint="eastAsia"/>
                  <w:kern w:val="0"/>
                  <w:sz w:val="22"/>
                  <w:szCs w:val="24"/>
                  <w:lang w:val="en-US" w:eastAsia="zh-Hans"/>
                </w:rPr>
                <w:t>设计</w:t>
              </w:r>
            </w:ins>
            <w:ins w:id="926" w:author="王骁tenet [2]" w:date="2021-03-17T14:57:51Z">
              <w:r>
                <w:rPr>
                  <w:rFonts w:hint="eastAsia"/>
                  <w:kern w:val="0"/>
                  <w:sz w:val="22"/>
                  <w:szCs w:val="24"/>
                  <w:lang w:val="en-US" w:eastAsia="zh-Hans"/>
                </w:rPr>
                <w:t>方法</w:t>
              </w:r>
            </w:ins>
            <w:ins w:id="927" w:author="王骁tenet [2]" w:date="2021-03-17T14:57:53Z">
              <w:r>
                <w:rPr>
                  <w:rFonts w:hint="eastAsia"/>
                  <w:kern w:val="0"/>
                  <w:sz w:val="22"/>
                  <w:szCs w:val="24"/>
                  <w:lang w:val="en-US" w:eastAsia="zh-Hans"/>
                </w:rPr>
                <w:t>的</w:t>
              </w:r>
            </w:ins>
            <w:ins w:id="928" w:author="王骁tenet [2]" w:date="2021-03-17T14:57:54Z">
              <w:r>
                <w:rPr>
                  <w:rFonts w:hint="eastAsia"/>
                  <w:kern w:val="0"/>
                  <w:sz w:val="22"/>
                  <w:szCs w:val="24"/>
                  <w:lang w:val="en-US" w:eastAsia="zh-Hans"/>
                </w:rPr>
                <w:t>细节</w:t>
              </w:r>
            </w:ins>
            <w:ins w:id="929" w:author="王骁tenet [2]" w:date="2021-03-17T14:57:56Z">
              <w:r>
                <w:rPr>
                  <w:rFonts w:hint="default"/>
                  <w:kern w:val="0"/>
                  <w:sz w:val="22"/>
                  <w:szCs w:val="24"/>
                  <w:lang w:eastAsia="zh-Hans"/>
                </w:rPr>
                <w:t>，</w:t>
              </w:r>
            </w:ins>
            <w:ins w:id="930" w:author="王骁tenet [2]" w:date="2021-03-17T14:57:57Z">
              <w:r>
                <w:rPr>
                  <w:rFonts w:hint="eastAsia"/>
                  <w:kern w:val="0"/>
                  <w:sz w:val="22"/>
                  <w:szCs w:val="24"/>
                  <w:lang w:val="en-US" w:eastAsia="zh-Hans"/>
                </w:rPr>
                <w:t>以及</w:t>
              </w:r>
            </w:ins>
            <w:ins w:id="931" w:author="王骁tenet [2]" w:date="2021-03-17T14:57:58Z">
              <w:r>
                <w:rPr>
                  <w:rFonts w:hint="eastAsia"/>
                  <w:kern w:val="0"/>
                  <w:sz w:val="22"/>
                  <w:szCs w:val="24"/>
                  <w:lang w:val="en-US" w:eastAsia="zh-Hans"/>
                </w:rPr>
                <w:t>优化</w:t>
              </w:r>
            </w:ins>
            <w:ins w:id="932" w:author="王骁tenet [2]" w:date="2021-03-17T14:58:04Z">
              <w:r>
                <w:rPr>
                  <w:rFonts w:hint="eastAsia"/>
                  <w:kern w:val="0"/>
                  <w:sz w:val="22"/>
                  <w:szCs w:val="24"/>
                  <w:lang w:val="en-US" w:eastAsia="zh-Hans"/>
                </w:rPr>
                <w:t>目标的</w:t>
              </w:r>
            </w:ins>
            <w:ins w:id="933" w:author="王骁tenet [2]" w:date="2021-03-17T14:58:06Z">
              <w:r>
                <w:rPr>
                  <w:rFonts w:hint="eastAsia"/>
                  <w:kern w:val="0"/>
                  <w:sz w:val="22"/>
                  <w:szCs w:val="24"/>
                  <w:lang w:val="en-US" w:eastAsia="zh-Hans"/>
                </w:rPr>
                <w:t>细节</w:t>
              </w:r>
            </w:ins>
            <w:ins w:id="934" w:author="王骁tenet [2]" w:date="2021-03-17T14:58:07Z">
              <w:r>
                <w:rPr>
                  <w:rFonts w:hint="default"/>
                  <w:kern w:val="0"/>
                  <w:sz w:val="22"/>
                  <w:szCs w:val="24"/>
                  <w:lang w:eastAsia="zh-Hans"/>
                </w:rPr>
                <w:t>；</w:t>
              </w:r>
            </w:ins>
          </w:p>
          <w:p>
            <w:pPr>
              <w:widowControl/>
              <w:numPr>
                <w:ilvl w:val="0"/>
                <w:numId w:val="7"/>
                <w:ins w:id="936" w:author="王骁tenet [2]" w:date="2021-03-17T14:58:07Z"/>
              </w:numPr>
              <w:tabs>
                <w:tab w:val="left" w:pos="720"/>
              </w:tabs>
              <w:snapToGrid w:val="0"/>
              <w:jc w:val="left"/>
              <w:rPr>
                <w:ins w:id="937" w:author="王骁tenet [2]" w:date="2021-03-17T14:59:37Z"/>
                <w:rFonts w:hint="default"/>
                <w:kern w:val="0"/>
                <w:sz w:val="22"/>
                <w:szCs w:val="24"/>
                <w:lang w:eastAsia="zh-Hans"/>
              </w:rPr>
              <w:pPrChange w:id="935" w:author="王骁tenet [2]" w:date="2021-03-17T14:58:07Z">
                <w:pPr>
                  <w:widowControl/>
                  <w:tabs>
                    <w:tab w:val="left" w:pos="720"/>
                  </w:tabs>
                  <w:snapToGrid w:val="0"/>
                  <w:jc w:val="left"/>
                </w:pPr>
              </w:pPrChange>
            </w:pPr>
            <w:ins w:id="938" w:author="王骁tenet [2]" w:date="2021-03-17T14:58:15Z">
              <w:r>
                <w:rPr>
                  <w:rFonts w:hint="eastAsia"/>
                  <w:kern w:val="0"/>
                  <w:sz w:val="22"/>
                  <w:szCs w:val="24"/>
                  <w:lang w:val="en-US" w:eastAsia="zh-Hans"/>
                </w:rPr>
                <w:t>设计</w:t>
              </w:r>
            </w:ins>
            <w:ins w:id="939" w:author="王骁tenet [2]" w:date="2021-03-17T14:58:17Z">
              <w:r>
                <w:rPr>
                  <w:rFonts w:hint="eastAsia"/>
                  <w:kern w:val="0"/>
                  <w:sz w:val="22"/>
                  <w:szCs w:val="24"/>
                  <w:lang w:val="en-US" w:eastAsia="zh-Hans"/>
                </w:rPr>
                <w:t>物联</w:t>
              </w:r>
            </w:ins>
            <w:ins w:id="940" w:author="王骁tenet [2]" w:date="2021-03-17T14:58:18Z">
              <w:r>
                <w:rPr>
                  <w:rFonts w:hint="eastAsia"/>
                  <w:kern w:val="0"/>
                  <w:sz w:val="22"/>
                  <w:szCs w:val="24"/>
                  <w:lang w:val="en-US" w:eastAsia="zh-Hans"/>
                </w:rPr>
                <w:t>节点</w:t>
              </w:r>
            </w:ins>
            <w:ins w:id="941" w:author="王骁tenet [2]" w:date="2021-03-17T14:58:19Z">
              <w:r>
                <w:rPr>
                  <w:rFonts w:hint="eastAsia"/>
                  <w:kern w:val="0"/>
                  <w:sz w:val="22"/>
                  <w:szCs w:val="24"/>
                  <w:lang w:val="en-US" w:eastAsia="zh-Hans"/>
                </w:rPr>
                <w:t>关联</w:t>
              </w:r>
            </w:ins>
            <w:ins w:id="942" w:author="王骁tenet [2]" w:date="2021-03-17T14:58:21Z">
              <w:r>
                <w:rPr>
                  <w:rFonts w:hint="eastAsia"/>
                  <w:kern w:val="0"/>
                  <w:sz w:val="22"/>
                  <w:szCs w:val="24"/>
                  <w:lang w:val="en-US" w:eastAsia="zh-Hans"/>
                </w:rPr>
                <w:t>分析</w:t>
              </w:r>
            </w:ins>
            <w:ins w:id="943" w:author="王骁tenet [2]" w:date="2021-03-17T14:58:24Z">
              <w:r>
                <w:rPr>
                  <w:rFonts w:hint="eastAsia"/>
                  <w:kern w:val="0"/>
                  <w:sz w:val="22"/>
                  <w:szCs w:val="24"/>
                  <w:lang w:val="en-US" w:eastAsia="zh-Hans"/>
                </w:rPr>
                <w:t>方法</w:t>
              </w:r>
            </w:ins>
            <w:ins w:id="944" w:author="王骁tenet [2]" w:date="2021-03-17T14:58:24Z">
              <w:r>
                <w:rPr>
                  <w:rFonts w:hint="default"/>
                  <w:kern w:val="0"/>
                  <w:sz w:val="22"/>
                  <w:szCs w:val="24"/>
                  <w:lang w:eastAsia="zh-Hans"/>
                </w:rPr>
                <w:t>，</w:t>
              </w:r>
            </w:ins>
            <w:ins w:id="945" w:author="王骁tenet [2]" w:date="2021-03-17T14:59:01Z">
              <w:r>
                <w:rPr>
                  <w:rFonts w:hint="eastAsia"/>
                  <w:kern w:val="0"/>
                  <w:sz w:val="22"/>
                  <w:szCs w:val="24"/>
                  <w:lang w:val="en-US" w:eastAsia="zh-Hans"/>
                </w:rPr>
                <w:t>设计</w:t>
              </w:r>
            </w:ins>
            <w:ins w:id="946" w:author="王骁tenet [2]" w:date="2021-03-17T14:59:20Z">
              <w:r>
                <w:rPr>
                  <w:rFonts w:hint="eastAsia"/>
                  <w:kern w:val="0"/>
                  <w:sz w:val="22"/>
                  <w:szCs w:val="24"/>
                  <w:lang w:val="en-US" w:eastAsia="zh-Hans"/>
                </w:rPr>
                <w:t>物联</w:t>
              </w:r>
            </w:ins>
            <w:ins w:id="947" w:author="王骁tenet [2]" w:date="2021-03-17T14:59:17Z">
              <w:r>
                <w:rPr>
                  <w:rFonts w:hint="eastAsia"/>
                  <w:kern w:val="0"/>
                  <w:sz w:val="22"/>
                  <w:szCs w:val="24"/>
                  <w:lang w:val="en-US" w:eastAsia="zh-Hans"/>
                </w:rPr>
                <w:t>多</w:t>
              </w:r>
            </w:ins>
            <w:ins w:id="948" w:author="王骁tenet [2]" w:date="2021-03-17T14:59:04Z">
              <w:r>
                <w:rPr>
                  <w:rFonts w:hint="eastAsia"/>
                  <w:kern w:val="0"/>
                  <w:sz w:val="22"/>
                  <w:szCs w:val="24"/>
                  <w:lang w:val="en-US" w:eastAsia="zh-Hans"/>
                </w:rPr>
                <w:t>智能体</w:t>
              </w:r>
            </w:ins>
            <w:ins w:id="949" w:author="王骁tenet [2]" w:date="2021-03-17T14:59:07Z">
              <w:r>
                <w:rPr>
                  <w:rFonts w:hint="eastAsia"/>
                  <w:kern w:val="0"/>
                  <w:sz w:val="22"/>
                  <w:szCs w:val="24"/>
                  <w:lang w:val="en-US" w:eastAsia="zh-Hans"/>
                </w:rPr>
                <w:t>信息图</w:t>
              </w:r>
            </w:ins>
            <w:ins w:id="950" w:author="王骁tenet [2]" w:date="2021-03-17T14:59:09Z">
              <w:r>
                <w:rPr>
                  <w:rFonts w:hint="eastAsia"/>
                  <w:kern w:val="0"/>
                  <w:sz w:val="22"/>
                  <w:szCs w:val="24"/>
                  <w:lang w:val="en-US" w:eastAsia="zh-Hans"/>
                </w:rPr>
                <w:t>算法</w:t>
              </w:r>
            </w:ins>
            <w:ins w:id="951" w:author="王骁tenet [2]" w:date="2021-03-17T14:59:09Z">
              <w:r>
                <w:rPr>
                  <w:rFonts w:hint="default"/>
                  <w:kern w:val="0"/>
                  <w:sz w:val="22"/>
                  <w:szCs w:val="24"/>
                  <w:lang w:eastAsia="zh-Hans"/>
                </w:rPr>
                <w:t>，</w:t>
              </w:r>
            </w:ins>
            <w:ins w:id="952" w:author="王骁tenet [2]" w:date="2021-03-17T14:59:33Z">
              <w:r>
                <w:rPr>
                  <w:rFonts w:hint="eastAsia"/>
                  <w:kern w:val="0"/>
                  <w:sz w:val="22"/>
                  <w:szCs w:val="24"/>
                  <w:lang w:val="en-US" w:eastAsia="zh-Hans"/>
                </w:rPr>
                <w:t>确定</w:t>
              </w:r>
            </w:ins>
            <w:ins w:id="953" w:author="王骁tenet [2]" w:date="2021-03-17T14:59:34Z">
              <w:r>
                <w:rPr>
                  <w:rFonts w:hint="eastAsia"/>
                  <w:kern w:val="0"/>
                  <w:sz w:val="22"/>
                  <w:szCs w:val="24"/>
                  <w:lang w:val="en-US" w:eastAsia="zh-Hans"/>
                </w:rPr>
                <w:t>有效的</w:t>
              </w:r>
            </w:ins>
            <w:ins w:id="954" w:author="王骁tenet [2]" w:date="2021-03-17T14:59:35Z">
              <w:r>
                <w:rPr>
                  <w:rFonts w:hint="eastAsia"/>
                  <w:kern w:val="0"/>
                  <w:sz w:val="22"/>
                  <w:szCs w:val="24"/>
                  <w:lang w:val="en-US" w:eastAsia="zh-Hans"/>
                </w:rPr>
                <w:t>决策</w:t>
              </w:r>
            </w:ins>
            <w:ins w:id="955" w:author="王骁tenet [2]" w:date="2021-03-17T14:59:36Z">
              <w:r>
                <w:rPr>
                  <w:rFonts w:hint="eastAsia"/>
                  <w:kern w:val="0"/>
                  <w:sz w:val="22"/>
                  <w:szCs w:val="24"/>
                  <w:lang w:val="en-US" w:eastAsia="zh-Hans"/>
                </w:rPr>
                <w:t>信息</w:t>
              </w:r>
            </w:ins>
            <w:ins w:id="956" w:author="王骁tenet [2]" w:date="2021-03-17T14:59:37Z">
              <w:r>
                <w:rPr>
                  <w:rFonts w:hint="default"/>
                  <w:kern w:val="0"/>
                  <w:sz w:val="22"/>
                  <w:szCs w:val="24"/>
                  <w:lang w:eastAsia="zh-Hans"/>
                </w:rPr>
                <w:t>；</w:t>
              </w:r>
            </w:ins>
          </w:p>
          <w:p>
            <w:pPr>
              <w:widowControl/>
              <w:numPr>
                <w:ilvl w:val="0"/>
                <w:numId w:val="7"/>
                <w:ins w:id="958" w:author="王骁tenet [2]" w:date="2021-03-17T14:58:07Z"/>
              </w:numPr>
              <w:tabs>
                <w:tab w:val="left" w:pos="720"/>
              </w:tabs>
              <w:snapToGrid w:val="0"/>
              <w:jc w:val="left"/>
              <w:rPr>
                <w:ins w:id="959" w:author="王骁tenet [2]" w:date="2021-03-17T15:00:38Z"/>
                <w:rFonts w:hint="default"/>
                <w:kern w:val="0"/>
                <w:sz w:val="22"/>
                <w:szCs w:val="24"/>
                <w:lang w:eastAsia="zh-Hans"/>
              </w:rPr>
              <w:pPrChange w:id="957" w:author="王骁tenet [2]" w:date="2021-03-17T14:58:07Z">
                <w:pPr>
                  <w:widowControl/>
                  <w:tabs>
                    <w:tab w:val="left" w:pos="720"/>
                  </w:tabs>
                  <w:snapToGrid w:val="0"/>
                  <w:jc w:val="left"/>
                </w:pPr>
              </w:pPrChange>
            </w:pPr>
            <w:ins w:id="960" w:author="王骁tenet [2]" w:date="2021-03-17T14:59:51Z">
              <w:r>
                <w:rPr>
                  <w:rFonts w:hint="eastAsia"/>
                  <w:kern w:val="0"/>
                  <w:sz w:val="22"/>
                  <w:szCs w:val="24"/>
                  <w:lang w:val="en-US" w:eastAsia="zh-Hans"/>
                </w:rPr>
                <w:t>根据</w:t>
              </w:r>
            </w:ins>
            <w:ins w:id="961" w:author="王骁tenet [2]" w:date="2021-03-17T14:59:53Z">
              <w:r>
                <w:rPr>
                  <w:rFonts w:hint="eastAsia"/>
                  <w:kern w:val="0"/>
                  <w:sz w:val="22"/>
                  <w:szCs w:val="24"/>
                  <w:lang w:val="en-US" w:eastAsia="zh-Hans"/>
                </w:rPr>
                <w:t>智能体</w:t>
              </w:r>
            </w:ins>
            <w:ins w:id="962" w:author="王骁tenet [2]" w:date="2021-03-17T14:59:55Z">
              <w:r>
                <w:rPr>
                  <w:rFonts w:hint="eastAsia"/>
                  <w:kern w:val="0"/>
                  <w:sz w:val="22"/>
                  <w:szCs w:val="24"/>
                  <w:lang w:val="en-US" w:eastAsia="zh-Hans"/>
                </w:rPr>
                <w:t>关联度</w:t>
              </w:r>
            </w:ins>
            <w:ins w:id="963" w:author="王骁tenet [2]" w:date="2021-03-17T14:59:56Z">
              <w:r>
                <w:rPr>
                  <w:rFonts w:hint="default"/>
                  <w:kern w:val="0"/>
                  <w:sz w:val="22"/>
                  <w:szCs w:val="24"/>
                  <w:lang w:eastAsia="zh-Hans"/>
                </w:rPr>
                <w:t>，</w:t>
              </w:r>
            </w:ins>
            <w:ins w:id="964" w:author="王骁tenet [2]" w:date="2021-03-17T14:59:58Z">
              <w:r>
                <w:rPr>
                  <w:rFonts w:hint="eastAsia"/>
                  <w:kern w:val="0"/>
                  <w:sz w:val="22"/>
                  <w:szCs w:val="24"/>
                  <w:lang w:val="en-US" w:eastAsia="zh-Hans"/>
                </w:rPr>
                <w:t>使用</w:t>
              </w:r>
            </w:ins>
            <w:ins w:id="965" w:author="王骁tenet [2]" w:date="2021-03-17T14:59:59Z">
              <w:r>
                <w:rPr>
                  <w:rFonts w:hint="eastAsia"/>
                  <w:kern w:val="0"/>
                  <w:sz w:val="22"/>
                  <w:szCs w:val="24"/>
                  <w:lang w:val="en-US" w:eastAsia="zh-Hans"/>
                </w:rPr>
                <w:t>图</w:t>
              </w:r>
            </w:ins>
            <w:ins w:id="966" w:author="王骁tenet [2]" w:date="2021-03-17T15:00:01Z">
              <w:r>
                <w:rPr>
                  <w:rFonts w:hint="eastAsia"/>
                  <w:kern w:val="0"/>
                  <w:sz w:val="22"/>
                  <w:szCs w:val="24"/>
                  <w:lang w:val="en-US" w:eastAsia="zh-Hans"/>
                </w:rPr>
                <w:t>结构</w:t>
              </w:r>
            </w:ins>
            <w:ins w:id="967" w:author="王骁tenet [2]" w:date="2021-03-17T15:00:02Z">
              <w:r>
                <w:rPr>
                  <w:rFonts w:hint="eastAsia"/>
                  <w:kern w:val="0"/>
                  <w:sz w:val="22"/>
                  <w:szCs w:val="24"/>
                  <w:lang w:val="en-US" w:eastAsia="zh-Hans"/>
                </w:rPr>
                <w:t>与</w:t>
              </w:r>
            </w:ins>
            <w:ins w:id="968" w:author="王骁tenet [2]" w:date="2021-03-17T15:00:04Z">
              <w:r>
                <w:rPr>
                  <w:rFonts w:hint="eastAsia"/>
                  <w:kern w:val="0"/>
                  <w:sz w:val="22"/>
                  <w:szCs w:val="24"/>
                  <w:lang w:val="en-US" w:eastAsia="zh-Hans"/>
                </w:rPr>
                <w:t>图</w:t>
              </w:r>
            </w:ins>
            <w:ins w:id="969" w:author="王骁tenet [2]" w:date="2021-03-17T15:00:05Z">
              <w:r>
                <w:rPr>
                  <w:rFonts w:hint="eastAsia"/>
                  <w:kern w:val="0"/>
                  <w:sz w:val="22"/>
                  <w:szCs w:val="24"/>
                  <w:lang w:val="en-US" w:eastAsia="zh-Hans"/>
                </w:rPr>
                <w:t>神经</w:t>
              </w:r>
            </w:ins>
            <w:ins w:id="970" w:author="王骁tenet [2]" w:date="2021-03-17T15:00:06Z">
              <w:r>
                <w:rPr>
                  <w:rFonts w:hint="eastAsia"/>
                  <w:kern w:val="0"/>
                  <w:sz w:val="22"/>
                  <w:szCs w:val="24"/>
                  <w:lang w:val="en-US" w:eastAsia="zh-Hans"/>
                </w:rPr>
                <w:t>网络</w:t>
              </w:r>
            </w:ins>
            <w:ins w:id="971" w:author="王骁tenet [2]" w:date="2021-03-17T15:00:07Z">
              <w:r>
                <w:rPr>
                  <w:rFonts w:hint="default"/>
                  <w:kern w:val="0"/>
                  <w:sz w:val="22"/>
                  <w:szCs w:val="24"/>
                  <w:lang w:eastAsia="zh-Hans"/>
                </w:rPr>
                <w:t>，</w:t>
              </w:r>
            </w:ins>
            <w:ins w:id="972" w:author="王骁tenet [2]" w:date="2021-03-17T15:00:08Z">
              <w:r>
                <w:rPr>
                  <w:rFonts w:hint="eastAsia"/>
                  <w:kern w:val="0"/>
                  <w:sz w:val="22"/>
                  <w:szCs w:val="24"/>
                  <w:lang w:val="en-US" w:eastAsia="zh-Hans"/>
                </w:rPr>
                <w:t>设计</w:t>
              </w:r>
            </w:ins>
            <w:ins w:id="973" w:author="王骁tenet [2]" w:date="2021-03-17T15:00:16Z">
              <w:r>
                <w:rPr>
                  <w:rFonts w:hint="eastAsia"/>
                  <w:kern w:val="0"/>
                  <w:sz w:val="22"/>
                  <w:szCs w:val="24"/>
                  <w:lang w:val="en-US" w:eastAsia="zh-Hans"/>
                </w:rPr>
                <w:t>利用</w:t>
              </w:r>
            </w:ins>
            <w:ins w:id="974" w:author="王骁tenet [2]" w:date="2021-03-17T15:00:24Z">
              <w:r>
                <w:rPr>
                  <w:rFonts w:hint="eastAsia"/>
                  <w:kern w:val="0"/>
                  <w:sz w:val="22"/>
                  <w:szCs w:val="24"/>
                  <w:lang w:val="en-US" w:eastAsia="zh-Hans"/>
                </w:rPr>
                <w:t>已知</w:t>
              </w:r>
            </w:ins>
            <w:ins w:id="975" w:author="王骁tenet [2]" w:date="2021-03-17T15:00:26Z">
              <w:r>
                <w:rPr>
                  <w:rFonts w:hint="eastAsia"/>
                  <w:kern w:val="0"/>
                  <w:sz w:val="22"/>
                  <w:szCs w:val="24"/>
                  <w:lang w:val="en-US" w:eastAsia="zh-Hans"/>
                </w:rPr>
                <w:t>关联</w:t>
              </w:r>
            </w:ins>
            <w:ins w:id="976" w:author="王骁tenet [2]" w:date="2021-03-17T15:00:27Z">
              <w:r>
                <w:rPr>
                  <w:rFonts w:hint="eastAsia"/>
                  <w:kern w:val="0"/>
                  <w:sz w:val="22"/>
                  <w:szCs w:val="24"/>
                  <w:lang w:val="en-US" w:eastAsia="zh-Hans"/>
                </w:rPr>
                <w:t>信息</w:t>
              </w:r>
            </w:ins>
            <w:ins w:id="977" w:author="王骁tenet [2]" w:date="2021-03-17T15:00:28Z">
              <w:r>
                <w:rPr>
                  <w:rFonts w:hint="eastAsia"/>
                  <w:kern w:val="0"/>
                  <w:sz w:val="22"/>
                  <w:szCs w:val="24"/>
                  <w:lang w:val="en-US" w:eastAsia="zh-Hans"/>
                </w:rPr>
                <w:t>做出</w:t>
              </w:r>
            </w:ins>
            <w:ins w:id="978" w:author="王骁tenet [2]" w:date="2021-03-17T15:00:29Z">
              <w:r>
                <w:rPr>
                  <w:rFonts w:hint="eastAsia"/>
                  <w:kern w:val="0"/>
                  <w:sz w:val="22"/>
                  <w:szCs w:val="24"/>
                  <w:lang w:val="en-US" w:eastAsia="zh-Hans"/>
                </w:rPr>
                <w:t>关联</w:t>
              </w:r>
            </w:ins>
            <w:ins w:id="979" w:author="王骁tenet [2]" w:date="2021-03-17T15:00:30Z">
              <w:r>
                <w:rPr>
                  <w:rFonts w:hint="eastAsia"/>
                  <w:kern w:val="0"/>
                  <w:sz w:val="22"/>
                  <w:szCs w:val="24"/>
                  <w:lang w:val="en-US" w:eastAsia="zh-Hans"/>
                </w:rPr>
                <w:t>预测</w:t>
              </w:r>
            </w:ins>
            <w:ins w:id="980" w:author="王骁tenet [2]" w:date="2021-03-17T15:00:31Z">
              <w:r>
                <w:rPr>
                  <w:rFonts w:hint="eastAsia"/>
                  <w:kern w:val="0"/>
                  <w:sz w:val="22"/>
                  <w:szCs w:val="24"/>
                  <w:lang w:val="en-US" w:eastAsia="zh-Hans"/>
                </w:rPr>
                <w:t>的</w:t>
              </w:r>
            </w:ins>
            <w:ins w:id="981" w:author="王骁tenet [2]" w:date="2021-03-17T15:00:32Z">
              <w:r>
                <w:rPr>
                  <w:rFonts w:hint="eastAsia"/>
                  <w:kern w:val="0"/>
                  <w:sz w:val="22"/>
                  <w:szCs w:val="24"/>
                  <w:lang w:val="en-US" w:eastAsia="zh-Hans"/>
                </w:rPr>
                <w:t>方法</w:t>
              </w:r>
            </w:ins>
            <w:ins w:id="982" w:author="王骁tenet [2]" w:date="2021-03-17T15:00:37Z">
              <w:r>
                <w:rPr>
                  <w:rFonts w:hint="default"/>
                  <w:kern w:val="0"/>
                  <w:sz w:val="22"/>
                  <w:szCs w:val="24"/>
                  <w:lang w:eastAsia="zh-Hans"/>
                </w:rPr>
                <w:t>；</w:t>
              </w:r>
            </w:ins>
          </w:p>
          <w:p>
            <w:pPr>
              <w:widowControl/>
              <w:numPr>
                <w:ilvl w:val="0"/>
                <w:numId w:val="7"/>
                <w:ins w:id="984" w:author="王骁tenet [2]" w:date="2021-03-17T14:58:07Z"/>
              </w:numPr>
              <w:tabs>
                <w:tab w:val="left" w:pos="720"/>
              </w:tabs>
              <w:snapToGrid w:val="0"/>
              <w:jc w:val="left"/>
              <w:rPr>
                <w:ins w:id="985" w:author="王骁tenet [2]" w:date="2021-03-17T15:02:31Z"/>
                <w:rFonts w:hint="default"/>
                <w:kern w:val="0"/>
                <w:sz w:val="22"/>
                <w:szCs w:val="24"/>
                <w:lang w:eastAsia="zh-Hans"/>
              </w:rPr>
              <w:pPrChange w:id="983" w:author="王骁tenet [2]" w:date="2021-03-17T14:58:07Z">
                <w:pPr>
                  <w:widowControl/>
                  <w:tabs>
                    <w:tab w:val="left" w:pos="720"/>
                  </w:tabs>
                  <w:snapToGrid w:val="0"/>
                  <w:jc w:val="left"/>
                </w:pPr>
              </w:pPrChange>
            </w:pPr>
            <w:ins w:id="986" w:author="王骁tenet [2]" w:date="2021-03-17T15:00:43Z">
              <w:r>
                <w:rPr>
                  <w:rFonts w:hint="eastAsia"/>
                  <w:kern w:val="0"/>
                  <w:sz w:val="22"/>
                  <w:szCs w:val="24"/>
                  <w:lang w:val="en-US" w:eastAsia="zh-Hans"/>
                </w:rPr>
                <w:t>设计</w:t>
              </w:r>
            </w:ins>
            <w:ins w:id="987" w:author="王骁tenet [2]" w:date="2021-03-17T15:00:50Z">
              <w:r>
                <w:rPr>
                  <w:rFonts w:hint="eastAsia"/>
                  <w:kern w:val="0"/>
                  <w:sz w:val="22"/>
                  <w:szCs w:val="24"/>
                  <w:lang w:val="en-US" w:eastAsia="zh-Hans"/>
                </w:rPr>
                <w:t>通过</w:t>
              </w:r>
            </w:ins>
            <w:ins w:id="988" w:author="王骁tenet [2]" w:date="2021-03-17T15:00:51Z">
              <w:r>
                <w:rPr>
                  <w:rFonts w:hint="eastAsia"/>
                  <w:kern w:val="0"/>
                  <w:sz w:val="22"/>
                  <w:szCs w:val="24"/>
                  <w:lang w:val="en-US" w:eastAsia="zh-Hans"/>
                </w:rPr>
                <w:t>设备</w:t>
              </w:r>
            </w:ins>
            <w:ins w:id="989" w:author="王骁tenet [2]" w:date="2021-03-17T15:00:53Z">
              <w:r>
                <w:rPr>
                  <w:rFonts w:hint="eastAsia"/>
                  <w:kern w:val="0"/>
                  <w:sz w:val="22"/>
                  <w:szCs w:val="24"/>
                  <w:lang w:val="en-US" w:eastAsia="zh-Hans"/>
                </w:rPr>
                <w:t>智能</w:t>
              </w:r>
            </w:ins>
            <w:ins w:id="990" w:author="王骁tenet [2]" w:date="2021-03-17T15:00:55Z">
              <w:r>
                <w:rPr>
                  <w:rFonts w:hint="eastAsia"/>
                  <w:kern w:val="0"/>
                  <w:sz w:val="22"/>
                  <w:szCs w:val="24"/>
                  <w:lang w:val="en-US" w:eastAsia="zh-Hans"/>
                </w:rPr>
                <w:t>群体</w:t>
              </w:r>
            </w:ins>
            <w:ins w:id="991" w:author="王骁tenet [2]" w:date="2021-03-17T15:00:56Z">
              <w:r>
                <w:rPr>
                  <w:rFonts w:hint="eastAsia"/>
                  <w:kern w:val="0"/>
                  <w:sz w:val="22"/>
                  <w:szCs w:val="24"/>
                  <w:lang w:val="en-US" w:eastAsia="zh-Hans"/>
                </w:rPr>
                <w:t>的</w:t>
              </w:r>
            </w:ins>
            <w:ins w:id="992" w:author="王骁tenet [2]" w:date="2021-03-17T15:00:57Z">
              <w:r>
                <w:rPr>
                  <w:rFonts w:hint="eastAsia"/>
                  <w:kern w:val="0"/>
                  <w:sz w:val="22"/>
                  <w:szCs w:val="24"/>
                  <w:lang w:val="en-US" w:eastAsia="zh-Hans"/>
                </w:rPr>
                <w:t>空间</w:t>
              </w:r>
            </w:ins>
            <w:ins w:id="993" w:author="王骁tenet [2]" w:date="2021-03-17T15:00:58Z">
              <w:r>
                <w:rPr>
                  <w:rFonts w:hint="eastAsia"/>
                  <w:kern w:val="0"/>
                  <w:sz w:val="22"/>
                  <w:szCs w:val="24"/>
                  <w:lang w:val="en-US" w:eastAsia="zh-Hans"/>
                </w:rPr>
                <w:t>和</w:t>
              </w:r>
            </w:ins>
            <w:ins w:id="994" w:author="王骁tenet [2]" w:date="2021-03-17T15:00:59Z">
              <w:r>
                <w:rPr>
                  <w:rFonts w:hint="eastAsia"/>
                  <w:kern w:val="0"/>
                  <w:sz w:val="22"/>
                  <w:szCs w:val="24"/>
                  <w:lang w:val="en-US" w:eastAsia="zh-Hans"/>
                </w:rPr>
                <w:t>类别</w:t>
              </w:r>
            </w:ins>
            <w:ins w:id="995" w:author="王骁tenet [2]" w:date="2021-03-17T15:01:00Z">
              <w:r>
                <w:rPr>
                  <w:rFonts w:hint="eastAsia"/>
                  <w:kern w:val="0"/>
                  <w:sz w:val="22"/>
                  <w:szCs w:val="24"/>
                  <w:lang w:val="en-US" w:eastAsia="zh-Hans"/>
                </w:rPr>
                <w:t>等</w:t>
              </w:r>
            </w:ins>
            <w:ins w:id="996" w:author="王骁tenet [2]" w:date="2021-03-17T15:01:02Z">
              <w:r>
                <w:rPr>
                  <w:rFonts w:hint="eastAsia"/>
                  <w:kern w:val="0"/>
                  <w:sz w:val="22"/>
                  <w:szCs w:val="24"/>
                  <w:lang w:val="en-US" w:eastAsia="zh-Hans"/>
                </w:rPr>
                <w:t>相关性</w:t>
              </w:r>
            </w:ins>
            <w:ins w:id="997" w:author="王骁tenet [2]" w:date="2021-03-17T15:01:03Z">
              <w:r>
                <w:rPr>
                  <w:rFonts w:hint="eastAsia"/>
                  <w:kern w:val="0"/>
                  <w:sz w:val="22"/>
                  <w:szCs w:val="24"/>
                  <w:lang w:val="en-US" w:eastAsia="zh-Hans"/>
                </w:rPr>
                <w:t>对</w:t>
              </w:r>
            </w:ins>
            <w:ins w:id="998" w:author="王骁tenet [2]" w:date="2021-03-17T15:01:05Z">
              <w:r>
                <w:rPr>
                  <w:rFonts w:hint="eastAsia"/>
                  <w:kern w:val="0"/>
                  <w:sz w:val="22"/>
                  <w:szCs w:val="24"/>
                  <w:lang w:val="en-US" w:eastAsia="zh-Hans"/>
                </w:rPr>
                <w:t>传感器</w:t>
              </w:r>
            </w:ins>
            <w:ins w:id="999" w:author="王骁tenet [2]" w:date="2021-03-17T15:01:07Z">
              <w:r>
                <w:rPr>
                  <w:rFonts w:hint="eastAsia"/>
                  <w:kern w:val="0"/>
                  <w:sz w:val="22"/>
                  <w:szCs w:val="24"/>
                  <w:lang w:val="en-US" w:eastAsia="zh-Hans"/>
                </w:rPr>
                <w:t>进行</w:t>
              </w:r>
            </w:ins>
            <w:ins w:id="1000" w:author="王骁tenet [2]" w:date="2021-03-17T15:01:08Z">
              <w:r>
                <w:rPr>
                  <w:rFonts w:hint="eastAsia"/>
                  <w:kern w:val="0"/>
                  <w:sz w:val="22"/>
                  <w:szCs w:val="24"/>
                  <w:lang w:val="en-US" w:eastAsia="zh-Hans"/>
                </w:rPr>
                <w:t>特征</w:t>
              </w:r>
            </w:ins>
            <w:ins w:id="1001" w:author="王骁tenet [2]" w:date="2021-03-17T15:01:11Z">
              <w:r>
                <w:rPr>
                  <w:rFonts w:hint="eastAsia"/>
                  <w:kern w:val="0"/>
                  <w:sz w:val="22"/>
                  <w:szCs w:val="24"/>
                  <w:lang w:val="en-US" w:eastAsia="zh-Hans"/>
                </w:rPr>
                <w:t>提取的</w:t>
              </w:r>
            </w:ins>
            <w:ins w:id="1002" w:author="王骁tenet [2]" w:date="2021-03-17T15:01:12Z">
              <w:r>
                <w:rPr>
                  <w:rFonts w:hint="eastAsia"/>
                  <w:kern w:val="0"/>
                  <w:sz w:val="22"/>
                  <w:szCs w:val="24"/>
                  <w:lang w:val="en-US" w:eastAsia="zh-Hans"/>
                </w:rPr>
                <w:t>方法</w:t>
              </w:r>
            </w:ins>
            <w:ins w:id="1003" w:author="王骁tenet [2]" w:date="2021-03-17T15:01:13Z">
              <w:r>
                <w:rPr>
                  <w:rFonts w:hint="default"/>
                  <w:kern w:val="0"/>
                  <w:sz w:val="22"/>
                  <w:szCs w:val="24"/>
                  <w:lang w:eastAsia="zh-Hans"/>
                </w:rPr>
                <w:t>；</w:t>
              </w:r>
            </w:ins>
          </w:p>
          <w:p>
            <w:pPr>
              <w:widowControl/>
              <w:numPr>
                <w:ilvl w:val="0"/>
                <w:numId w:val="7"/>
                <w:ins w:id="1005" w:author="王骁tenet [2]" w:date="2021-03-17T14:58:07Z"/>
              </w:numPr>
              <w:tabs>
                <w:tab w:val="left" w:pos="720"/>
              </w:tabs>
              <w:snapToGrid w:val="0"/>
              <w:jc w:val="left"/>
              <w:rPr>
                <w:ins w:id="1006" w:author="王骁tenet [2]" w:date="2021-03-17T15:03:14Z"/>
                <w:rFonts w:hint="default"/>
                <w:kern w:val="0"/>
                <w:sz w:val="22"/>
                <w:szCs w:val="24"/>
                <w:lang w:eastAsia="zh-Hans"/>
              </w:rPr>
              <w:pPrChange w:id="1004" w:author="王骁tenet [2]" w:date="2021-03-17T14:58:07Z">
                <w:pPr>
                  <w:widowControl/>
                  <w:tabs>
                    <w:tab w:val="left" w:pos="720"/>
                  </w:tabs>
                  <w:snapToGrid w:val="0"/>
                  <w:jc w:val="left"/>
                </w:pPr>
              </w:pPrChange>
            </w:pPr>
            <w:ins w:id="1007" w:author="王骁tenet [2]" w:date="2021-03-17T15:02:51Z">
              <w:r>
                <w:rPr>
                  <w:rFonts w:hint="eastAsia"/>
                  <w:kern w:val="0"/>
                  <w:sz w:val="22"/>
                  <w:szCs w:val="24"/>
                  <w:lang w:val="en-US" w:eastAsia="zh-Hans"/>
                </w:rPr>
                <w:t>设计</w:t>
              </w:r>
            </w:ins>
            <w:ins w:id="1008" w:author="王骁tenet [2]" w:date="2021-03-17T15:02:43Z">
              <w:r>
                <w:rPr>
                  <w:rFonts w:hint="eastAsia"/>
                  <w:kern w:val="0"/>
                  <w:sz w:val="22"/>
                  <w:szCs w:val="24"/>
                  <w:lang w:val="en-US" w:eastAsia="zh-Hans"/>
                </w:rPr>
                <w:t>利用</w:t>
              </w:r>
            </w:ins>
            <w:ins w:id="1009" w:author="王骁tenet [2]" w:date="2021-03-17T15:02:45Z">
              <w:r>
                <w:rPr>
                  <w:rFonts w:hint="eastAsia"/>
                  <w:kern w:val="0"/>
                  <w:sz w:val="22"/>
                  <w:szCs w:val="24"/>
                  <w:lang w:val="en-US" w:eastAsia="zh-Hans"/>
                </w:rPr>
                <w:t>设备</w:t>
              </w:r>
            </w:ins>
            <w:ins w:id="1010" w:author="王骁tenet [2]" w:date="2021-03-17T15:02:46Z">
              <w:r>
                <w:rPr>
                  <w:rFonts w:hint="eastAsia"/>
                  <w:kern w:val="0"/>
                  <w:sz w:val="22"/>
                  <w:szCs w:val="24"/>
                  <w:lang w:val="en-US" w:eastAsia="zh-Hans"/>
                </w:rPr>
                <w:t>群体</w:t>
              </w:r>
            </w:ins>
            <w:ins w:id="1011" w:author="王骁tenet [2]" w:date="2021-03-17T15:02:47Z">
              <w:r>
                <w:rPr>
                  <w:rFonts w:hint="eastAsia"/>
                  <w:kern w:val="0"/>
                  <w:sz w:val="22"/>
                  <w:szCs w:val="24"/>
                  <w:lang w:val="en-US" w:eastAsia="zh-Hans"/>
                </w:rPr>
                <w:t>产生</w:t>
              </w:r>
            </w:ins>
            <w:ins w:id="1012" w:author="王骁tenet [2]" w:date="2021-03-17T15:02:48Z">
              <w:r>
                <w:rPr>
                  <w:rFonts w:hint="eastAsia"/>
                  <w:kern w:val="0"/>
                  <w:sz w:val="22"/>
                  <w:szCs w:val="24"/>
                  <w:lang w:val="en-US" w:eastAsia="zh-Hans"/>
                </w:rPr>
                <w:t>的</w:t>
              </w:r>
            </w:ins>
            <w:ins w:id="1013" w:author="王骁tenet [2]" w:date="2021-03-17T15:02:49Z">
              <w:r>
                <w:rPr>
                  <w:rFonts w:hint="eastAsia"/>
                  <w:kern w:val="0"/>
                  <w:sz w:val="22"/>
                  <w:szCs w:val="24"/>
                  <w:lang w:val="en-US" w:eastAsia="zh-Hans"/>
                </w:rPr>
                <w:t>信息</w:t>
              </w:r>
            </w:ins>
            <w:ins w:id="1014" w:author="王骁tenet [2]" w:date="2021-03-17T15:02:54Z">
              <w:r>
                <w:rPr>
                  <w:rFonts w:hint="default"/>
                  <w:kern w:val="0"/>
                  <w:sz w:val="22"/>
                  <w:szCs w:val="24"/>
                  <w:lang w:eastAsia="zh-Hans"/>
                </w:rPr>
                <w:t>，</w:t>
              </w:r>
            </w:ins>
            <w:ins w:id="1015" w:author="王骁tenet [2]" w:date="2021-03-17T15:03:00Z">
              <w:r>
                <w:rPr>
                  <w:rFonts w:hint="eastAsia"/>
                  <w:kern w:val="0"/>
                  <w:sz w:val="22"/>
                  <w:szCs w:val="24"/>
                  <w:lang w:val="en-US" w:eastAsia="zh-Hans"/>
                </w:rPr>
                <w:t>面向</w:t>
              </w:r>
            </w:ins>
            <w:ins w:id="1016" w:author="王骁tenet [2]" w:date="2021-03-17T15:03:01Z">
              <w:r>
                <w:rPr>
                  <w:rFonts w:hint="eastAsia"/>
                  <w:kern w:val="0"/>
                  <w:sz w:val="22"/>
                  <w:szCs w:val="24"/>
                  <w:lang w:val="en-US" w:eastAsia="zh-Hans"/>
                </w:rPr>
                <w:t>多</w:t>
              </w:r>
            </w:ins>
            <w:ins w:id="1017" w:author="王骁tenet [2]" w:date="2021-03-17T15:03:02Z">
              <w:r>
                <w:rPr>
                  <w:rFonts w:hint="eastAsia"/>
                  <w:kern w:val="0"/>
                  <w:sz w:val="22"/>
                  <w:szCs w:val="24"/>
                  <w:lang w:val="en-US" w:eastAsia="zh-Hans"/>
                </w:rPr>
                <w:t>传感器</w:t>
              </w:r>
            </w:ins>
            <w:ins w:id="1018" w:author="王骁tenet [2]" w:date="2021-03-17T15:03:03Z">
              <w:r>
                <w:rPr>
                  <w:rFonts w:hint="default"/>
                  <w:kern w:val="0"/>
                  <w:sz w:val="22"/>
                  <w:szCs w:val="24"/>
                  <w:lang w:eastAsia="zh-Hans"/>
                </w:rPr>
                <w:t>、</w:t>
              </w:r>
            </w:ins>
            <w:ins w:id="1019" w:author="王骁tenet [2]" w:date="2021-03-17T15:03:04Z">
              <w:r>
                <w:rPr>
                  <w:rFonts w:hint="eastAsia"/>
                  <w:kern w:val="0"/>
                  <w:sz w:val="22"/>
                  <w:szCs w:val="24"/>
                  <w:lang w:val="en-US" w:eastAsia="zh-Hans"/>
                </w:rPr>
                <w:t>复杂</w:t>
              </w:r>
            </w:ins>
            <w:ins w:id="1020" w:author="王骁tenet [2]" w:date="2021-03-17T15:03:05Z">
              <w:r>
                <w:rPr>
                  <w:rFonts w:hint="eastAsia"/>
                  <w:kern w:val="0"/>
                  <w:sz w:val="22"/>
                  <w:szCs w:val="24"/>
                  <w:lang w:val="en-US" w:eastAsia="zh-Hans"/>
                </w:rPr>
                <w:t>事件</w:t>
              </w:r>
            </w:ins>
            <w:ins w:id="1021" w:author="王骁tenet [2]" w:date="2021-03-17T15:03:06Z">
              <w:r>
                <w:rPr>
                  <w:rFonts w:hint="eastAsia"/>
                  <w:kern w:val="0"/>
                  <w:sz w:val="22"/>
                  <w:szCs w:val="24"/>
                  <w:lang w:val="en-US" w:eastAsia="zh-Hans"/>
                </w:rPr>
                <w:t>、</w:t>
              </w:r>
            </w:ins>
            <w:ins w:id="1022" w:author="王骁tenet [2]" w:date="2021-03-17T15:03:08Z">
              <w:r>
                <w:rPr>
                  <w:rFonts w:hint="eastAsia"/>
                  <w:kern w:val="0"/>
                  <w:sz w:val="22"/>
                  <w:szCs w:val="24"/>
                  <w:lang w:val="en-US" w:eastAsia="zh-Hans"/>
                </w:rPr>
                <w:t>流式</w:t>
              </w:r>
            </w:ins>
            <w:ins w:id="1023" w:author="王骁tenet [2]" w:date="2021-03-17T15:03:09Z">
              <w:r>
                <w:rPr>
                  <w:rFonts w:hint="eastAsia"/>
                  <w:kern w:val="0"/>
                  <w:sz w:val="22"/>
                  <w:szCs w:val="24"/>
                  <w:lang w:val="en-US" w:eastAsia="zh-Hans"/>
                </w:rPr>
                <w:t>事件</w:t>
              </w:r>
            </w:ins>
            <w:ins w:id="1024" w:author="王骁tenet [2]" w:date="2021-03-17T15:03:10Z">
              <w:r>
                <w:rPr>
                  <w:rFonts w:hint="eastAsia"/>
                  <w:kern w:val="0"/>
                  <w:sz w:val="22"/>
                  <w:szCs w:val="24"/>
                  <w:lang w:val="en-US" w:eastAsia="zh-Hans"/>
                </w:rPr>
                <w:t>的</w:t>
              </w:r>
            </w:ins>
            <w:ins w:id="1025" w:author="王骁tenet [2]" w:date="2021-03-17T15:03:11Z">
              <w:r>
                <w:rPr>
                  <w:rFonts w:hint="eastAsia"/>
                  <w:kern w:val="0"/>
                  <w:sz w:val="22"/>
                  <w:szCs w:val="24"/>
                  <w:lang w:val="en-US" w:eastAsia="zh-Hans"/>
                </w:rPr>
                <w:t>信息</w:t>
              </w:r>
            </w:ins>
            <w:ins w:id="1026" w:author="王骁tenet [2]" w:date="2021-03-17T15:03:12Z">
              <w:r>
                <w:rPr>
                  <w:rFonts w:hint="eastAsia"/>
                  <w:kern w:val="0"/>
                  <w:sz w:val="22"/>
                  <w:szCs w:val="24"/>
                  <w:lang w:val="en-US" w:eastAsia="zh-Hans"/>
                </w:rPr>
                <w:t>处理</w:t>
              </w:r>
            </w:ins>
            <w:ins w:id="1027" w:author="王骁tenet [2]" w:date="2021-03-17T15:03:13Z">
              <w:r>
                <w:rPr>
                  <w:rFonts w:hint="eastAsia"/>
                  <w:kern w:val="0"/>
                  <w:sz w:val="22"/>
                  <w:szCs w:val="24"/>
                  <w:lang w:val="en-US" w:eastAsia="zh-Hans"/>
                </w:rPr>
                <w:t>方法</w:t>
              </w:r>
            </w:ins>
            <w:ins w:id="1028" w:author="王骁tenet [2]" w:date="2021-03-17T15:03:14Z">
              <w:r>
                <w:rPr>
                  <w:rFonts w:hint="default"/>
                  <w:kern w:val="0"/>
                  <w:sz w:val="22"/>
                  <w:szCs w:val="24"/>
                  <w:lang w:eastAsia="zh-Hans"/>
                </w:rPr>
                <w:t>；</w:t>
              </w:r>
            </w:ins>
          </w:p>
          <w:p>
            <w:pPr>
              <w:widowControl/>
              <w:numPr>
                <w:ilvl w:val="0"/>
                <w:numId w:val="7"/>
                <w:ins w:id="1030" w:author="王骁tenet [2]" w:date="2021-03-17T14:58:07Z"/>
              </w:numPr>
              <w:tabs>
                <w:tab w:val="left" w:pos="720"/>
              </w:tabs>
              <w:snapToGrid w:val="0"/>
              <w:jc w:val="left"/>
              <w:rPr>
                <w:ins w:id="1031" w:author="王骁tenet [2]" w:date="2021-03-17T14:57:01Z"/>
                <w:rFonts w:hint="default"/>
                <w:kern w:val="0"/>
                <w:sz w:val="22"/>
                <w:szCs w:val="24"/>
                <w:lang w:eastAsia="zh-Hans"/>
              </w:rPr>
              <w:pPrChange w:id="1029" w:author="王骁tenet [2]" w:date="2021-03-17T14:58:07Z">
                <w:pPr>
                  <w:widowControl/>
                  <w:tabs>
                    <w:tab w:val="left" w:pos="720"/>
                  </w:tabs>
                  <w:snapToGrid w:val="0"/>
                  <w:jc w:val="left"/>
                </w:pPr>
              </w:pPrChange>
            </w:pPr>
            <w:ins w:id="1032" w:author="王骁tenet [2]" w:date="2021-03-17T15:03:15Z">
              <w:r>
                <w:rPr>
                  <w:rFonts w:hint="eastAsia"/>
                  <w:kern w:val="0"/>
                  <w:sz w:val="22"/>
                  <w:szCs w:val="24"/>
                  <w:lang w:val="en-US" w:eastAsia="zh-Hans"/>
                </w:rPr>
                <w:t>开展</w:t>
              </w:r>
            </w:ins>
            <w:ins w:id="1033" w:author="王骁tenet [2]" w:date="2021-03-17T15:03:17Z">
              <w:r>
                <w:rPr>
                  <w:rFonts w:hint="eastAsia"/>
                  <w:kern w:val="0"/>
                  <w:sz w:val="22"/>
                  <w:szCs w:val="24"/>
                  <w:lang w:val="en-US" w:eastAsia="zh-Hans"/>
                </w:rPr>
                <w:t>场景</w:t>
              </w:r>
            </w:ins>
            <w:ins w:id="1034" w:author="王骁tenet [2]" w:date="2021-03-17T15:03:18Z">
              <w:r>
                <w:rPr>
                  <w:rFonts w:hint="eastAsia"/>
                  <w:kern w:val="0"/>
                  <w:sz w:val="22"/>
                  <w:szCs w:val="24"/>
                  <w:lang w:val="en-US" w:eastAsia="zh-Hans"/>
                </w:rPr>
                <w:t>选择</w:t>
              </w:r>
            </w:ins>
            <w:ins w:id="1035" w:author="王骁tenet [2]" w:date="2021-03-17T15:03:19Z">
              <w:r>
                <w:rPr>
                  <w:rFonts w:hint="eastAsia"/>
                  <w:kern w:val="0"/>
                  <w:sz w:val="22"/>
                  <w:szCs w:val="24"/>
                  <w:lang w:val="en-US" w:eastAsia="zh-Hans"/>
                </w:rPr>
                <w:t>工作</w:t>
              </w:r>
            </w:ins>
            <w:ins w:id="1036" w:author="王骁tenet [2]" w:date="2021-03-17T15:03:19Z">
              <w:r>
                <w:rPr>
                  <w:rFonts w:hint="default"/>
                  <w:kern w:val="0"/>
                  <w:sz w:val="22"/>
                  <w:szCs w:val="24"/>
                  <w:lang w:eastAsia="zh-Hans"/>
                </w:rPr>
                <w:t>，</w:t>
              </w:r>
            </w:ins>
            <w:ins w:id="1037" w:author="王骁tenet [2]" w:date="2021-03-17T15:03:39Z">
              <w:r>
                <w:rPr>
                  <w:rFonts w:hint="eastAsia"/>
                  <w:kern w:val="0"/>
                  <w:sz w:val="22"/>
                  <w:szCs w:val="24"/>
                  <w:lang w:val="en-US" w:eastAsia="zh-Hans"/>
                </w:rPr>
                <w:t>在</w:t>
              </w:r>
            </w:ins>
            <w:ins w:id="1038" w:author="王骁tenet [2]" w:date="2021-03-17T15:03:40Z">
              <w:r>
                <w:rPr>
                  <w:rFonts w:hint="eastAsia"/>
                  <w:kern w:val="0"/>
                  <w:sz w:val="22"/>
                  <w:szCs w:val="24"/>
                  <w:lang w:val="en-US" w:eastAsia="zh-Hans"/>
                </w:rPr>
                <w:t>场景</w:t>
              </w:r>
            </w:ins>
            <w:ins w:id="1039" w:author="王骁tenet [2]" w:date="2021-03-17T15:03:41Z">
              <w:r>
                <w:rPr>
                  <w:rFonts w:hint="eastAsia"/>
                  <w:kern w:val="0"/>
                  <w:sz w:val="22"/>
                  <w:szCs w:val="24"/>
                  <w:lang w:val="en-US" w:eastAsia="zh-Hans"/>
                </w:rPr>
                <w:t>中</w:t>
              </w:r>
            </w:ins>
            <w:ins w:id="1040" w:author="王骁tenet [2]" w:date="2021-03-17T15:03:44Z">
              <w:r>
                <w:rPr>
                  <w:rFonts w:hint="eastAsia"/>
                  <w:kern w:val="0"/>
                  <w:sz w:val="22"/>
                  <w:szCs w:val="24"/>
                  <w:lang w:val="en-US" w:eastAsia="zh-Hans"/>
                </w:rPr>
                <w:t>展示</w:t>
              </w:r>
            </w:ins>
            <w:ins w:id="1041" w:author="王骁tenet [2]" w:date="2021-03-17T15:03:48Z">
              <w:r>
                <w:rPr>
                  <w:rFonts w:hint="eastAsia"/>
                  <w:kern w:val="0"/>
                  <w:sz w:val="22"/>
                  <w:szCs w:val="24"/>
                  <w:lang w:val="en-US" w:eastAsia="zh-Hans"/>
                </w:rPr>
                <w:t>完成</w:t>
              </w:r>
            </w:ins>
            <w:ins w:id="1042" w:author="王骁tenet [2]" w:date="2021-03-17T15:03:50Z">
              <w:r>
                <w:rPr>
                  <w:rFonts w:hint="eastAsia"/>
                  <w:kern w:val="0"/>
                  <w:sz w:val="22"/>
                  <w:szCs w:val="24"/>
                  <w:lang w:val="en-US" w:eastAsia="zh-Hans"/>
                </w:rPr>
                <w:t>上述</w:t>
              </w:r>
            </w:ins>
            <w:ins w:id="1043" w:author="王骁tenet [2]" w:date="2021-03-17T15:03:51Z">
              <w:r>
                <w:rPr>
                  <w:rFonts w:hint="eastAsia"/>
                  <w:kern w:val="0"/>
                  <w:sz w:val="22"/>
                  <w:szCs w:val="24"/>
                  <w:lang w:val="en-US" w:eastAsia="zh-Hans"/>
                </w:rPr>
                <w:t>技术</w:t>
              </w:r>
            </w:ins>
            <w:ins w:id="1044" w:author="王骁tenet [2]" w:date="2021-03-17T15:03:52Z">
              <w:r>
                <w:rPr>
                  <w:rFonts w:hint="eastAsia"/>
                  <w:kern w:val="0"/>
                  <w:sz w:val="22"/>
                  <w:szCs w:val="24"/>
                  <w:lang w:val="en-US" w:eastAsia="zh-Hans"/>
                </w:rPr>
                <w:t>的</w:t>
              </w:r>
            </w:ins>
            <w:ins w:id="1045" w:author="王骁tenet [2]" w:date="2021-03-17T15:03:53Z">
              <w:r>
                <w:rPr>
                  <w:rFonts w:hint="eastAsia"/>
                  <w:kern w:val="0"/>
                  <w:sz w:val="22"/>
                  <w:szCs w:val="24"/>
                  <w:lang w:val="en-US" w:eastAsia="zh-Hans"/>
                </w:rPr>
                <w:t>算法</w:t>
              </w:r>
            </w:ins>
            <w:ins w:id="1046" w:author="王骁tenet [2]" w:date="2021-03-17T15:03:54Z">
              <w:r>
                <w:rPr>
                  <w:rFonts w:hint="eastAsia"/>
                  <w:kern w:val="0"/>
                  <w:sz w:val="22"/>
                  <w:szCs w:val="24"/>
                  <w:lang w:val="en-US" w:eastAsia="zh-Hans"/>
                </w:rPr>
                <w:t>验证</w:t>
              </w:r>
            </w:ins>
            <w:ins w:id="1047" w:author="王骁tenet [2]" w:date="2021-03-17T15:03:55Z">
              <w:r>
                <w:rPr>
                  <w:rFonts w:hint="eastAsia"/>
                  <w:kern w:val="0"/>
                  <w:sz w:val="22"/>
                  <w:szCs w:val="24"/>
                  <w:lang w:val="en-US" w:eastAsia="zh-Hans"/>
                </w:rPr>
                <w:t>与</w:t>
              </w:r>
            </w:ins>
            <w:ins w:id="1048" w:author="王骁tenet [2]" w:date="2021-03-17T15:03:57Z">
              <w:r>
                <w:rPr>
                  <w:rFonts w:hint="eastAsia"/>
                  <w:kern w:val="0"/>
                  <w:sz w:val="22"/>
                  <w:szCs w:val="24"/>
                  <w:lang w:val="en-US" w:eastAsia="zh-Hans"/>
                </w:rPr>
                <w:t>实例</w:t>
              </w:r>
            </w:ins>
            <w:ins w:id="1049" w:author="王骁tenet [2]" w:date="2021-03-17T15:04:01Z">
              <w:r>
                <w:rPr>
                  <w:rFonts w:hint="eastAsia"/>
                  <w:kern w:val="0"/>
                  <w:sz w:val="22"/>
                  <w:szCs w:val="24"/>
                  <w:lang w:val="en-US" w:eastAsia="zh-Hans"/>
                </w:rPr>
                <w:t>演示</w:t>
              </w:r>
            </w:ins>
            <w:ins w:id="1050" w:author="王骁tenet [2]" w:date="2021-03-17T15:04:02Z">
              <w:r>
                <w:rPr>
                  <w:rFonts w:hint="eastAsia"/>
                  <w:kern w:val="0"/>
                  <w:sz w:val="22"/>
                  <w:szCs w:val="24"/>
                  <w:lang w:val="en-US" w:eastAsia="zh-Hans"/>
                </w:rPr>
                <w:t>系统开发</w:t>
              </w:r>
            </w:ins>
            <w:ins w:id="1051" w:author="王骁tenet [2]" w:date="2021-03-17T15:04:03Z">
              <w:r>
                <w:rPr>
                  <w:rFonts w:hint="default"/>
                  <w:kern w:val="0"/>
                  <w:sz w:val="22"/>
                  <w:szCs w:val="24"/>
                  <w:lang w:eastAsia="zh-Hans"/>
                </w:rPr>
                <w:t>；</w:t>
              </w:r>
            </w:ins>
          </w:p>
          <w:p>
            <w:pPr>
              <w:widowControl/>
              <w:tabs>
                <w:tab w:val="left" w:pos="720"/>
              </w:tabs>
              <w:snapToGrid w:val="0"/>
              <w:jc w:val="left"/>
              <w:rPr>
                <w:kern w:val="0"/>
                <w:sz w:val="22"/>
                <w:szCs w:val="24"/>
              </w:rPr>
            </w:pPr>
          </w:p>
        </w:tc>
        <w:tc>
          <w:tcPr>
            <w:tcW w:w="2552" w:type="dxa"/>
            <w:tcBorders>
              <w:right w:val="single" w:color="auto" w:sz="4" w:space="0"/>
            </w:tcBorders>
            <w:vAlign w:val="center"/>
          </w:tcPr>
          <w:p>
            <w:pPr>
              <w:widowControl/>
              <w:numPr>
                <w:ilvl w:val="0"/>
                <w:numId w:val="8"/>
                <w:ins w:id="1053" w:author="王骁tenet [2]" w:date="2021-03-17T15:04:30Z"/>
              </w:numPr>
              <w:tabs>
                <w:tab w:val="left" w:pos="720"/>
              </w:tabs>
              <w:snapToGrid w:val="0"/>
              <w:jc w:val="left"/>
              <w:rPr>
                <w:ins w:id="1054" w:author="王骁tenet [2]" w:date="2021-03-17T15:04:30Z"/>
                <w:rFonts w:hint="default"/>
                <w:kern w:val="0"/>
                <w:sz w:val="22"/>
                <w:szCs w:val="24"/>
                <w:lang w:eastAsia="zh-Hans"/>
              </w:rPr>
              <w:pPrChange w:id="1052" w:author="王骁tenet [2]" w:date="2021-03-17T15:04:30Z">
                <w:pPr>
                  <w:widowControl/>
                  <w:tabs>
                    <w:tab w:val="left" w:pos="720"/>
                  </w:tabs>
                  <w:snapToGrid w:val="0"/>
                  <w:jc w:val="left"/>
                </w:pPr>
              </w:pPrChange>
            </w:pPr>
            <w:ins w:id="1055" w:author="王骁tenet [2]" w:date="2021-03-17T15:04:12Z">
              <w:r>
                <w:rPr>
                  <w:rFonts w:hint="eastAsia"/>
                  <w:kern w:val="0"/>
                  <w:sz w:val="22"/>
                  <w:szCs w:val="24"/>
                  <w:lang w:val="en-US" w:eastAsia="zh-Hans"/>
                </w:rPr>
                <w:t>完成</w:t>
              </w:r>
            </w:ins>
            <w:ins w:id="1056" w:author="王骁tenet [2]" w:date="2021-03-17T15:04:16Z">
              <w:r>
                <w:rPr>
                  <w:rFonts w:hint="eastAsia"/>
                  <w:kern w:val="0"/>
                  <w:sz w:val="22"/>
                  <w:szCs w:val="24"/>
                  <w:lang w:val="en-US" w:eastAsia="zh-Hans"/>
                </w:rPr>
                <w:t>物联</w:t>
              </w:r>
            </w:ins>
            <w:ins w:id="1057" w:author="王骁tenet [2]" w:date="2021-03-17T15:04:17Z">
              <w:r>
                <w:rPr>
                  <w:rFonts w:hint="eastAsia"/>
                  <w:kern w:val="0"/>
                  <w:sz w:val="22"/>
                  <w:szCs w:val="24"/>
                  <w:lang w:val="en-US" w:eastAsia="zh-Hans"/>
                </w:rPr>
                <w:t>节点</w:t>
              </w:r>
            </w:ins>
            <w:ins w:id="1058" w:author="王骁tenet [2]" w:date="2021-03-17T15:04:18Z">
              <w:r>
                <w:rPr>
                  <w:rFonts w:hint="eastAsia"/>
                  <w:kern w:val="0"/>
                  <w:sz w:val="22"/>
                  <w:szCs w:val="24"/>
                  <w:lang w:val="en-US" w:eastAsia="zh-Hans"/>
                </w:rPr>
                <w:t>关联</w:t>
              </w:r>
            </w:ins>
            <w:ins w:id="1059" w:author="王骁tenet [2]" w:date="2021-03-17T15:04:20Z">
              <w:r>
                <w:rPr>
                  <w:rFonts w:hint="eastAsia"/>
                  <w:kern w:val="0"/>
                  <w:sz w:val="22"/>
                  <w:szCs w:val="24"/>
                  <w:lang w:val="en-US" w:eastAsia="zh-Hans"/>
                </w:rPr>
                <w:t>分析</w:t>
              </w:r>
            </w:ins>
            <w:ins w:id="1060" w:author="王骁tenet [2]" w:date="2021-03-17T15:04:45Z">
              <w:r>
                <w:rPr>
                  <w:rFonts w:hint="eastAsia"/>
                  <w:kern w:val="0"/>
                  <w:sz w:val="22"/>
                  <w:szCs w:val="24"/>
                  <w:lang w:val="en-US" w:eastAsia="zh-Hans"/>
                </w:rPr>
                <w:t>和</w:t>
              </w:r>
            </w:ins>
            <w:ins w:id="1061" w:author="王骁tenet [2]" w:date="2021-03-17T15:04:51Z">
              <w:r>
                <w:rPr>
                  <w:rFonts w:hint="eastAsia"/>
                  <w:kern w:val="0"/>
                  <w:sz w:val="22"/>
                  <w:szCs w:val="24"/>
                  <w:lang w:val="en-US" w:eastAsia="zh-Hans"/>
                </w:rPr>
                <w:t>基于</w:t>
              </w:r>
            </w:ins>
            <w:ins w:id="1062" w:author="王骁tenet [2]" w:date="2021-03-17T15:04:53Z">
              <w:r>
                <w:rPr>
                  <w:rFonts w:hint="eastAsia"/>
                  <w:kern w:val="0"/>
                  <w:sz w:val="22"/>
                  <w:szCs w:val="24"/>
                  <w:lang w:val="en-US" w:eastAsia="zh-Hans"/>
                </w:rPr>
                <w:t>关联</w:t>
              </w:r>
            </w:ins>
            <w:ins w:id="1063" w:author="王骁tenet [2]" w:date="2021-03-17T15:04:55Z">
              <w:r>
                <w:rPr>
                  <w:rFonts w:hint="eastAsia"/>
                  <w:kern w:val="0"/>
                  <w:sz w:val="22"/>
                  <w:szCs w:val="24"/>
                  <w:lang w:val="en-US" w:eastAsia="zh-Hans"/>
                </w:rPr>
                <w:t>数据的</w:t>
              </w:r>
            </w:ins>
            <w:ins w:id="1064" w:author="王骁tenet [2]" w:date="2021-03-17T15:04:56Z">
              <w:r>
                <w:rPr>
                  <w:rFonts w:hint="eastAsia"/>
                  <w:kern w:val="0"/>
                  <w:sz w:val="22"/>
                  <w:szCs w:val="24"/>
                  <w:lang w:val="en-US" w:eastAsia="zh-Hans"/>
                </w:rPr>
                <w:t>特征</w:t>
              </w:r>
            </w:ins>
            <w:ins w:id="1065" w:author="王骁tenet [2]" w:date="2021-03-17T15:04:57Z">
              <w:r>
                <w:rPr>
                  <w:rFonts w:hint="eastAsia"/>
                  <w:kern w:val="0"/>
                  <w:sz w:val="22"/>
                  <w:szCs w:val="24"/>
                  <w:lang w:val="en-US" w:eastAsia="zh-Hans"/>
                </w:rPr>
                <w:t>提取</w:t>
              </w:r>
            </w:ins>
            <w:ins w:id="1066" w:author="王骁tenet [2]" w:date="2021-03-17T15:04:25Z">
              <w:r>
                <w:rPr>
                  <w:rFonts w:hint="eastAsia"/>
                  <w:kern w:val="0"/>
                  <w:sz w:val="22"/>
                  <w:szCs w:val="24"/>
                  <w:lang w:val="en-US" w:eastAsia="zh-Hans"/>
                </w:rPr>
                <w:t>的</w:t>
              </w:r>
            </w:ins>
            <w:ins w:id="1067" w:author="王骁tenet [2]" w:date="2021-03-17T15:04:26Z">
              <w:r>
                <w:rPr>
                  <w:rFonts w:hint="eastAsia"/>
                  <w:kern w:val="0"/>
                  <w:sz w:val="22"/>
                  <w:szCs w:val="24"/>
                  <w:lang w:val="en-US" w:eastAsia="zh-Hans"/>
                </w:rPr>
                <w:t>全部</w:t>
              </w:r>
            </w:ins>
            <w:ins w:id="1068" w:author="王骁tenet [2]" w:date="2021-03-17T15:04:27Z">
              <w:r>
                <w:rPr>
                  <w:rFonts w:hint="eastAsia"/>
                  <w:kern w:val="0"/>
                  <w:sz w:val="22"/>
                  <w:szCs w:val="24"/>
                  <w:lang w:val="en-US" w:eastAsia="zh-Hans"/>
                </w:rPr>
                <w:t>算法</w:t>
              </w:r>
            </w:ins>
            <w:ins w:id="1069" w:author="王骁tenet [2]" w:date="2021-03-17T15:04:28Z">
              <w:r>
                <w:rPr>
                  <w:rFonts w:hint="eastAsia"/>
                  <w:kern w:val="0"/>
                  <w:sz w:val="22"/>
                  <w:szCs w:val="24"/>
                  <w:lang w:val="en-US" w:eastAsia="zh-Hans"/>
                </w:rPr>
                <w:t>设计</w:t>
              </w:r>
            </w:ins>
            <w:ins w:id="1070" w:author="王骁tenet [2]" w:date="2021-03-17T15:04:30Z">
              <w:r>
                <w:rPr>
                  <w:rFonts w:hint="default"/>
                  <w:kern w:val="0"/>
                  <w:sz w:val="22"/>
                  <w:szCs w:val="24"/>
                  <w:lang w:eastAsia="zh-Hans"/>
                </w:rPr>
                <w:t>；</w:t>
              </w:r>
            </w:ins>
          </w:p>
          <w:p>
            <w:pPr>
              <w:widowControl/>
              <w:numPr>
                <w:ilvl w:val="0"/>
                <w:numId w:val="8"/>
                <w:ins w:id="1072" w:author="王骁tenet [2]" w:date="2021-03-17T15:04:30Z"/>
              </w:numPr>
              <w:tabs>
                <w:tab w:val="left" w:pos="720"/>
              </w:tabs>
              <w:snapToGrid w:val="0"/>
              <w:jc w:val="left"/>
              <w:rPr>
                <w:ins w:id="1073" w:author="王骁tenet [2]" w:date="2021-03-17T15:05:16Z"/>
                <w:rFonts w:hint="default"/>
                <w:kern w:val="0"/>
                <w:sz w:val="22"/>
                <w:szCs w:val="24"/>
                <w:lang w:eastAsia="zh-Hans"/>
              </w:rPr>
              <w:pPrChange w:id="1071" w:author="王骁tenet [2]" w:date="2021-03-17T15:04:30Z">
                <w:pPr>
                  <w:widowControl/>
                  <w:tabs>
                    <w:tab w:val="left" w:pos="720"/>
                  </w:tabs>
                  <w:snapToGrid w:val="0"/>
                  <w:jc w:val="left"/>
                </w:pPr>
              </w:pPrChange>
            </w:pPr>
            <w:ins w:id="1074" w:author="王骁tenet [2]" w:date="2021-03-17T15:04:34Z">
              <w:r>
                <w:rPr>
                  <w:rFonts w:hint="eastAsia"/>
                  <w:kern w:val="0"/>
                  <w:sz w:val="22"/>
                  <w:szCs w:val="24"/>
                  <w:lang w:val="en-US" w:eastAsia="zh-Hans"/>
                </w:rPr>
                <w:t>完成</w:t>
              </w:r>
            </w:ins>
            <w:ins w:id="1075" w:author="王骁tenet [2]" w:date="2021-03-17T15:05:03Z">
              <w:r>
                <w:rPr>
                  <w:rFonts w:hint="eastAsia"/>
                  <w:kern w:val="0"/>
                  <w:sz w:val="22"/>
                  <w:szCs w:val="24"/>
                  <w:lang w:val="en-US" w:eastAsia="zh-Hans"/>
                </w:rPr>
                <w:t>传感器</w:t>
              </w:r>
            </w:ins>
            <w:ins w:id="1076" w:author="王骁tenet [2]" w:date="2021-03-17T15:05:05Z">
              <w:r>
                <w:rPr>
                  <w:rFonts w:hint="eastAsia"/>
                  <w:kern w:val="0"/>
                  <w:sz w:val="22"/>
                  <w:szCs w:val="24"/>
                  <w:lang w:val="en-US" w:eastAsia="zh-Hans"/>
                </w:rPr>
                <w:t>事件</w:t>
              </w:r>
            </w:ins>
            <w:ins w:id="1077" w:author="王骁tenet [2]" w:date="2021-03-17T15:05:06Z">
              <w:r>
                <w:rPr>
                  <w:rFonts w:hint="eastAsia"/>
                  <w:kern w:val="0"/>
                  <w:sz w:val="22"/>
                  <w:szCs w:val="24"/>
                  <w:lang w:val="en-US" w:eastAsia="zh-Hans"/>
                </w:rPr>
                <w:t>的</w:t>
              </w:r>
            </w:ins>
            <w:ins w:id="1078" w:author="王骁tenet [2]" w:date="2021-03-17T15:05:07Z">
              <w:r>
                <w:rPr>
                  <w:rFonts w:hint="eastAsia"/>
                  <w:kern w:val="0"/>
                  <w:sz w:val="22"/>
                  <w:szCs w:val="24"/>
                  <w:lang w:val="en-US" w:eastAsia="zh-Hans"/>
                </w:rPr>
                <w:t>智能体</w:t>
              </w:r>
            </w:ins>
            <w:ins w:id="1079" w:author="王骁tenet [2]" w:date="2021-03-17T15:05:09Z">
              <w:r>
                <w:rPr>
                  <w:rFonts w:hint="eastAsia"/>
                  <w:kern w:val="0"/>
                  <w:sz w:val="22"/>
                  <w:szCs w:val="24"/>
                  <w:lang w:val="en-US" w:eastAsia="zh-Hans"/>
                </w:rPr>
                <w:t>特征</w:t>
              </w:r>
            </w:ins>
            <w:ins w:id="1080" w:author="王骁tenet [2]" w:date="2021-03-17T15:05:10Z">
              <w:r>
                <w:rPr>
                  <w:rFonts w:hint="eastAsia"/>
                  <w:kern w:val="0"/>
                  <w:sz w:val="22"/>
                  <w:szCs w:val="24"/>
                  <w:lang w:val="en-US" w:eastAsia="zh-Hans"/>
                </w:rPr>
                <w:t>选择</w:t>
              </w:r>
            </w:ins>
            <w:ins w:id="1081" w:author="王骁tenet [2]" w:date="2021-03-17T15:05:11Z">
              <w:r>
                <w:rPr>
                  <w:rFonts w:hint="eastAsia"/>
                  <w:kern w:val="0"/>
                  <w:sz w:val="22"/>
                  <w:szCs w:val="24"/>
                  <w:lang w:val="en-US" w:eastAsia="zh-Hans"/>
                </w:rPr>
                <w:t>方法</w:t>
              </w:r>
            </w:ins>
            <w:ins w:id="1082" w:author="王骁tenet [2]" w:date="2021-03-17T15:05:15Z">
              <w:r>
                <w:rPr>
                  <w:rFonts w:hint="eastAsia"/>
                  <w:kern w:val="0"/>
                  <w:sz w:val="22"/>
                  <w:szCs w:val="24"/>
                  <w:lang w:val="en-US" w:eastAsia="zh-Hans"/>
                </w:rPr>
                <w:t>设计</w:t>
              </w:r>
            </w:ins>
            <w:ins w:id="1083" w:author="王骁tenet [2]" w:date="2021-03-17T15:05:15Z">
              <w:r>
                <w:rPr>
                  <w:rFonts w:hint="default"/>
                  <w:kern w:val="0"/>
                  <w:sz w:val="22"/>
                  <w:szCs w:val="24"/>
                  <w:lang w:eastAsia="zh-Hans"/>
                </w:rPr>
                <w:t>；</w:t>
              </w:r>
            </w:ins>
          </w:p>
          <w:p>
            <w:pPr>
              <w:widowControl/>
              <w:numPr>
                <w:ilvl w:val="0"/>
                <w:numId w:val="8"/>
                <w:ins w:id="1085" w:author="王骁tenet [2]" w:date="2021-03-17T15:04:30Z"/>
              </w:numPr>
              <w:tabs>
                <w:tab w:val="left" w:pos="720"/>
              </w:tabs>
              <w:snapToGrid w:val="0"/>
              <w:jc w:val="left"/>
              <w:rPr>
                <w:ins w:id="1086" w:author="王骁tenet [2]" w:date="2021-03-17T15:05:34Z"/>
                <w:rFonts w:hint="default"/>
                <w:kern w:val="0"/>
                <w:sz w:val="22"/>
                <w:szCs w:val="24"/>
                <w:lang w:eastAsia="zh-Hans"/>
              </w:rPr>
              <w:pPrChange w:id="1084" w:author="王骁tenet [2]" w:date="2021-03-17T15:04:30Z">
                <w:pPr>
                  <w:widowControl/>
                  <w:tabs>
                    <w:tab w:val="left" w:pos="720"/>
                  </w:tabs>
                  <w:snapToGrid w:val="0"/>
                  <w:jc w:val="left"/>
                </w:pPr>
              </w:pPrChange>
            </w:pPr>
            <w:ins w:id="1087" w:author="王骁tenet [2]" w:date="2021-03-17T15:05:25Z">
              <w:r>
                <w:rPr>
                  <w:rFonts w:hint="eastAsia"/>
                  <w:kern w:val="0"/>
                  <w:sz w:val="22"/>
                  <w:szCs w:val="24"/>
                  <w:lang w:val="en-US" w:eastAsia="zh-Hans"/>
                </w:rPr>
                <w:t>完成</w:t>
              </w:r>
            </w:ins>
            <w:ins w:id="1088" w:author="王骁tenet [2]" w:date="2021-03-17T15:05:32Z">
              <w:r>
                <w:rPr>
                  <w:rFonts w:hint="eastAsia"/>
                  <w:kern w:val="0"/>
                  <w:sz w:val="22"/>
                  <w:szCs w:val="24"/>
                  <w:lang w:val="en-US" w:eastAsia="zh-Hans"/>
                </w:rPr>
                <w:t>多传感器事件信息流处理技术的实现方法</w:t>
              </w:r>
            </w:ins>
            <w:ins w:id="1089" w:author="王骁tenet [2]" w:date="2021-03-17T15:05:34Z">
              <w:r>
                <w:rPr>
                  <w:rFonts w:hint="default"/>
                  <w:kern w:val="0"/>
                  <w:sz w:val="22"/>
                  <w:szCs w:val="24"/>
                  <w:lang w:eastAsia="zh-Hans"/>
                </w:rPr>
                <w:t>；</w:t>
              </w:r>
            </w:ins>
          </w:p>
          <w:p>
            <w:pPr>
              <w:widowControl/>
              <w:numPr>
                <w:ilvl w:val="0"/>
                <w:numId w:val="8"/>
                <w:ins w:id="1091" w:author="王骁tenet [2]" w:date="2021-03-17T15:04:30Z"/>
              </w:numPr>
              <w:tabs>
                <w:tab w:val="left" w:pos="720"/>
              </w:tabs>
              <w:snapToGrid w:val="0"/>
              <w:jc w:val="left"/>
              <w:rPr>
                <w:ins w:id="1092" w:author="王骁tenet [2]" w:date="2021-03-17T15:05:41Z"/>
                <w:rFonts w:hint="default"/>
                <w:kern w:val="0"/>
                <w:sz w:val="22"/>
                <w:szCs w:val="24"/>
                <w:lang w:eastAsia="zh-Hans"/>
              </w:rPr>
              <w:pPrChange w:id="1090" w:author="王骁tenet [2]" w:date="2021-03-17T15:04:30Z">
                <w:pPr>
                  <w:widowControl/>
                  <w:tabs>
                    <w:tab w:val="left" w:pos="720"/>
                  </w:tabs>
                  <w:snapToGrid w:val="0"/>
                  <w:jc w:val="left"/>
                </w:pPr>
              </w:pPrChange>
            </w:pPr>
            <w:ins w:id="1093" w:author="王骁tenet [2]" w:date="2021-03-17T15:05:36Z">
              <w:r>
                <w:rPr>
                  <w:rFonts w:hint="eastAsia"/>
                  <w:kern w:val="0"/>
                  <w:sz w:val="22"/>
                  <w:szCs w:val="24"/>
                  <w:lang w:val="en-US" w:eastAsia="zh-Hans"/>
                </w:rPr>
                <w:t>完成</w:t>
              </w:r>
            </w:ins>
            <w:ins w:id="1094" w:author="王骁tenet [2]" w:date="2021-03-17T15:05:38Z">
              <w:r>
                <w:rPr>
                  <w:rFonts w:hint="eastAsia"/>
                  <w:kern w:val="0"/>
                  <w:sz w:val="22"/>
                  <w:szCs w:val="24"/>
                  <w:lang w:val="en-US" w:eastAsia="zh-Hans"/>
                </w:rPr>
                <w:t>验证</w:t>
              </w:r>
            </w:ins>
            <w:ins w:id="1095" w:author="王骁tenet [2]" w:date="2021-03-17T15:05:39Z">
              <w:r>
                <w:rPr>
                  <w:rFonts w:hint="eastAsia"/>
                  <w:kern w:val="0"/>
                  <w:sz w:val="22"/>
                  <w:szCs w:val="24"/>
                  <w:lang w:val="en-US" w:eastAsia="zh-Hans"/>
                </w:rPr>
                <w:t>场景</w:t>
              </w:r>
            </w:ins>
            <w:ins w:id="1096" w:author="王骁tenet [2]" w:date="2021-03-17T15:05:40Z">
              <w:r>
                <w:rPr>
                  <w:rFonts w:hint="eastAsia"/>
                  <w:kern w:val="0"/>
                  <w:sz w:val="22"/>
                  <w:szCs w:val="24"/>
                  <w:lang w:val="en-US" w:eastAsia="zh-Hans"/>
                </w:rPr>
                <w:t>选择</w:t>
              </w:r>
            </w:ins>
            <w:ins w:id="1097" w:author="王骁tenet [2]" w:date="2021-03-17T15:05:40Z">
              <w:r>
                <w:rPr>
                  <w:rFonts w:hint="default"/>
                  <w:kern w:val="0"/>
                  <w:sz w:val="22"/>
                  <w:szCs w:val="24"/>
                  <w:lang w:eastAsia="zh-Hans"/>
                </w:rPr>
                <w:t>；</w:t>
              </w:r>
            </w:ins>
          </w:p>
          <w:p>
            <w:pPr>
              <w:widowControl/>
              <w:numPr>
                <w:ilvl w:val="0"/>
                <w:numId w:val="8"/>
                <w:ins w:id="1099" w:author="王骁tenet [2]" w:date="2021-03-17T15:04:30Z"/>
              </w:numPr>
              <w:tabs>
                <w:tab w:val="left" w:pos="720"/>
              </w:tabs>
              <w:snapToGrid w:val="0"/>
              <w:jc w:val="left"/>
              <w:rPr>
                <w:ins w:id="1100" w:author="王骁tenet [2]" w:date="2021-03-17T15:15:44Z"/>
                <w:rFonts w:hint="default"/>
                <w:kern w:val="0"/>
                <w:sz w:val="22"/>
                <w:szCs w:val="24"/>
                <w:lang w:eastAsia="zh-Hans"/>
              </w:rPr>
              <w:pPrChange w:id="1098" w:author="王骁tenet [2]" w:date="2021-03-17T15:04:30Z">
                <w:pPr>
                  <w:widowControl/>
                  <w:tabs>
                    <w:tab w:val="left" w:pos="720"/>
                  </w:tabs>
                  <w:snapToGrid w:val="0"/>
                  <w:jc w:val="left"/>
                </w:pPr>
              </w:pPrChange>
            </w:pPr>
            <w:ins w:id="1101" w:author="王骁tenet [2]" w:date="2021-03-17T15:05:42Z">
              <w:r>
                <w:rPr>
                  <w:rFonts w:hint="eastAsia"/>
                  <w:kern w:val="0"/>
                  <w:sz w:val="22"/>
                  <w:szCs w:val="24"/>
                  <w:lang w:val="en-US" w:eastAsia="zh-Hans"/>
                </w:rPr>
                <w:t>在</w:t>
              </w:r>
            </w:ins>
            <w:ins w:id="1102" w:author="王骁tenet [2]" w:date="2021-03-17T15:05:45Z">
              <w:r>
                <w:rPr>
                  <w:rFonts w:hint="eastAsia"/>
                  <w:kern w:val="0"/>
                  <w:sz w:val="22"/>
                  <w:szCs w:val="24"/>
                  <w:lang w:val="en-US" w:eastAsia="zh-Hans"/>
                </w:rPr>
                <w:t>验证</w:t>
              </w:r>
            </w:ins>
            <w:ins w:id="1103" w:author="王骁tenet [2]" w:date="2021-03-17T15:05:46Z">
              <w:r>
                <w:rPr>
                  <w:rFonts w:hint="eastAsia"/>
                  <w:kern w:val="0"/>
                  <w:sz w:val="22"/>
                  <w:szCs w:val="24"/>
                  <w:lang w:val="en-US" w:eastAsia="zh-Hans"/>
                </w:rPr>
                <w:t>场景中</w:t>
              </w:r>
            </w:ins>
            <w:ins w:id="1104" w:author="王骁tenet [2]" w:date="2021-03-17T15:05:47Z">
              <w:r>
                <w:rPr>
                  <w:rFonts w:hint="default"/>
                  <w:kern w:val="0"/>
                  <w:sz w:val="22"/>
                  <w:szCs w:val="24"/>
                  <w:lang w:eastAsia="zh-Hans"/>
                </w:rPr>
                <w:t>，</w:t>
              </w:r>
            </w:ins>
            <w:ins w:id="1105" w:author="王骁tenet [2]" w:date="2021-03-17T15:05:48Z">
              <w:r>
                <w:rPr>
                  <w:rFonts w:hint="eastAsia"/>
                  <w:kern w:val="0"/>
                  <w:sz w:val="22"/>
                  <w:szCs w:val="24"/>
                  <w:lang w:val="en-US" w:eastAsia="zh-Hans"/>
                </w:rPr>
                <w:t>完成</w:t>
              </w:r>
            </w:ins>
            <w:ins w:id="1106" w:author="王骁tenet [2]" w:date="2021-03-17T15:05:49Z">
              <w:r>
                <w:rPr>
                  <w:rFonts w:hint="eastAsia"/>
                  <w:kern w:val="0"/>
                  <w:sz w:val="22"/>
                  <w:szCs w:val="24"/>
                  <w:lang w:val="en-US" w:eastAsia="zh-Hans"/>
                </w:rPr>
                <w:t>算法</w:t>
              </w:r>
            </w:ins>
            <w:ins w:id="1107" w:author="王骁tenet [2]" w:date="2021-03-17T15:05:55Z">
              <w:r>
                <w:rPr>
                  <w:rFonts w:hint="eastAsia"/>
                  <w:kern w:val="0"/>
                  <w:sz w:val="22"/>
                  <w:szCs w:val="24"/>
                  <w:lang w:val="en-US" w:eastAsia="zh-Hans"/>
                </w:rPr>
                <w:t>验证</w:t>
              </w:r>
            </w:ins>
            <w:ins w:id="1108" w:author="王骁tenet [2]" w:date="2021-03-17T15:05:55Z">
              <w:r>
                <w:rPr>
                  <w:rFonts w:hint="default"/>
                  <w:kern w:val="0"/>
                  <w:sz w:val="22"/>
                  <w:szCs w:val="24"/>
                  <w:lang w:eastAsia="zh-Hans"/>
                </w:rPr>
                <w:t>，</w:t>
              </w:r>
            </w:ins>
            <w:ins w:id="1109" w:author="王骁tenet [2]" w:date="2021-03-17T15:05:56Z">
              <w:r>
                <w:rPr>
                  <w:rFonts w:hint="eastAsia"/>
                  <w:kern w:val="0"/>
                  <w:sz w:val="22"/>
                  <w:szCs w:val="24"/>
                  <w:lang w:val="en-US" w:eastAsia="zh-Hans"/>
                </w:rPr>
                <w:t>完成</w:t>
              </w:r>
            </w:ins>
            <w:ins w:id="1110" w:author="王骁tenet [2]" w:date="2021-03-17T15:06:00Z">
              <w:r>
                <w:rPr>
                  <w:rFonts w:hint="eastAsia"/>
                  <w:kern w:val="0"/>
                  <w:sz w:val="22"/>
                  <w:szCs w:val="24"/>
                  <w:lang w:val="en-US" w:eastAsia="zh-Hans"/>
                </w:rPr>
                <w:t>演示系统</w:t>
              </w:r>
            </w:ins>
            <w:ins w:id="1111" w:author="王骁tenet [2]" w:date="2021-03-17T15:06:03Z">
              <w:r>
                <w:rPr>
                  <w:rFonts w:hint="eastAsia"/>
                  <w:kern w:val="0"/>
                  <w:sz w:val="22"/>
                  <w:szCs w:val="24"/>
                  <w:lang w:val="en-US" w:eastAsia="zh-Hans"/>
                </w:rPr>
                <w:t>开发与</w:t>
              </w:r>
            </w:ins>
            <w:ins w:id="1112" w:author="王骁tenet [2]" w:date="2021-03-17T15:06:04Z">
              <w:r>
                <w:rPr>
                  <w:rFonts w:hint="eastAsia"/>
                  <w:kern w:val="0"/>
                  <w:sz w:val="22"/>
                  <w:szCs w:val="24"/>
                  <w:lang w:val="en-US" w:eastAsia="zh-Hans"/>
                </w:rPr>
                <w:t>演示</w:t>
              </w:r>
            </w:ins>
            <w:ins w:id="1113" w:author="王骁tenet [2]" w:date="2021-03-17T15:06:05Z">
              <w:r>
                <w:rPr>
                  <w:rFonts w:hint="default"/>
                  <w:kern w:val="0"/>
                  <w:sz w:val="22"/>
                  <w:szCs w:val="24"/>
                  <w:lang w:eastAsia="zh-Hans"/>
                </w:rPr>
                <w:t>；</w:t>
              </w:r>
            </w:ins>
          </w:p>
          <w:p>
            <w:pPr>
              <w:widowControl/>
              <w:numPr>
                <w:ilvl w:val="0"/>
                <w:numId w:val="8"/>
                <w:ins w:id="1115" w:author="王骁tenet [2]" w:date="2021-03-17T15:04:30Z"/>
              </w:numPr>
              <w:tabs>
                <w:tab w:val="left" w:pos="720"/>
              </w:tabs>
              <w:snapToGrid w:val="0"/>
              <w:jc w:val="left"/>
              <w:rPr>
                <w:rFonts w:hint="default"/>
                <w:kern w:val="0"/>
                <w:sz w:val="22"/>
                <w:szCs w:val="24"/>
                <w:lang w:eastAsia="zh-Hans"/>
              </w:rPr>
              <w:pPrChange w:id="1114" w:author="王骁tenet [2]" w:date="2021-03-17T15:04:30Z">
                <w:pPr>
                  <w:widowControl/>
                  <w:tabs>
                    <w:tab w:val="left" w:pos="720"/>
                  </w:tabs>
                  <w:snapToGrid w:val="0"/>
                  <w:jc w:val="left"/>
                </w:pPr>
              </w:pPrChange>
            </w:pPr>
            <w:ins w:id="1116" w:author="王骁tenet [2]" w:date="2021-03-17T15:15:49Z">
              <w:r>
                <w:rPr>
                  <w:rFonts w:hint="eastAsia"/>
                  <w:kern w:val="0"/>
                  <w:sz w:val="22"/>
                  <w:szCs w:val="24"/>
                  <w:lang w:val="en-US" w:eastAsia="zh-Hans"/>
                </w:rPr>
                <w:t>发表</w:t>
              </w:r>
            </w:ins>
            <w:ins w:id="1117" w:author="王骁tenet [2]" w:date="2021-03-17T15:15:58Z">
              <w:r>
                <w:rPr>
                  <w:rFonts w:hint="eastAsia"/>
                  <w:kern w:val="0"/>
                  <w:sz w:val="22"/>
                  <w:szCs w:val="24"/>
                  <w:lang w:val="en-US" w:eastAsia="zh-Hans"/>
                </w:rPr>
                <w:t>论文</w:t>
              </w:r>
            </w:ins>
            <w:ins w:id="1118" w:author="王骁tenet [2]" w:date="2021-03-17T15:16:18Z">
              <w:r>
                <w:rPr>
                  <w:rFonts w:hint="default"/>
                  <w:kern w:val="0"/>
                  <w:sz w:val="22"/>
                  <w:szCs w:val="24"/>
                  <w:lang w:eastAsia="zh-Hans"/>
                </w:rPr>
                <w:t>2-3</w:t>
              </w:r>
            </w:ins>
            <w:ins w:id="1119" w:author="王骁tenet [2]" w:date="2021-03-17T15:16:04Z">
              <w:r>
                <w:rPr>
                  <w:rFonts w:hint="eastAsia"/>
                  <w:kern w:val="0"/>
                  <w:sz w:val="22"/>
                  <w:szCs w:val="24"/>
                  <w:lang w:val="en-US" w:eastAsia="zh-Hans"/>
                </w:rPr>
                <w:t>篇</w:t>
              </w:r>
            </w:ins>
            <w:ins w:id="1120" w:author="王骁tenet [2]" w:date="2021-03-17T15:16:05Z">
              <w:r>
                <w:rPr>
                  <w:rFonts w:hint="default"/>
                  <w:kern w:val="0"/>
                  <w:sz w:val="22"/>
                  <w:szCs w:val="24"/>
                  <w:lang w:eastAsia="zh-Hans"/>
                </w:rPr>
                <w:t>，</w:t>
              </w:r>
            </w:ins>
            <w:ins w:id="1121" w:author="王骁tenet [2]" w:date="2021-03-17T15:16:06Z">
              <w:r>
                <w:rPr>
                  <w:rFonts w:hint="eastAsia"/>
                  <w:kern w:val="0"/>
                  <w:sz w:val="22"/>
                  <w:szCs w:val="24"/>
                  <w:lang w:val="en-US" w:eastAsia="zh-Hans"/>
                </w:rPr>
                <w:t>申请</w:t>
              </w:r>
            </w:ins>
            <w:ins w:id="1122" w:author="王骁tenet [2]" w:date="2021-03-17T15:16:08Z">
              <w:r>
                <w:rPr>
                  <w:rFonts w:hint="eastAsia"/>
                  <w:kern w:val="0"/>
                  <w:sz w:val="22"/>
                  <w:szCs w:val="24"/>
                  <w:lang w:val="en-US" w:eastAsia="zh-Hans"/>
                </w:rPr>
                <w:t>专利</w:t>
              </w:r>
            </w:ins>
            <w:ins w:id="1123" w:author="王骁tenet [2]" w:date="2021-03-17T15:16:11Z">
              <w:r>
                <w:rPr>
                  <w:rFonts w:hint="default"/>
                  <w:kern w:val="0"/>
                  <w:sz w:val="22"/>
                  <w:szCs w:val="24"/>
                  <w:lang w:eastAsia="zh-Hans"/>
                </w:rPr>
                <w:t>1-</w:t>
              </w:r>
            </w:ins>
            <w:ins w:id="1124" w:author="王骁tenet [2]" w:date="2021-03-17T15:16:12Z">
              <w:r>
                <w:rPr>
                  <w:rFonts w:hint="default"/>
                  <w:kern w:val="0"/>
                  <w:sz w:val="22"/>
                  <w:szCs w:val="24"/>
                  <w:lang w:eastAsia="zh-Hans"/>
                </w:rPr>
                <w:t>2</w:t>
              </w:r>
            </w:ins>
            <w:ins w:id="1125" w:author="王骁tenet [2]" w:date="2021-03-17T15:16:13Z">
              <w:r>
                <w:rPr>
                  <w:rFonts w:hint="eastAsia"/>
                  <w:kern w:val="0"/>
                  <w:sz w:val="22"/>
                  <w:szCs w:val="24"/>
                  <w:lang w:val="en-US" w:eastAsia="zh-Hans"/>
                </w:rPr>
                <w:t>项</w:t>
              </w:r>
            </w:ins>
            <w:ins w:id="1126" w:author="王骁tenet [2]" w:date="2021-03-17T15:16:14Z">
              <w:r>
                <w:rPr>
                  <w:rFonts w:hint="default"/>
                  <w:kern w:val="0"/>
                  <w:sz w:val="22"/>
                  <w:szCs w:val="24"/>
                  <w:lang w:eastAsia="zh-Hans"/>
                </w:rPr>
                <w:t>；</w:t>
              </w:r>
            </w:ins>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第四阶段</w:t>
            </w:r>
          </w:p>
          <w:p>
            <w:pPr>
              <w:widowControl/>
              <w:tabs>
                <w:tab w:val="left" w:pos="720"/>
              </w:tabs>
              <w:snapToGrid w:val="0"/>
              <w:jc w:val="left"/>
              <w:rPr>
                <w:kern w:val="0"/>
                <w:sz w:val="22"/>
                <w:szCs w:val="24"/>
              </w:rPr>
            </w:pPr>
            <w:r>
              <w:rPr>
                <w:kern w:val="0"/>
                <w:sz w:val="22"/>
                <w:szCs w:val="24"/>
              </w:rPr>
              <w:t>（半年）</w:t>
            </w:r>
          </w:p>
        </w:tc>
        <w:tc>
          <w:tcPr>
            <w:tcW w:w="1332" w:type="dxa"/>
            <w:vAlign w:val="center"/>
          </w:tcPr>
          <w:p>
            <w:pPr>
              <w:widowControl/>
              <w:tabs>
                <w:tab w:val="left" w:pos="720"/>
              </w:tabs>
              <w:snapToGrid w:val="0"/>
              <w:jc w:val="left"/>
              <w:rPr>
                <w:kern w:val="0"/>
                <w:sz w:val="22"/>
                <w:szCs w:val="24"/>
              </w:rPr>
            </w:pPr>
            <w:r>
              <w:rPr>
                <w:kern w:val="0"/>
                <w:sz w:val="22"/>
                <w:szCs w:val="24"/>
              </w:rPr>
              <w:t>2022.9.1至</w:t>
            </w:r>
          </w:p>
          <w:p>
            <w:pPr>
              <w:widowControl/>
              <w:tabs>
                <w:tab w:val="left" w:pos="720"/>
              </w:tabs>
              <w:snapToGrid w:val="0"/>
              <w:jc w:val="left"/>
              <w:rPr>
                <w:kern w:val="0"/>
                <w:sz w:val="22"/>
                <w:szCs w:val="24"/>
              </w:rPr>
            </w:pPr>
            <w:r>
              <w:rPr>
                <w:kern w:val="0"/>
                <w:sz w:val="22"/>
                <w:szCs w:val="24"/>
              </w:rPr>
              <w:t>2023.2.28</w:t>
            </w:r>
          </w:p>
        </w:tc>
        <w:tc>
          <w:tcPr>
            <w:tcW w:w="3412" w:type="dxa"/>
            <w:vAlign w:val="center"/>
          </w:tcPr>
          <w:p>
            <w:pPr>
              <w:widowControl/>
              <w:numPr>
                <w:ilvl w:val="0"/>
                <w:numId w:val="9"/>
                <w:ins w:id="1128" w:author="王骁tenet [2]" w:date="2021-03-17T15:07:07Z"/>
              </w:numPr>
              <w:tabs>
                <w:tab w:val="left" w:pos="720"/>
              </w:tabs>
              <w:snapToGrid w:val="0"/>
              <w:jc w:val="left"/>
              <w:rPr>
                <w:ins w:id="1129" w:author="王骁tenet [2]" w:date="2021-03-17T15:07:07Z"/>
                <w:rFonts w:hint="default"/>
                <w:kern w:val="0"/>
                <w:sz w:val="22"/>
                <w:szCs w:val="24"/>
                <w:lang w:eastAsia="zh-Hans"/>
              </w:rPr>
              <w:pPrChange w:id="1127" w:author="王骁tenet [2]" w:date="2021-03-17T15:07:07Z">
                <w:pPr>
                  <w:widowControl/>
                  <w:tabs>
                    <w:tab w:val="left" w:pos="720"/>
                  </w:tabs>
                  <w:snapToGrid w:val="0"/>
                  <w:jc w:val="left"/>
                </w:pPr>
              </w:pPrChange>
            </w:pPr>
            <w:ins w:id="1130" w:author="王骁tenet [2]" w:date="2021-03-17T15:06:41Z">
              <w:r>
                <w:rPr>
                  <w:rFonts w:hint="eastAsia"/>
                  <w:kern w:val="0"/>
                  <w:sz w:val="22"/>
                  <w:szCs w:val="24"/>
                  <w:lang w:val="en-US" w:eastAsia="zh-Hans"/>
                </w:rPr>
                <w:t>开展</w:t>
              </w:r>
            </w:ins>
            <w:ins w:id="1131" w:author="王骁tenet [2]" w:date="2021-03-17T15:06:44Z">
              <w:r>
                <w:rPr>
                  <w:rFonts w:hint="eastAsia"/>
                  <w:kern w:val="0"/>
                  <w:sz w:val="22"/>
                  <w:szCs w:val="24"/>
                  <w:lang w:val="en-US" w:eastAsia="zh-Hans"/>
                </w:rPr>
                <w:t>对</w:t>
              </w:r>
            </w:ins>
            <w:ins w:id="1132" w:author="王骁tenet [2]" w:date="2021-03-17T15:06:45Z">
              <w:r>
                <w:rPr>
                  <w:rFonts w:hint="eastAsia"/>
                  <w:kern w:val="0"/>
                  <w:sz w:val="22"/>
                  <w:szCs w:val="24"/>
                  <w:lang w:val="en-US" w:eastAsia="zh-Hans"/>
                </w:rPr>
                <w:t>物联</w:t>
              </w:r>
            </w:ins>
            <w:ins w:id="1133" w:author="王骁tenet [2]" w:date="2021-03-17T15:06:48Z">
              <w:r>
                <w:rPr>
                  <w:rFonts w:hint="eastAsia"/>
                  <w:kern w:val="0"/>
                  <w:sz w:val="22"/>
                  <w:szCs w:val="24"/>
                  <w:lang w:val="en-US" w:eastAsia="zh-Hans"/>
                </w:rPr>
                <w:t>资源</w:t>
              </w:r>
            </w:ins>
            <w:ins w:id="1134" w:author="王骁tenet [2]" w:date="2021-03-17T15:06:50Z">
              <w:r>
                <w:rPr>
                  <w:rFonts w:hint="eastAsia"/>
                  <w:kern w:val="0"/>
                  <w:sz w:val="22"/>
                  <w:szCs w:val="24"/>
                  <w:lang w:val="en-US" w:eastAsia="zh-Hans"/>
                </w:rPr>
                <w:t>语义</w:t>
              </w:r>
            </w:ins>
            <w:ins w:id="1135" w:author="王骁tenet [2]" w:date="2021-03-17T15:06:51Z">
              <w:r>
                <w:rPr>
                  <w:rFonts w:hint="eastAsia"/>
                  <w:kern w:val="0"/>
                  <w:sz w:val="22"/>
                  <w:szCs w:val="24"/>
                  <w:lang w:val="en-US" w:eastAsia="zh-Hans"/>
                </w:rPr>
                <w:t>描述</w:t>
              </w:r>
            </w:ins>
            <w:ins w:id="1136" w:author="王骁tenet [2]" w:date="2021-03-17T15:06:53Z">
              <w:r>
                <w:rPr>
                  <w:rFonts w:hint="eastAsia"/>
                  <w:kern w:val="0"/>
                  <w:sz w:val="22"/>
                  <w:szCs w:val="24"/>
                  <w:lang w:val="en-US" w:eastAsia="zh-Hans"/>
                </w:rPr>
                <w:t>方法的</w:t>
              </w:r>
            </w:ins>
            <w:ins w:id="1137" w:author="王骁tenet [2]" w:date="2021-03-17T15:06:54Z">
              <w:r>
                <w:rPr>
                  <w:rFonts w:hint="eastAsia"/>
                  <w:kern w:val="0"/>
                  <w:sz w:val="22"/>
                  <w:szCs w:val="24"/>
                  <w:lang w:val="en-US" w:eastAsia="zh-Hans"/>
                </w:rPr>
                <w:t>分析</w:t>
              </w:r>
            </w:ins>
            <w:ins w:id="1138" w:author="王骁tenet [2]" w:date="2021-03-17T15:06:57Z">
              <w:r>
                <w:rPr>
                  <w:rFonts w:hint="default"/>
                  <w:kern w:val="0"/>
                  <w:sz w:val="22"/>
                  <w:szCs w:val="24"/>
                  <w:lang w:eastAsia="zh-Hans"/>
                </w:rPr>
                <w:t>，</w:t>
              </w:r>
            </w:ins>
            <w:ins w:id="1139" w:author="王骁tenet [2]" w:date="2021-03-17T15:06:58Z">
              <w:r>
                <w:rPr>
                  <w:rFonts w:hint="eastAsia"/>
                  <w:kern w:val="0"/>
                  <w:sz w:val="22"/>
                  <w:szCs w:val="24"/>
                  <w:lang w:val="en-US" w:eastAsia="zh-Hans"/>
                </w:rPr>
                <w:t>确定</w:t>
              </w:r>
            </w:ins>
            <w:ins w:id="1140" w:author="王骁tenet [2]" w:date="2021-03-17T15:07:02Z">
              <w:r>
                <w:rPr>
                  <w:rFonts w:hint="eastAsia"/>
                  <w:kern w:val="0"/>
                  <w:sz w:val="22"/>
                  <w:szCs w:val="24"/>
                  <w:lang w:val="en-US" w:eastAsia="zh-Hans"/>
                </w:rPr>
                <w:t>各项</w:t>
              </w:r>
            </w:ins>
            <w:ins w:id="1141" w:author="王骁tenet [2]" w:date="2021-03-17T15:07:03Z">
              <w:r>
                <w:rPr>
                  <w:rFonts w:hint="eastAsia"/>
                  <w:kern w:val="0"/>
                  <w:sz w:val="22"/>
                  <w:szCs w:val="24"/>
                  <w:lang w:val="en-US" w:eastAsia="zh-Hans"/>
                </w:rPr>
                <w:t>待</w:t>
              </w:r>
            </w:ins>
            <w:ins w:id="1142" w:author="王骁tenet [2]" w:date="2021-03-17T15:07:04Z">
              <w:r>
                <w:rPr>
                  <w:rFonts w:hint="eastAsia"/>
                  <w:kern w:val="0"/>
                  <w:sz w:val="22"/>
                  <w:szCs w:val="24"/>
                  <w:lang w:val="en-US" w:eastAsia="zh-Hans"/>
                </w:rPr>
                <w:t>优化</w:t>
              </w:r>
            </w:ins>
            <w:ins w:id="1143" w:author="王骁tenet [2]" w:date="2021-03-17T15:07:06Z">
              <w:r>
                <w:rPr>
                  <w:rFonts w:hint="eastAsia"/>
                  <w:kern w:val="0"/>
                  <w:sz w:val="22"/>
                  <w:szCs w:val="24"/>
                  <w:lang w:val="en-US" w:eastAsia="zh-Hans"/>
                </w:rPr>
                <w:t>目标</w:t>
              </w:r>
            </w:ins>
            <w:ins w:id="1144" w:author="王骁tenet [2]" w:date="2021-03-17T15:07:11Z">
              <w:r>
                <w:rPr>
                  <w:rFonts w:hint="eastAsia"/>
                  <w:kern w:val="0"/>
                  <w:sz w:val="22"/>
                  <w:szCs w:val="24"/>
                  <w:lang w:val="en-US" w:eastAsia="zh-Hans"/>
                </w:rPr>
                <w:t>细节</w:t>
              </w:r>
            </w:ins>
            <w:ins w:id="1145" w:author="王骁tenet [2]" w:date="2021-03-17T15:07:06Z">
              <w:r>
                <w:rPr>
                  <w:rFonts w:hint="default"/>
                  <w:kern w:val="0"/>
                  <w:sz w:val="22"/>
                  <w:szCs w:val="24"/>
                  <w:lang w:eastAsia="zh-Hans"/>
                </w:rPr>
                <w:t>；</w:t>
              </w:r>
            </w:ins>
          </w:p>
          <w:p>
            <w:pPr>
              <w:widowControl/>
              <w:numPr>
                <w:ilvl w:val="0"/>
                <w:numId w:val="9"/>
                <w:ins w:id="1147" w:author="王骁tenet [2]" w:date="2021-03-17T15:07:07Z"/>
              </w:numPr>
              <w:tabs>
                <w:tab w:val="left" w:pos="720"/>
              </w:tabs>
              <w:snapToGrid w:val="0"/>
              <w:jc w:val="left"/>
              <w:rPr>
                <w:ins w:id="1148" w:author="王骁tenet [2]" w:date="2021-03-17T15:07:42Z"/>
                <w:rFonts w:hint="default"/>
                <w:kern w:val="0"/>
                <w:sz w:val="22"/>
                <w:szCs w:val="24"/>
                <w:lang w:eastAsia="zh-Hans"/>
              </w:rPr>
              <w:pPrChange w:id="1146" w:author="王骁tenet [2]" w:date="2021-03-17T15:07:07Z">
                <w:pPr>
                  <w:widowControl/>
                  <w:tabs>
                    <w:tab w:val="left" w:pos="720"/>
                  </w:tabs>
                  <w:snapToGrid w:val="0"/>
                  <w:jc w:val="left"/>
                </w:pPr>
              </w:pPrChange>
            </w:pPr>
            <w:ins w:id="1149" w:author="王骁tenet [2]" w:date="2021-03-17T15:07:15Z">
              <w:r>
                <w:rPr>
                  <w:rFonts w:hint="eastAsia"/>
                  <w:kern w:val="0"/>
                  <w:sz w:val="22"/>
                  <w:szCs w:val="24"/>
                  <w:lang w:val="en-US" w:eastAsia="zh-Hans"/>
                </w:rPr>
                <w:t>设计</w:t>
              </w:r>
            </w:ins>
            <w:ins w:id="1150" w:author="王骁tenet [2]" w:date="2021-03-17T15:07:19Z">
              <w:r>
                <w:rPr>
                  <w:rFonts w:hint="eastAsia"/>
                  <w:kern w:val="0"/>
                  <w:sz w:val="22"/>
                  <w:szCs w:val="24"/>
                  <w:lang w:val="en-US" w:eastAsia="zh-Hans"/>
                </w:rPr>
                <w:t>层次化的</w:t>
              </w:r>
            </w:ins>
            <w:ins w:id="1151" w:author="王骁tenet [2]" w:date="2021-03-17T15:07:21Z">
              <w:r>
                <w:rPr>
                  <w:rFonts w:hint="eastAsia"/>
                  <w:kern w:val="0"/>
                  <w:sz w:val="22"/>
                  <w:szCs w:val="24"/>
                  <w:lang w:val="en-US" w:eastAsia="zh-Hans"/>
                </w:rPr>
                <w:t>资源</w:t>
              </w:r>
            </w:ins>
            <w:ins w:id="1152" w:author="王骁tenet [2]" w:date="2021-03-17T15:07:23Z">
              <w:r>
                <w:rPr>
                  <w:rFonts w:hint="eastAsia"/>
                  <w:kern w:val="0"/>
                  <w:sz w:val="22"/>
                  <w:szCs w:val="24"/>
                  <w:lang w:val="en-US" w:eastAsia="zh-Hans"/>
                </w:rPr>
                <w:t>描述</w:t>
              </w:r>
            </w:ins>
            <w:ins w:id="1153" w:author="王骁tenet [2]" w:date="2021-03-17T15:07:25Z">
              <w:r>
                <w:rPr>
                  <w:rFonts w:hint="eastAsia"/>
                  <w:kern w:val="0"/>
                  <w:sz w:val="22"/>
                  <w:szCs w:val="24"/>
                  <w:lang w:val="en-US" w:eastAsia="zh-Hans"/>
                </w:rPr>
                <w:t>框架</w:t>
              </w:r>
            </w:ins>
            <w:ins w:id="1154" w:author="王骁tenet [2]" w:date="2021-03-17T15:07:26Z">
              <w:r>
                <w:rPr>
                  <w:rFonts w:hint="eastAsia"/>
                  <w:kern w:val="0"/>
                  <w:sz w:val="22"/>
                  <w:szCs w:val="24"/>
                  <w:lang w:val="en-US" w:eastAsia="zh-Hans"/>
                </w:rPr>
                <w:t>与</w:t>
              </w:r>
            </w:ins>
            <w:ins w:id="1155" w:author="王骁tenet [2]" w:date="2021-03-17T15:07:27Z">
              <w:r>
                <w:rPr>
                  <w:rFonts w:hint="eastAsia"/>
                  <w:kern w:val="0"/>
                  <w:sz w:val="22"/>
                  <w:szCs w:val="24"/>
                  <w:lang w:val="en-US" w:eastAsia="zh-Hans"/>
                </w:rPr>
                <w:t>本体</w:t>
              </w:r>
            </w:ins>
            <w:ins w:id="1156" w:author="王骁tenet [2]" w:date="2021-03-17T15:07:28Z">
              <w:r>
                <w:rPr>
                  <w:rFonts w:hint="default"/>
                  <w:kern w:val="0"/>
                  <w:sz w:val="22"/>
                  <w:szCs w:val="24"/>
                  <w:lang w:eastAsia="zh-Hans"/>
                </w:rPr>
                <w:t>，</w:t>
              </w:r>
            </w:ins>
            <w:ins w:id="1157" w:author="王骁tenet [2]" w:date="2021-03-17T15:07:29Z">
              <w:r>
                <w:rPr>
                  <w:rFonts w:hint="eastAsia"/>
                  <w:kern w:val="0"/>
                  <w:sz w:val="22"/>
                  <w:szCs w:val="24"/>
                  <w:lang w:val="en-US" w:eastAsia="zh-Hans"/>
                </w:rPr>
                <w:t>实现</w:t>
              </w:r>
            </w:ins>
            <w:ins w:id="1158" w:author="王骁tenet [2]" w:date="2021-03-17T15:07:30Z">
              <w:r>
                <w:rPr>
                  <w:rFonts w:hint="eastAsia"/>
                  <w:kern w:val="0"/>
                  <w:sz w:val="22"/>
                  <w:szCs w:val="24"/>
                  <w:lang w:val="en-US" w:eastAsia="zh-Hans"/>
                </w:rPr>
                <w:t>对</w:t>
              </w:r>
            </w:ins>
            <w:ins w:id="1159" w:author="王骁tenet [2]" w:date="2021-03-17T15:07:33Z">
              <w:r>
                <w:rPr>
                  <w:rFonts w:hint="eastAsia"/>
                  <w:kern w:val="0"/>
                  <w:sz w:val="22"/>
                  <w:szCs w:val="24"/>
                  <w:lang w:val="en-US" w:eastAsia="zh-Hans"/>
                </w:rPr>
                <w:t>开放物联</w:t>
              </w:r>
            </w:ins>
            <w:ins w:id="1160" w:author="王骁tenet [2]" w:date="2021-03-17T15:07:38Z">
              <w:r>
                <w:rPr>
                  <w:rFonts w:hint="eastAsia"/>
                  <w:kern w:val="0"/>
                  <w:sz w:val="22"/>
                  <w:szCs w:val="24"/>
                  <w:lang w:val="en-US" w:eastAsia="zh-Hans"/>
                </w:rPr>
                <w:t>的</w:t>
              </w:r>
            </w:ins>
            <w:ins w:id="1161" w:author="王骁tenet [2]" w:date="2021-03-17T15:07:40Z">
              <w:r>
                <w:rPr>
                  <w:rFonts w:hint="eastAsia"/>
                  <w:kern w:val="0"/>
                  <w:sz w:val="22"/>
                  <w:szCs w:val="24"/>
                  <w:lang w:val="en-US" w:eastAsia="zh-Hans"/>
                </w:rPr>
                <w:t>语义</w:t>
              </w:r>
            </w:ins>
            <w:ins w:id="1162" w:author="王骁tenet [2]" w:date="2021-03-17T15:07:41Z">
              <w:r>
                <w:rPr>
                  <w:rFonts w:hint="eastAsia"/>
                  <w:kern w:val="0"/>
                  <w:sz w:val="22"/>
                  <w:szCs w:val="24"/>
                  <w:lang w:val="en-US" w:eastAsia="zh-Hans"/>
                </w:rPr>
                <w:t>描述</w:t>
              </w:r>
            </w:ins>
            <w:ins w:id="1163" w:author="王骁tenet [2]" w:date="2021-03-17T15:07:41Z">
              <w:r>
                <w:rPr>
                  <w:rFonts w:hint="default"/>
                  <w:kern w:val="0"/>
                  <w:sz w:val="22"/>
                  <w:szCs w:val="24"/>
                  <w:lang w:eastAsia="zh-Hans"/>
                </w:rPr>
                <w:t>；</w:t>
              </w:r>
            </w:ins>
          </w:p>
          <w:p>
            <w:pPr>
              <w:widowControl/>
              <w:numPr>
                <w:ilvl w:val="0"/>
                <w:numId w:val="9"/>
                <w:ins w:id="1165" w:author="王骁tenet [2]" w:date="2021-03-17T15:07:07Z"/>
              </w:numPr>
              <w:tabs>
                <w:tab w:val="left" w:pos="720"/>
              </w:tabs>
              <w:snapToGrid w:val="0"/>
              <w:jc w:val="left"/>
              <w:rPr>
                <w:ins w:id="1166" w:author="王骁tenet [2]" w:date="2021-03-17T15:08:29Z"/>
                <w:rFonts w:hint="default"/>
                <w:kern w:val="0"/>
                <w:sz w:val="22"/>
                <w:szCs w:val="24"/>
                <w:lang w:eastAsia="zh-Hans"/>
              </w:rPr>
              <w:pPrChange w:id="1164" w:author="王骁tenet [2]" w:date="2021-03-17T15:07:07Z">
                <w:pPr>
                  <w:widowControl/>
                  <w:tabs>
                    <w:tab w:val="left" w:pos="720"/>
                  </w:tabs>
                  <w:snapToGrid w:val="0"/>
                  <w:jc w:val="left"/>
                </w:pPr>
              </w:pPrChange>
            </w:pPr>
            <w:ins w:id="1167" w:author="王骁tenet [2]" w:date="2021-03-17T15:07:50Z">
              <w:r>
                <w:rPr>
                  <w:rFonts w:hint="eastAsia"/>
                  <w:kern w:val="0"/>
                  <w:sz w:val="22"/>
                  <w:szCs w:val="24"/>
                  <w:lang w:val="en-US" w:eastAsia="zh-Hans"/>
                </w:rPr>
                <w:t>设计</w:t>
              </w:r>
            </w:ins>
            <w:ins w:id="1168" w:author="王骁tenet [2]" w:date="2021-03-17T15:07:56Z">
              <w:r>
                <w:rPr>
                  <w:rFonts w:hint="eastAsia"/>
                  <w:kern w:val="0"/>
                  <w:sz w:val="22"/>
                  <w:szCs w:val="24"/>
                  <w:lang w:val="en-US" w:eastAsia="zh-Hans"/>
                </w:rPr>
                <w:t>语义</w:t>
              </w:r>
            </w:ins>
            <w:ins w:id="1169" w:author="王骁tenet [2]" w:date="2021-03-17T15:07:58Z">
              <w:r>
                <w:rPr>
                  <w:rFonts w:hint="eastAsia"/>
                  <w:kern w:val="0"/>
                  <w:sz w:val="22"/>
                  <w:szCs w:val="24"/>
                  <w:lang w:val="en-US" w:eastAsia="zh-Hans"/>
                </w:rPr>
                <w:t>互联</w:t>
              </w:r>
            </w:ins>
            <w:ins w:id="1170" w:author="王骁tenet [2]" w:date="2021-03-17T15:07:59Z">
              <w:r>
                <w:rPr>
                  <w:rFonts w:hint="eastAsia"/>
                  <w:kern w:val="0"/>
                  <w:sz w:val="22"/>
                  <w:szCs w:val="24"/>
                  <w:lang w:val="en-US" w:eastAsia="zh-Hans"/>
                </w:rPr>
                <w:t>构建</w:t>
              </w:r>
            </w:ins>
            <w:ins w:id="1171" w:author="王骁tenet [2]" w:date="2021-03-17T15:08:01Z">
              <w:r>
                <w:rPr>
                  <w:rFonts w:hint="default"/>
                  <w:kern w:val="0"/>
                  <w:sz w:val="22"/>
                  <w:szCs w:val="24"/>
                  <w:lang w:eastAsia="zh-Hans"/>
                </w:rPr>
                <w:t>、</w:t>
              </w:r>
            </w:ins>
            <w:ins w:id="1172" w:author="王骁tenet [2]" w:date="2021-03-17T15:08:03Z">
              <w:r>
                <w:rPr>
                  <w:rFonts w:hint="eastAsia"/>
                  <w:kern w:val="0"/>
                  <w:sz w:val="22"/>
                  <w:szCs w:val="24"/>
                  <w:lang w:val="en-US" w:eastAsia="zh-Hans"/>
                </w:rPr>
                <w:t>关联</w:t>
              </w:r>
            </w:ins>
            <w:ins w:id="1173" w:author="王骁tenet [2]" w:date="2021-03-17T15:08:04Z">
              <w:r>
                <w:rPr>
                  <w:rFonts w:hint="eastAsia"/>
                  <w:kern w:val="0"/>
                  <w:sz w:val="22"/>
                  <w:szCs w:val="24"/>
                  <w:lang w:val="en-US" w:eastAsia="zh-Hans"/>
                </w:rPr>
                <w:t>的</w:t>
              </w:r>
            </w:ins>
            <w:ins w:id="1174" w:author="王骁tenet [2]" w:date="2021-03-17T15:08:05Z">
              <w:r>
                <w:rPr>
                  <w:rFonts w:hint="eastAsia"/>
                  <w:kern w:val="0"/>
                  <w:sz w:val="22"/>
                  <w:szCs w:val="24"/>
                  <w:lang w:val="en-US" w:eastAsia="zh-Hans"/>
                </w:rPr>
                <w:t>算法</w:t>
              </w:r>
            </w:ins>
            <w:ins w:id="1175" w:author="王骁tenet [2]" w:date="2021-03-17T15:08:06Z">
              <w:r>
                <w:rPr>
                  <w:rFonts w:hint="default"/>
                  <w:kern w:val="0"/>
                  <w:sz w:val="22"/>
                  <w:szCs w:val="24"/>
                  <w:lang w:eastAsia="zh-Hans"/>
                </w:rPr>
                <w:t>，</w:t>
              </w:r>
            </w:ins>
            <w:ins w:id="1176" w:author="王骁tenet [2]" w:date="2021-03-17T15:08:10Z">
              <w:r>
                <w:rPr>
                  <w:rFonts w:hint="eastAsia"/>
                  <w:kern w:val="0"/>
                  <w:sz w:val="22"/>
                  <w:szCs w:val="24"/>
                  <w:lang w:val="en-US" w:eastAsia="zh-Hans"/>
                </w:rPr>
                <w:t>针对</w:t>
              </w:r>
            </w:ins>
            <w:ins w:id="1177" w:author="王骁tenet [2]" w:date="2021-03-17T15:08:12Z">
              <w:r>
                <w:rPr>
                  <w:rFonts w:hint="eastAsia"/>
                  <w:kern w:val="0"/>
                  <w:sz w:val="22"/>
                  <w:szCs w:val="24"/>
                  <w:lang w:val="en-US" w:eastAsia="zh-Hans"/>
                </w:rPr>
                <w:t>语义</w:t>
              </w:r>
            </w:ins>
            <w:ins w:id="1178" w:author="王骁tenet [2]" w:date="2021-03-17T15:08:13Z">
              <w:r>
                <w:rPr>
                  <w:rFonts w:hint="eastAsia"/>
                  <w:kern w:val="0"/>
                  <w:sz w:val="22"/>
                  <w:szCs w:val="24"/>
                  <w:lang w:val="en-US" w:eastAsia="zh-Hans"/>
                </w:rPr>
                <w:t>标注</w:t>
              </w:r>
            </w:ins>
            <w:ins w:id="1179" w:author="王骁tenet [2]" w:date="2021-03-17T15:08:14Z">
              <w:r>
                <w:rPr>
                  <w:rFonts w:hint="eastAsia"/>
                  <w:kern w:val="0"/>
                  <w:sz w:val="22"/>
                  <w:szCs w:val="24"/>
                  <w:lang w:val="en-US" w:eastAsia="zh-Hans"/>
                </w:rPr>
                <w:t>问题</w:t>
              </w:r>
            </w:ins>
            <w:ins w:id="1180" w:author="王骁tenet [2]" w:date="2021-03-17T15:08:16Z">
              <w:r>
                <w:rPr>
                  <w:rFonts w:hint="eastAsia"/>
                  <w:kern w:val="0"/>
                  <w:sz w:val="22"/>
                  <w:szCs w:val="24"/>
                  <w:lang w:val="en-US" w:eastAsia="zh-Hans"/>
                </w:rPr>
                <w:t>提出</w:t>
              </w:r>
            </w:ins>
            <w:ins w:id="1181" w:author="王骁tenet [2]" w:date="2021-03-17T15:08:24Z">
              <w:r>
                <w:rPr>
                  <w:rFonts w:hint="eastAsia"/>
                  <w:kern w:val="0"/>
                  <w:sz w:val="22"/>
                  <w:szCs w:val="24"/>
                  <w:lang w:val="en-US" w:eastAsia="zh-Hans"/>
                </w:rPr>
                <w:t>语义</w:t>
              </w:r>
            </w:ins>
            <w:ins w:id="1182" w:author="王骁tenet [2]" w:date="2021-03-17T15:08:25Z">
              <w:r>
                <w:rPr>
                  <w:rFonts w:hint="eastAsia"/>
                  <w:kern w:val="0"/>
                  <w:sz w:val="22"/>
                  <w:szCs w:val="24"/>
                  <w:lang w:val="en-US" w:eastAsia="zh-Hans"/>
                </w:rPr>
                <w:t>标注</w:t>
              </w:r>
            </w:ins>
            <w:ins w:id="1183" w:author="王骁tenet [2]" w:date="2021-03-17T15:08:26Z">
              <w:r>
                <w:rPr>
                  <w:rFonts w:hint="eastAsia"/>
                  <w:kern w:val="0"/>
                  <w:sz w:val="22"/>
                  <w:szCs w:val="24"/>
                  <w:lang w:val="en-US" w:eastAsia="zh-Hans"/>
                </w:rPr>
                <w:t>方法</w:t>
              </w:r>
            </w:ins>
            <w:ins w:id="1184" w:author="王骁tenet [2]" w:date="2021-03-17T15:08:28Z">
              <w:r>
                <w:rPr>
                  <w:rFonts w:hint="eastAsia"/>
                  <w:kern w:val="0"/>
                  <w:sz w:val="22"/>
                  <w:szCs w:val="24"/>
                  <w:lang w:val="en-US" w:eastAsia="zh-Hans"/>
                </w:rPr>
                <w:t>的设计</w:t>
              </w:r>
            </w:ins>
            <w:ins w:id="1185" w:author="王骁tenet [2]" w:date="2021-03-17T15:08:38Z">
              <w:r>
                <w:rPr>
                  <w:rFonts w:hint="default"/>
                  <w:kern w:val="0"/>
                  <w:sz w:val="22"/>
                  <w:szCs w:val="24"/>
                  <w:lang w:eastAsia="zh-Hans"/>
                </w:rPr>
                <w:t>，</w:t>
              </w:r>
            </w:ins>
            <w:ins w:id="1186" w:author="王骁tenet [2]" w:date="2021-03-17T15:08:52Z">
              <w:r>
                <w:rPr>
                  <w:rFonts w:hint="eastAsia"/>
                  <w:kern w:val="0"/>
                  <w:sz w:val="22"/>
                  <w:szCs w:val="24"/>
                  <w:lang w:val="en-US" w:eastAsia="zh-Hans"/>
                </w:rPr>
                <w:t>设计</w:t>
              </w:r>
            </w:ins>
            <w:ins w:id="1187" w:author="王骁tenet [2]" w:date="2021-03-17T15:08:56Z">
              <w:r>
                <w:rPr>
                  <w:rFonts w:hint="eastAsia"/>
                  <w:kern w:val="0"/>
                  <w:sz w:val="22"/>
                  <w:szCs w:val="24"/>
                  <w:lang w:val="en-US" w:eastAsia="zh-Hans"/>
                </w:rPr>
                <w:t>如何</w:t>
              </w:r>
            </w:ins>
            <w:ins w:id="1188" w:author="王骁tenet [2]" w:date="2021-03-17T15:08:58Z">
              <w:r>
                <w:rPr>
                  <w:rFonts w:hint="eastAsia"/>
                  <w:kern w:val="0"/>
                  <w:sz w:val="22"/>
                  <w:szCs w:val="24"/>
                  <w:lang w:val="en-US" w:eastAsia="zh-Hans"/>
                </w:rPr>
                <w:t>关联</w:t>
              </w:r>
            </w:ins>
            <w:ins w:id="1189" w:author="王骁tenet [2]" w:date="2021-03-17T15:09:02Z">
              <w:r>
                <w:rPr>
                  <w:rFonts w:hint="eastAsia"/>
                  <w:kern w:val="0"/>
                  <w:sz w:val="22"/>
                  <w:szCs w:val="24"/>
                  <w:lang w:val="en-US" w:eastAsia="zh-Hans"/>
                </w:rPr>
                <w:t>得到</w:t>
              </w:r>
            </w:ins>
            <w:ins w:id="1190" w:author="王骁tenet [2]" w:date="2021-03-17T15:08:41Z">
              <w:r>
                <w:rPr>
                  <w:rFonts w:hint="eastAsia"/>
                  <w:kern w:val="0"/>
                  <w:sz w:val="22"/>
                  <w:szCs w:val="24"/>
                  <w:lang w:val="en-US" w:eastAsia="zh-Hans"/>
                </w:rPr>
                <w:t>混合</w:t>
              </w:r>
            </w:ins>
            <w:ins w:id="1191" w:author="王骁tenet [2]" w:date="2021-03-17T15:08:42Z">
              <w:r>
                <w:rPr>
                  <w:rFonts w:hint="eastAsia"/>
                  <w:kern w:val="0"/>
                  <w:sz w:val="22"/>
                  <w:szCs w:val="24"/>
                  <w:lang w:val="en-US" w:eastAsia="zh-Hans"/>
                </w:rPr>
                <w:t>语义</w:t>
              </w:r>
            </w:ins>
            <w:ins w:id="1192" w:author="王骁tenet [2]" w:date="2021-03-17T15:08:45Z">
              <w:r>
                <w:rPr>
                  <w:rFonts w:hint="eastAsia"/>
                  <w:kern w:val="0"/>
                  <w:sz w:val="22"/>
                  <w:szCs w:val="24"/>
                  <w:lang w:val="en-US" w:eastAsia="zh-Hans"/>
                </w:rPr>
                <w:t>模型</w:t>
              </w:r>
            </w:ins>
            <w:ins w:id="1193" w:author="王骁tenet [2]" w:date="2021-03-17T15:08:29Z">
              <w:r>
                <w:rPr>
                  <w:rFonts w:hint="default"/>
                  <w:kern w:val="0"/>
                  <w:sz w:val="22"/>
                  <w:szCs w:val="24"/>
                  <w:lang w:eastAsia="zh-Hans"/>
                </w:rPr>
                <w:t>；</w:t>
              </w:r>
            </w:ins>
          </w:p>
          <w:p>
            <w:pPr>
              <w:widowControl/>
              <w:numPr>
                <w:ilvl w:val="0"/>
                <w:numId w:val="9"/>
                <w:ins w:id="1195" w:author="王骁tenet [2]" w:date="2021-03-17T15:07:07Z"/>
              </w:numPr>
              <w:tabs>
                <w:tab w:val="left" w:pos="720"/>
              </w:tabs>
              <w:snapToGrid w:val="0"/>
              <w:jc w:val="left"/>
              <w:rPr>
                <w:ins w:id="1196" w:author="王骁tenet [2]" w:date="2021-03-17T15:10:13Z"/>
                <w:rFonts w:hint="default"/>
                <w:kern w:val="0"/>
                <w:sz w:val="22"/>
                <w:szCs w:val="24"/>
                <w:lang w:eastAsia="zh-Hans"/>
              </w:rPr>
              <w:pPrChange w:id="1194" w:author="王骁tenet [2]" w:date="2021-03-17T15:07:07Z">
                <w:pPr>
                  <w:widowControl/>
                  <w:tabs>
                    <w:tab w:val="left" w:pos="720"/>
                  </w:tabs>
                  <w:snapToGrid w:val="0"/>
                  <w:jc w:val="left"/>
                </w:pPr>
              </w:pPrChange>
            </w:pPr>
            <w:ins w:id="1197" w:author="王骁tenet [2]" w:date="2021-03-17T15:09:21Z">
              <w:r>
                <w:rPr>
                  <w:rFonts w:hint="eastAsia"/>
                  <w:kern w:val="0"/>
                  <w:sz w:val="22"/>
                  <w:szCs w:val="24"/>
                  <w:lang w:val="en-US" w:eastAsia="zh-Hans"/>
                </w:rPr>
                <w:t>开展</w:t>
              </w:r>
            </w:ins>
            <w:ins w:id="1198" w:author="王骁tenet [2]" w:date="2021-03-17T15:09:26Z">
              <w:r>
                <w:rPr>
                  <w:rFonts w:hint="eastAsia"/>
                  <w:kern w:val="0"/>
                  <w:sz w:val="22"/>
                  <w:szCs w:val="24"/>
                  <w:lang w:val="en-US" w:eastAsia="zh-Hans"/>
                </w:rPr>
                <w:t>研究</w:t>
              </w:r>
            </w:ins>
            <w:ins w:id="1199" w:author="王骁tenet [2]" w:date="2021-03-17T15:09:26Z">
              <w:r>
                <w:rPr>
                  <w:rFonts w:hint="default"/>
                  <w:kern w:val="0"/>
                  <w:sz w:val="22"/>
                  <w:szCs w:val="24"/>
                  <w:lang w:eastAsia="zh-Hans"/>
                </w:rPr>
                <w:t>，</w:t>
              </w:r>
            </w:ins>
            <w:ins w:id="1200" w:author="王骁tenet [2]" w:date="2021-03-17T15:09:27Z">
              <w:r>
                <w:rPr>
                  <w:rFonts w:hint="eastAsia"/>
                  <w:kern w:val="0"/>
                  <w:sz w:val="22"/>
                  <w:szCs w:val="24"/>
                  <w:lang w:val="en-US" w:eastAsia="zh-Hans"/>
                </w:rPr>
                <w:t>针对</w:t>
              </w:r>
            </w:ins>
            <w:ins w:id="1201" w:author="王骁tenet [2]" w:date="2021-03-17T15:09:28Z">
              <w:r>
                <w:rPr>
                  <w:rFonts w:hint="eastAsia"/>
                  <w:kern w:val="0"/>
                  <w:sz w:val="22"/>
                  <w:szCs w:val="24"/>
                  <w:lang w:val="en-US" w:eastAsia="zh-Hans"/>
                </w:rPr>
                <w:t>如</w:t>
              </w:r>
            </w:ins>
            <w:ins w:id="1202" w:author="王骁tenet [2]" w:date="2021-03-17T15:09:29Z">
              <w:r>
                <w:rPr>
                  <w:rFonts w:hint="eastAsia"/>
                  <w:kern w:val="0"/>
                  <w:sz w:val="22"/>
                  <w:szCs w:val="24"/>
                  <w:lang w:val="en-US" w:eastAsia="zh-Hans"/>
                </w:rPr>
                <w:t>智慧</w:t>
              </w:r>
            </w:ins>
            <w:ins w:id="1203" w:author="王骁tenet [2]" w:date="2021-03-17T15:09:30Z">
              <w:r>
                <w:rPr>
                  <w:rFonts w:hint="eastAsia"/>
                  <w:kern w:val="0"/>
                  <w:sz w:val="22"/>
                  <w:szCs w:val="24"/>
                  <w:lang w:val="en-US" w:eastAsia="zh-Hans"/>
                </w:rPr>
                <w:t>家庭</w:t>
              </w:r>
            </w:ins>
            <w:ins w:id="1204" w:author="王骁tenet [2]" w:date="2021-03-17T15:09:30Z">
              <w:r>
                <w:rPr>
                  <w:rFonts w:hint="default"/>
                  <w:kern w:val="0"/>
                  <w:sz w:val="22"/>
                  <w:szCs w:val="24"/>
                  <w:lang w:eastAsia="zh-Hans"/>
                </w:rPr>
                <w:t>、</w:t>
              </w:r>
            </w:ins>
            <w:ins w:id="1205" w:author="王骁tenet [2]" w:date="2021-03-17T15:09:31Z">
              <w:r>
                <w:rPr>
                  <w:rFonts w:hint="eastAsia"/>
                  <w:kern w:val="0"/>
                  <w:sz w:val="22"/>
                  <w:szCs w:val="24"/>
                  <w:lang w:val="en-US" w:eastAsia="zh-Hans"/>
                </w:rPr>
                <w:t>智慧</w:t>
              </w:r>
            </w:ins>
            <w:ins w:id="1206" w:author="王骁tenet [2]" w:date="2021-03-17T15:09:32Z">
              <w:r>
                <w:rPr>
                  <w:rFonts w:hint="eastAsia"/>
                  <w:kern w:val="0"/>
                  <w:sz w:val="22"/>
                  <w:szCs w:val="24"/>
                  <w:lang w:val="en-US" w:eastAsia="zh-Hans"/>
                </w:rPr>
                <w:t>工业</w:t>
              </w:r>
            </w:ins>
            <w:ins w:id="1207" w:author="王骁tenet [2]" w:date="2021-03-17T15:09:35Z">
              <w:r>
                <w:rPr>
                  <w:rFonts w:hint="eastAsia"/>
                  <w:kern w:val="0"/>
                  <w:sz w:val="22"/>
                  <w:szCs w:val="24"/>
                  <w:lang w:val="en-US" w:eastAsia="zh-Hans"/>
                </w:rPr>
                <w:t>等</w:t>
              </w:r>
            </w:ins>
            <w:ins w:id="1208" w:author="王骁tenet [2]" w:date="2021-03-17T15:09:36Z">
              <w:r>
                <w:rPr>
                  <w:rFonts w:hint="eastAsia"/>
                  <w:kern w:val="0"/>
                  <w:sz w:val="22"/>
                  <w:szCs w:val="24"/>
                  <w:lang w:val="en-US" w:eastAsia="zh-Hans"/>
                </w:rPr>
                <w:t>场景</w:t>
              </w:r>
            </w:ins>
            <w:ins w:id="1209" w:author="王骁tenet [2]" w:date="2021-03-17T15:09:37Z">
              <w:r>
                <w:rPr>
                  <w:rFonts w:hint="eastAsia"/>
                  <w:kern w:val="0"/>
                  <w:sz w:val="22"/>
                  <w:szCs w:val="24"/>
                  <w:lang w:val="en-US" w:eastAsia="zh-Hans"/>
                </w:rPr>
                <w:t>中的</w:t>
              </w:r>
            </w:ins>
            <w:ins w:id="1210" w:author="王骁tenet [2]" w:date="2021-03-17T15:09:43Z">
              <w:r>
                <w:rPr>
                  <w:rFonts w:hint="eastAsia"/>
                  <w:kern w:val="0"/>
                  <w:sz w:val="22"/>
                  <w:szCs w:val="24"/>
                  <w:lang w:val="en-US" w:eastAsia="zh-Hans"/>
                </w:rPr>
                <w:t>物联</w:t>
              </w:r>
            </w:ins>
            <w:ins w:id="1211" w:author="王骁tenet [2]" w:date="2021-03-17T15:09:45Z">
              <w:r>
                <w:rPr>
                  <w:rFonts w:hint="eastAsia"/>
                  <w:kern w:val="0"/>
                  <w:sz w:val="22"/>
                  <w:szCs w:val="24"/>
                  <w:lang w:val="en-US" w:eastAsia="zh-Hans"/>
                </w:rPr>
                <w:t>资源</w:t>
              </w:r>
            </w:ins>
            <w:ins w:id="1212" w:author="王骁tenet [2]" w:date="2021-03-17T15:09:46Z">
              <w:r>
                <w:rPr>
                  <w:rFonts w:hint="eastAsia"/>
                  <w:kern w:val="0"/>
                  <w:sz w:val="22"/>
                  <w:szCs w:val="24"/>
                  <w:lang w:val="en-US" w:eastAsia="zh-Hans"/>
                </w:rPr>
                <w:t>与</w:t>
              </w:r>
            </w:ins>
            <w:ins w:id="1213" w:author="王骁tenet [2]" w:date="2021-03-17T15:09:49Z">
              <w:r>
                <w:rPr>
                  <w:rFonts w:hint="eastAsia"/>
                  <w:kern w:val="0"/>
                  <w:sz w:val="22"/>
                  <w:szCs w:val="24"/>
                  <w:lang w:val="en-US" w:eastAsia="zh-Hans"/>
                </w:rPr>
                <w:t>用户</w:t>
              </w:r>
            </w:ins>
            <w:ins w:id="1214" w:author="王骁tenet [2]" w:date="2021-03-17T15:09:52Z">
              <w:r>
                <w:rPr>
                  <w:rFonts w:hint="eastAsia"/>
                  <w:kern w:val="0"/>
                  <w:sz w:val="22"/>
                  <w:szCs w:val="24"/>
                  <w:lang w:val="en-US" w:eastAsia="zh-Hans"/>
                </w:rPr>
                <w:t>需求</w:t>
              </w:r>
            </w:ins>
            <w:ins w:id="1215" w:author="王骁tenet [2]" w:date="2021-03-17T15:09:55Z">
              <w:r>
                <w:rPr>
                  <w:rFonts w:hint="default"/>
                  <w:kern w:val="0"/>
                  <w:sz w:val="22"/>
                  <w:szCs w:val="24"/>
                  <w:lang w:eastAsia="zh-Hans"/>
                </w:rPr>
                <w:t>，</w:t>
              </w:r>
            </w:ins>
            <w:ins w:id="1216" w:author="王骁tenet [2]" w:date="2021-03-17T15:09:56Z">
              <w:r>
                <w:rPr>
                  <w:rFonts w:hint="eastAsia"/>
                  <w:kern w:val="0"/>
                  <w:sz w:val="22"/>
                  <w:szCs w:val="24"/>
                  <w:lang w:val="en-US" w:eastAsia="zh-Hans"/>
                </w:rPr>
                <w:t>进行</w:t>
              </w:r>
            </w:ins>
            <w:ins w:id="1217" w:author="王骁tenet [2]" w:date="2021-03-17T15:10:12Z">
              <w:r>
                <w:rPr>
                  <w:rFonts w:hint="eastAsia"/>
                  <w:kern w:val="0"/>
                  <w:sz w:val="22"/>
                  <w:szCs w:val="24"/>
                  <w:lang w:val="en-US" w:eastAsia="zh-Hans"/>
                </w:rPr>
                <w:t>分析</w:t>
              </w:r>
            </w:ins>
            <w:ins w:id="1218" w:author="王骁tenet [2]" w:date="2021-03-17T15:10:13Z">
              <w:r>
                <w:rPr>
                  <w:rFonts w:hint="default"/>
                  <w:kern w:val="0"/>
                  <w:sz w:val="22"/>
                  <w:szCs w:val="24"/>
                  <w:lang w:eastAsia="zh-Hans"/>
                </w:rPr>
                <w:t>；</w:t>
              </w:r>
            </w:ins>
          </w:p>
          <w:p>
            <w:pPr>
              <w:widowControl/>
              <w:numPr>
                <w:ilvl w:val="0"/>
                <w:numId w:val="9"/>
                <w:ins w:id="1220" w:author="王骁tenet [2]" w:date="2021-03-17T15:07:07Z"/>
              </w:numPr>
              <w:tabs>
                <w:tab w:val="left" w:pos="720"/>
              </w:tabs>
              <w:snapToGrid w:val="0"/>
              <w:jc w:val="left"/>
              <w:rPr>
                <w:ins w:id="1221" w:author="王骁tenet [2]" w:date="2021-03-17T15:10:46Z"/>
                <w:rFonts w:hint="default"/>
                <w:kern w:val="0"/>
                <w:sz w:val="22"/>
                <w:szCs w:val="24"/>
                <w:lang w:eastAsia="zh-Hans"/>
              </w:rPr>
              <w:pPrChange w:id="1219" w:author="王骁tenet [2]" w:date="2021-03-17T15:07:07Z">
                <w:pPr>
                  <w:widowControl/>
                  <w:tabs>
                    <w:tab w:val="left" w:pos="720"/>
                  </w:tabs>
                  <w:snapToGrid w:val="0"/>
                  <w:jc w:val="left"/>
                </w:pPr>
              </w:pPrChange>
            </w:pPr>
            <w:ins w:id="1222" w:author="王骁tenet [2]" w:date="2021-03-17T15:10:15Z">
              <w:r>
                <w:rPr>
                  <w:rFonts w:hint="eastAsia"/>
                  <w:kern w:val="0"/>
                  <w:sz w:val="22"/>
                  <w:szCs w:val="24"/>
                  <w:lang w:val="en-US" w:eastAsia="zh-Hans"/>
                </w:rPr>
                <w:t>结合</w:t>
              </w:r>
            </w:ins>
            <w:ins w:id="1223" w:author="王骁tenet [2]" w:date="2021-03-17T15:10:17Z">
              <w:r>
                <w:rPr>
                  <w:rFonts w:hint="eastAsia"/>
                  <w:kern w:val="0"/>
                  <w:sz w:val="22"/>
                  <w:szCs w:val="24"/>
                  <w:lang w:val="en-US" w:eastAsia="zh-Hans"/>
                </w:rPr>
                <w:t>选定</w:t>
              </w:r>
            </w:ins>
            <w:ins w:id="1224" w:author="王骁tenet [2]" w:date="2021-03-17T15:10:18Z">
              <w:r>
                <w:rPr>
                  <w:rFonts w:hint="eastAsia"/>
                  <w:kern w:val="0"/>
                  <w:sz w:val="22"/>
                  <w:szCs w:val="24"/>
                  <w:lang w:val="en-US" w:eastAsia="zh-Hans"/>
                </w:rPr>
                <w:t>场景</w:t>
              </w:r>
            </w:ins>
            <w:ins w:id="1225" w:author="王骁tenet [2]" w:date="2021-03-17T15:10:18Z">
              <w:r>
                <w:rPr>
                  <w:rFonts w:hint="default"/>
                  <w:kern w:val="0"/>
                  <w:sz w:val="22"/>
                  <w:szCs w:val="24"/>
                  <w:lang w:eastAsia="zh-Hans"/>
                </w:rPr>
                <w:t>，</w:t>
              </w:r>
            </w:ins>
            <w:ins w:id="1226" w:author="王骁tenet [2]" w:date="2021-03-17T15:10:19Z">
              <w:r>
                <w:rPr>
                  <w:rFonts w:hint="eastAsia"/>
                  <w:kern w:val="0"/>
                  <w:sz w:val="22"/>
                  <w:szCs w:val="24"/>
                  <w:lang w:val="en-US" w:eastAsia="zh-Hans"/>
                </w:rPr>
                <w:t>设计</w:t>
              </w:r>
            </w:ins>
            <w:ins w:id="1227" w:author="王骁tenet [2]" w:date="2021-03-17T15:10:26Z">
              <w:r>
                <w:rPr>
                  <w:rFonts w:hint="eastAsia"/>
                  <w:kern w:val="0"/>
                  <w:sz w:val="22"/>
                  <w:szCs w:val="24"/>
                  <w:lang w:val="en-US" w:eastAsia="zh-Hans"/>
                </w:rPr>
                <w:t>用户</w:t>
              </w:r>
            </w:ins>
            <w:ins w:id="1228" w:author="王骁tenet [2]" w:date="2021-03-17T15:10:28Z">
              <w:r>
                <w:rPr>
                  <w:rFonts w:hint="eastAsia"/>
                  <w:kern w:val="0"/>
                  <w:sz w:val="22"/>
                  <w:szCs w:val="24"/>
                  <w:lang w:val="en-US" w:eastAsia="zh-Hans"/>
                </w:rPr>
                <w:t>行为</w:t>
              </w:r>
            </w:ins>
            <w:ins w:id="1229" w:author="王骁tenet [2]" w:date="2021-03-17T15:10:29Z">
              <w:r>
                <w:rPr>
                  <w:rFonts w:hint="eastAsia"/>
                  <w:kern w:val="0"/>
                  <w:sz w:val="22"/>
                  <w:szCs w:val="24"/>
                  <w:lang w:val="en-US" w:eastAsia="zh-Hans"/>
                </w:rPr>
                <w:t>模型</w:t>
              </w:r>
            </w:ins>
            <w:ins w:id="1230" w:author="王骁tenet [2]" w:date="2021-03-17T15:10:30Z">
              <w:r>
                <w:rPr>
                  <w:rFonts w:hint="default"/>
                  <w:kern w:val="0"/>
                  <w:sz w:val="22"/>
                  <w:szCs w:val="24"/>
                  <w:lang w:eastAsia="zh-Hans"/>
                </w:rPr>
                <w:t>、</w:t>
              </w:r>
            </w:ins>
            <w:ins w:id="1231" w:author="王骁tenet [2]" w:date="2021-03-17T15:10:32Z">
              <w:r>
                <w:rPr>
                  <w:rFonts w:hint="eastAsia"/>
                  <w:kern w:val="0"/>
                  <w:sz w:val="22"/>
                  <w:szCs w:val="24"/>
                  <w:lang w:val="en-US" w:eastAsia="zh-Hans"/>
                </w:rPr>
                <w:t>场景</w:t>
              </w:r>
            </w:ins>
            <w:ins w:id="1232" w:author="王骁tenet [2]" w:date="2021-03-17T15:10:33Z">
              <w:r>
                <w:rPr>
                  <w:rFonts w:hint="eastAsia"/>
                  <w:kern w:val="0"/>
                  <w:sz w:val="22"/>
                  <w:szCs w:val="24"/>
                  <w:lang w:val="en-US" w:eastAsia="zh-Hans"/>
                </w:rPr>
                <w:t>行为</w:t>
              </w:r>
            </w:ins>
            <w:ins w:id="1233" w:author="王骁tenet [2]" w:date="2021-03-17T15:10:34Z">
              <w:r>
                <w:rPr>
                  <w:rFonts w:hint="eastAsia"/>
                  <w:kern w:val="0"/>
                  <w:sz w:val="22"/>
                  <w:szCs w:val="24"/>
                  <w:lang w:val="en-US" w:eastAsia="zh-Hans"/>
                </w:rPr>
                <w:t>模型</w:t>
              </w:r>
            </w:ins>
            <w:ins w:id="1234" w:author="王骁tenet [2]" w:date="2021-03-17T15:10:34Z">
              <w:r>
                <w:rPr>
                  <w:rFonts w:hint="default"/>
                  <w:kern w:val="0"/>
                  <w:sz w:val="22"/>
                  <w:szCs w:val="24"/>
                  <w:lang w:eastAsia="zh-Hans"/>
                </w:rPr>
                <w:t>，</w:t>
              </w:r>
            </w:ins>
            <w:ins w:id="1235" w:author="王骁tenet [2]" w:date="2021-03-17T15:10:37Z">
              <w:r>
                <w:rPr>
                  <w:rFonts w:hint="eastAsia"/>
                  <w:kern w:val="0"/>
                  <w:sz w:val="22"/>
                  <w:szCs w:val="24"/>
                  <w:lang w:val="en-US" w:eastAsia="zh-Hans"/>
                </w:rPr>
                <w:t>实现</w:t>
              </w:r>
            </w:ins>
            <w:ins w:id="1236" w:author="王骁tenet [2]" w:date="2021-03-17T15:10:41Z">
              <w:r>
                <w:rPr>
                  <w:rFonts w:hint="eastAsia"/>
                  <w:kern w:val="0"/>
                  <w:sz w:val="22"/>
                  <w:szCs w:val="24"/>
                  <w:lang w:val="en-US" w:eastAsia="zh-Hans"/>
                </w:rPr>
                <w:t>推理</w:t>
              </w:r>
            </w:ins>
            <w:ins w:id="1237" w:author="王骁tenet [2]" w:date="2021-03-17T15:10:42Z">
              <w:r>
                <w:rPr>
                  <w:rFonts w:hint="eastAsia"/>
                  <w:kern w:val="0"/>
                  <w:sz w:val="22"/>
                  <w:szCs w:val="24"/>
                  <w:lang w:val="en-US" w:eastAsia="zh-Hans"/>
                </w:rPr>
                <w:t>认知</w:t>
              </w:r>
            </w:ins>
            <w:ins w:id="1238" w:author="王骁tenet [2]" w:date="2021-03-17T15:10:44Z">
              <w:r>
                <w:rPr>
                  <w:rFonts w:hint="eastAsia"/>
                  <w:kern w:val="0"/>
                  <w:sz w:val="22"/>
                  <w:szCs w:val="24"/>
                  <w:lang w:val="en-US" w:eastAsia="zh-Hans"/>
                </w:rPr>
                <w:t>能力</w:t>
              </w:r>
            </w:ins>
            <w:ins w:id="1239" w:author="王骁tenet [2]" w:date="2021-03-17T15:10:45Z">
              <w:r>
                <w:rPr>
                  <w:rFonts w:hint="default"/>
                  <w:kern w:val="0"/>
                  <w:sz w:val="22"/>
                  <w:szCs w:val="24"/>
                  <w:lang w:eastAsia="zh-Hans"/>
                </w:rPr>
                <w:t>；</w:t>
              </w:r>
            </w:ins>
          </w:p>
          <w:p>
            <w:pPr>
              <w:widowControl/>
              <w:numPr>
                <w:ilvl w:val="0"/>
                <w:numId w:val="9"/>
                <w:ins w:id="1241" w:author="王骁tenet [2]" w:date="2021-03-17T15:07:07Z"/>
              </w:numPr>
              <w:tabs>
                <w:tab w:val="left" w:pos="720"/>
              </w:tabs>
              <w:snapToGrid w:val="0"/>
              <w:jc w:val="left"/>
              <w:rPr>
                <w:ins w:id="1242" w:author="王骁tenet [2]" w:date="2021-03-17T15:11:05Z"/>
                <w:rFonts w:hint="default"/>
                <w:kern w:val="0"/>
                <w:sz w:val="22"/>
                <w:szCs w:val="24"/>
                <w:lang w:eastAsia="zh-Hans"/>
              </w:rPr>
              <w:pPrChange w:id="1240" w:author="王骁tenet [2]" w:date="2021-03-17T15:07:07Z">
                <w:pPr>
                  <w:widowControl/>
                  <w:tabs>
                    <w:tab w:val="left" w:pos="720"/>
                  </w:tabs>
                  <w:snapToGrid w:val="0"/>
                  <w:jc w:val="left"/>
                </w:pPr>
              </w:pPrChange>
            </w:pPr>
            <w:ins w:id="1243" w:author="王骁tenet [2]" w:date="2021-03-17T15:10:49Z">
              <w:r>
                <w:rPr>
                  <w:rFonts w:hint="eastAsia"/>
                  <w:kern w:val="0"/>
                  <w:sz w:val="22"/>
                  <w:szCs w:val="24"/>
                  <w:lang w:val="en-US" w:eastAsia="zh-Hans"/>
                </w:rPr>
                <w:t>明确</w:t>
              </w:r>
            </w:ins>
            <w:ins w:id="1244" w:author="王骁tenet [2]" w:date="2021-03-17T15:10:51Z">
              <w:r>
                <w:rPr>
                  <w:rFonts w:hint="eastAsia"/>
                  <w:kern w:val="0"/>
                  <w:sz w:val="22"/>
                  <w:szCs w:val="24"/>
                  <w:lang w:val="en-US" w:eastAsia="zh-Hans"/>
                </w:rPr>
                <w:t>主动</w:t>
              </w:r>
            </w:ins>
            <w:ins w:id="1245" w:author="王骁tenet [2]" w:date="2021-03-17T15:10:52Z">
              <w:r>
                <w:rPr>
                  <w:rFonts w:hint="eastAsia"/>
                  <w:kern w:val="0"/>
                  <w:sz w:val="22"/>
                  <w:szCs w:val="24"/>
                  <w:lang w:val="en-US" w:eastAsia="zh-Hans"/>
                </w:rPr>
                <w:t>服务</w:t>
              </w:r>
            </w:ins>
            <w:ins w:id="1246" w:author="王骁tenet [2]" w:date="2021-03-17T15:10:56Z">
              <w:r>
                <w:rPr>
                  <w:rFonts w:hint="eastAsia"/>
                  <w:kern w:val="0"/>
                  <w:sz w:val="22"/>
                  <w:szCs w:val="24"/>
                  <w:lang w:val="en-US" w:eastAsia="zh-Hans"/>
                </w:rPr>
                <w:t>的</w:t>
              </w:r>
            </w:ins>
            <w:ins w:id="1247" w:author="王骁tenet [2]" w:date="2021-03-17T15:10:58Z">
              <w:r>
                <w:rPr>
                  <w:rFonts w:hint="eastAsia"/>
                  <w:kern w:val="0"/>
                  <w:sz w:val="22"/>
                  <w:szCs w:val="24"/>
                  <w:lang w:val="en-US" w:eastAsia="zh-Hans"/>
                </w:rPr>
                <w:t>评价</w:t>
              </w:r>
            </w:ins>
            <w:ins w:id="1248" w:author="王骁tenet [2]" w:date="2021-03-17T15:10:59Z">
              <w:r>
                <w:rPr>
                  <w:rFonts w:hint="eastAsia"/>
                  <w:kern w:val="0"/>
                  <w:sz w:val="22"/>
                  <w:szCs w:val="24"/>
                  <w:lang w:val="en-US" w:eastAsia="zh-Hans"/>
                </w:rPr>
                <w:t>指标</w:t>
              </w:r>
            </w:ins>
            <w:ins w:id="1249" w:author="王骁tenet [2]" w:date="2021-03-17T15:11:04Z">
              <w:r>
                <w:rPr>
                  <w:rFonts w:hint="default"/>
                  <w:kern w:val="0"/>
                  <w:sz w:val="22"/>
                  <w:szCs w:val="24"/>
                  <w:lang w:eastAsia="zh-Hans"/>
                </w:rPr>
                <w:t>；</w:t>
              </w:r>
            </w:ins>
          </w:p>
          <w:p>
            <w:pPr>
              <w:widowControl/>
              <w:numPr>
                <w:ilvl w:val="0"/>
                <w:numId w:val="9"/>
                <w:ins w:id="1251" w:author="王骁tenet [2]" w:date="2021-03-17T15:07:07Z"/>
              </w:numPr>
              <w:tabs>
                <w:tab w:val="left" w:pos="720"/>
              </w:tabs>
              <w:snapToGrid w:val="0"/>
              <w:jc w:val="left"/>
              <w:rPr>
                <w:ins w:id="1252" w:author="王骁tenet [2]" w:date="2021-03-17T15:11:48Z"/>
                <w:rFonts w:hint="default"/>
                <w:kern w:val="0"/>
                <w:sz w:val="22"/>
                <w:szCs w:val="24"/>
                <w:lang w:eastAsia="zh-Hans"/>
              </w:rPr>
              <w:pPrChange w:id="1250" w:author="王骁tenet [2]" w:date="2021-03-17T15:07:07Z">
                <w:pPr>
                  <w:widowControl/>
                  <w:tabs>
                    <w:tab w:val="left" w:pos="720"/>
                  </w:tabs>
                  <w:snapToGrid w:val="0"/>
                  <w:jc w:val="left"/>
                </w:pPr>
              </w:pPrChange>
            </w:pPr>
            <w:ins w:id="1253" w:author="王骁tenet [2]" w:date="2021-03-17T15:11:21Z">
              <w:r>
                <w:rPr>
                  <w:rFonts w:hint="eastAsia"/>
                  <w:kern w:val="0"/>
                  <w:sz w:val="22"/>
                  <w:szCs w:val="24"/>
                  <w:lang w:val="en-US" w:eastAsia="zh-Hans"/>
                </w:rPr>
                <w:t>基于</w:t>
              </w:r>
            </w:ins>
            <w:ins w:id="1254" w:author="王骁tenet [2]" w:date="2021-03-17T15:11:25Z">
              <w:r>
                <w:rPr>
                  <w:rFonts w:hint="eastAsia"/>
                  <w:kern w:val="0"/>
                  <w:sz w:val="22"/>
                  <w:szCs w:val="24"/>
                  <w:lang w:val="en-US" w:eastAsia="zh-Hans"/>
                </w:rPr>
                <w:t>语义</w:t>
              </w:r>
            </w:ins>
            <w:ins w:id="1255" w:author="王骁tenet [2]" w:date="2021-03-17T15:11:26Z">
              <w:r>
                <w:rPr>
                  <w:rFonts w:hint="eastAsia"/>
                  <w:kern w:val="0"/>
                  <w:sz w:val="22"/>
                  <w:szCs w:val="24"/>
                  <w:lang w:val="en-US" w:eastAsia="zh-Hans"/>
                </w:rPr>
                <w:t>模型</w:t>
              </w:r>
            </w:ins>
            <w:ins w:id="1256" w:author="王骁tenet [2]" w:date="2021-03-17T15:11:26Z">
              <w:r>
                <w:rPr>
                  <w:rFonts w:hint="default"/>
                  <w:kern w:val="0"/>
                  <w:sz w:val="22"/>
                  <w:szCs w:val="24"/>
                  <w:lang w:eastAsia="zh-Hans"/>
                </w:rPr>
                <w:t>，</w:t>
              </w:r>
            </w:ins>
            <w:ins w:id="1257" w:author="王骁tenet [2]" w:date="2021-03-17T15:11:27Z">
              <w:r>
                <w:rPr>
                  <w:rFonts w:hint="eastAsia"/>
                  <w:kern w:val="0"/>
                  <w:sz w:val="22"/>
                  <w:szCs w:val="24"/>
                  <w:lang w:val="en-US" w:eastAsia="zh-Hans"/>
                </w:rPr>
                <w:t>设计</w:t>
              </w:r>
            </w:ins>
            <w:ins w:id="1258" w:author="王骁tenet [2]" w:date="2021-03-17T15:11:28Z">
              <w:r>
                <w:rPr>
                  <w:rFonts w:hint="eastAsia"/>
                  <w:kern w:val="0"/>
                  <w:sz w:val="22"/>
                  <w:szCs w:val="24"/>
                  <w:lang w:val="en-US" w:eastAsia="zh-Hans"/>
                </w:rPr>
                <w:t>主动</w:t>
              </w:r>
            </w:ins>
            <w:ins w:id="1259" w:author="王骁tenet [2]" w:date="2021-03-17T15:11:29Z">
              <w:r>
                <w:rPr>
                  <w:rFonts w:hint="eastAsia"/>
                  <w:kern w:val="0"/>
                  <w:sz w:val="22"/>
                  <w:szCs w:val="24"/>
                  <w:lang w:val="en-US" w:eastAsia="zh-Hans"/>
                </w:rPr>
                <w:t>服务</w:t>
              </w:r>
            </w:ins>
            <w:ins w:id="1260" w:author="王骁tenet [2]" w:date="2021-03-17T15:11:30Z">
              <w:r>
                <w:rPr>
                  <w:rFonts w:hint="eastAsia"/>
                  <w:kern w:val="0"/>
                  <w:sz w:val="22"/>
                  <w:szCs w:val="24"/>
                  <w:lang w:val="en-US" w:eastAsia="zh-Hans"/>
                </w:rPr>
                <w:t>推荐</w:t>
              </w:r>
            </w:ins>
            <w:ins w:id="1261" w:author="王骁tenet [2]" w:date="2021-03-17T15:11:33Z">
              <w:r>
                <w:rPr>
                  <w:rFonts w:hint="eastAsia"/>
                  <w:kern w:val="0"/>
                  <w:sz w:val="22"/>
                  <w:szCs w:val="24"/>
                  <w:lang w:val="en-US" w:eastAsia="zh-Hans"/>
                </w:rPr>
                <w:t>系统</w:t>
              </w:r>
            </w:ins>
            <w:ins w:id="1262" w:author="王骁tenet [2]" w:date="2021-03-17T15:11:35Z">
              <w:r>
                <w:rPr>
                  <w:rFonts w:hint="default"/>
                  <w:kern w:val="0"/>
                  <w:sz w:val="22"/>
                  <w:szCs w:val="24"/>
                  <w:lang w:eastAsia="zh-Hans"/>
                </w:rPr>
                <w:t>，</w:t>
              </w:r>
            </w:ins>
            <w:ins w:id="1263" w:author="王骁tenet [2]" w:date="2021-03-17T15:11:39Z">
              <w:r>
                <w:rPr>
                  <w:rFonts w:hint="eastAsia"/>
                  <w:kern w:val="0"/>
                  <w:sz w:val="22"/>
                  <w:szCs w:val="24"/>
                  <w:lang w:val="en-US" w:eastAsia="zh-Hans"/>
                </w:rPr>
                <w:t>根据</w:t>
              </w:r>
            </w:ins>
            <w:ins w:id="1264" w:author="王骁tenet [2]" w:date="2021-03-17T15:11:40Z">
              <w:r>
                <w:rPr>
                  <w:rFonts w:hint="eastAsia"/>
                  <w:kern w:val="0"/>
                  <w:sz w:val="22"/>
                  <w:szCs w:val="24"/>
                  <w:lang w:val="en-US" w:eastAsia="zh-Hans"/>
                </w:rPr>
                <w:t>评价</w:t>
              </w:r>
            </w:ins>
            <w:ins w:id="1265" w:author="王骁tenet [2]" w:date="2021-03-17T15:11:41Z">
              <w:r>
                <w:rPr>
                  <w:rFonts w:hint="eastAsia"/>
                  <w:kern w:val="0"/>
                  <w:sz w:val="22"/>
                  <w:szCs w:val="24"/>
                  <w:lang w:val="en-US" w:eastAsia="zh-Hans"/>
                </w:rPr>
                <w:t>指标</w:t>
              </w:r>
            </w:ins>
            <w:ins w:id="1266" w:author="王骁tenet [2]" w:date="2021-03-17T15:11:42Z">
              <w:r>
                <w:rPr>
                  <w:rFonts w:hint="eastAsia"/>
                  <w:kern w:val="0"/>
                  <w:sz w:val="22"/>
                  <w:szCs w:val="24"/>
                  <w:lang w:val="en-US" w:eastAsia="zh-Hans"/>
                </w:rPr>
                <w:t>进行</w:t>
              </w:r>
            </w:ins>
            <w:ins w:id="1267" w:author="王骁tenet [2]" w:date="2021-03-17T15:11:46Z">
              <w:r>
                <w:rPr>
                  <w:rFonts w:hint="eastAsia"/>
                  <w:kern w:val="0"/>
                  <w:sz w:val="22"/>
                  <w:szCs w:val="24"/>
                  <w:lang w:val="en-US" w:eastAsia="zh-Hans"/>
                </w:rPr>
                <w:t>调优</w:t>
              </w:r>
            </w:ins>
            <w:ins w:id="1268" w:author="王骁tenet [2]" w:date="2021-03-17T15:11:47Z">
              <w:r>
                <w:rPr>
                  <w:rFonts w:hint="default"/>
                  <w:kern w:val="0"/>
                  <w:sz w:val="22"/>
                  <w:szCs w:val="24"/>
                  <w:lang w:eastAsia="zh-Hans"/>
                </w:rPr>
                <w:t>；</w:t>
              </w:r>
            </w:ins>
          </w:p>
          <w:p>
            <w:pPr>
              <w:widowControl/>
              <w:numPr>
                <w:ilvl w:val="0"/>
                <w:numId w:val="9"/>
                <w:ins w:id="1270" w:author="王骁tenet [2]" w:date="2021-03-17T15:07:07Z"/>
              </w:numPr>
              <w:tabs>
                <w:tab w:val="left" w:pos="720"/>
              </w:tabs>
              <w:snapToGrid w:val="0"/>
              <w:jc w:val="left"/>
              <w:rPr>
                <w:rFonts w:hint="default"/>
                <w:kern w:val="0"/>
                <w:sz w:val="22"/>
                <w:szCs w:val="24"/>
                <w:lang w:eastAsia="zh-Hans"/>
              </w:rPr>
              <w:pPrChange w:id="1269" w:author="王骁tenet [2]" w:date="2021-03-17T15:07:07Z">
                <w:pPr>
                  <w:widowControl/>
                  <w:tabs>
                    <w:tab w:val="left" w:pos="720"/>
                  </w:tabs>
                  <w:snapToGrid w:val="0"/>
                  <w:jc w:val="left"/>
                </w:pPr>
              </w:pPrChange>
            </w:pPr>
            <w:ins w:id="1271" w:author="王骁tenet [2]" w:date="2021-03-17T15:11:49Z">
              <w:r>
                <w:rPr>
                  <w:rFonts w:hint="eastAsia"/>
                  <w:kern w:val="0"/>
                  <w:sz w:val="22"/>
                  <w:szCs w:val="24"/>
                  <w:lang w:val="en-US" w:eastAsia="zh-Hans"/>
                </w:rPr>
                <w:t>在</w:t>
              </w:r>
            </w:ins>
            <w:ins w:id="1272" w:author="王骁tenet [2]" w:date="2021-03-17T15:11:58Z">
              <w:r>
                <w:rPr>
                  <w:rFonts w:hint="eastAsia"/>
                  <w:kern w:val="0"/>
                  <w:sz w:val="22"/>
                  <w:szCs w:val="24"/>
                  <w:lang w:val="en-US" w:eastAsia="zh-Hans"/>
                </w:rPr>
                <w:t>选定</w:t>
              </w:r>
            </w:ins>
            <w:ins w:id="1273" w:author="王骁tenet [2]" w:date="2021-03-17T15:11:51Z">
              <w:r>
                <w:rPr>
                  <w:rFonts w:hint="eastAsia"/>
                  <w:kern w:val="0"/>
                  <w:sz w:val="22"/>
                  <w:szCs w:val="24"/>
                  <w:lang w:val="en-US" w:eastAsia="zh-Hans"/>
                </w:rPr>
                <w:t>的</w:t>
              </w:r>
            </w:ins>
            <w:ins w:id="1274" w:author="王骁tenet [2]" w:date="2021-03-17T15:11:52Z">
              <w:r>
                <w:rPr>
                  <w:rFonts w:hint="eastAsia"/>
                  <w:kern w:val="0"/>
                  <w:sz w:val="22"/>
                  <w:szCs w:val="24"/>
                  <w:lang w:val="en-US" w:eastAsia="zh-Hans"/>
                </w:rPr>
                <w:t>场景</w:t>
              </w:r>
            </w:ins>
            <w:ins w:id="1275" w:author="王骁tenet [2]" w:date="2021-03-17T15:11:53Z">
              <w:r>
                <w:rPr>
                  <w:rFonts w:hint="eastAsia"/>
                  <w:kern w:val="0"/>
                  <w:sz w:val="22"/>
                  <w:szCs w:val="24"/>
                  <w:lang w:val="en-US" w:eastAsia="zh-Hans"/>
                </w:rPr>
                <w:t>中</w:t>
              </w:r>
            </w:ins>
            <w:ins w:id="1276" w:author="王骁tenet [2]" w:date="2021-03-17T15:12:00Z">
              <w:r>
                <w:rPr>
                  <w:rFonts w:hint="eastAsia"/>
                  <w:kern w:val="0"/>
                  <w:sz w:val="22"/>
                  <w:szCs w:val="24"/>
                  <w:lang w:val="en-US" w:eastAsia="zh-Hans"/>
                </w:rPr>
                <w:t>搭建</w:t>
              </w:r>
            </w:ins>
            <w:ins w:id="1277" w:author="王骁tenet [2]" w:date="2021-03-17T15:12:03Z">
              <w:r>
                <w:rPr>
                  <w:rFonts w:hint="eastAsia"/>
                  <w:kern w:val="0"/>
                  <w:sz w:val="22"/>
                  <w:szCs w:val="24"/>
                  <w:lang w:val="en-US" w:eastAsia="zh-Hans"/>
                </w:rPr>
                <w:t>展示</w:t>
              </w:r>
            </w:ins>
            <w:ins w:id="1278" w:author="王骁tenet [2]" w:date="2021-03-17T15:12:04Z">
              <w:r>
                <w:rPr>
                  <w:rFonts w:hint="eastAsia"/>
                  <w:kern w:val="0"/>
                  <w:sz w:val="22"/>
                  <w:szCs w:val="24"/>
                  <w:lang w:val="en-US" w:eastAsia="zh-Hans"/>
                </w:rPr>
                <w:t>系统</w:t>
              </w:r>
            </w:ins>
            <w:ins w:id="1279" w:author="王骁tenet [2]" w:date="2021-03-17T15:12:04Z">
              <w:r>
                <w:rPr>
                  <w:rFonts w:hint="default"/>
                  <w:kern w:val="0"/>
                  <w:sz w:val="22"/>
                  <w:szCs w:val="24"/>
                  <w:lang w:eastAsia="zh-Hans"/>
                </w:rPr>
                <w:t>，</w:t>
              </w:r>
            </w:ins>
            <w:ins w:id="1280" w:author="王骁tenet [2]" w:date="2021-03-17T15:12:06Z">
              <w:r>
                <w:rPr>
                  <w:rFonts w:hint="eastAsia"/>
                  <w:kern w:val="0"/>
                  <w:sz w:val="22"/>
                  <w:szCs w:val="24"/>
                  <w:lang w:val="en-US" w:eastAsia="zh-Hans"/>
                </w:rPr>
                <w:t>完成</w:t>
              </w:r>
            </w:ins>
            <w:ins w:id="1281" w:author="王骁tenet [2]" w:date="2021-03-17T15:12:07Z">
              <w:r>
                <w:rPr>
                  <w:rFonts w:hint="eastAsia"/>
                  <w:kern w:val="0"/>
                  <w:sz w:val="22"/>
                  <w:szCs w:val="24"/>
                  <w:lang w:val="en-US" w:eastAsia="zh-Hans"/>
                </w:rPr>
                <w:t>功能</w:t>
              </w:r>
            </w:ins>
            <w:ins w:id="1282" w:author="王骁tenet [2]" w:date="2021-03-17T15:12:08Z">
              <w:r>
                <w:rPr>
                  <w:rFonts w:hint="eastAsia"/>
                  <w:kern w:val="0"/>
                  <w:sz w:val="22"/>
                  <w:szCs w:val="24"/>
                  <w:lang w:val="en-US" w:eastAsia="zh-Hans"/>
                </w:rPr>
                <w:t>的</w:t>
              </w:r>
            </w:ins>
            <w:ins w:id="1283" w:author="王骁tenet [2]" w:date="2021-03-17T15:12:11Z">
              <w:r>
                <w:rPr>
                  <w:rFonts w:hint="eastAsia"/>
                  <w:kern w:val="0"/>
                  <w:sz w:val="22"/>
                  <w:szCs w:val="24"/>
                  <w:lang w:val="en-US" w:eastAsia="zh-Hans"/>
                </w:rPr>
                <w:t>效果</w:t>
              </w:r>
            </w:ins>
            <w:ins w:id="1284" w:author="王骁tenet [2]" w:date="2021-03-17T15:12:12Z">
              <w:r>
                <w:rPr>
                  <w:rFonts w:hint="eastAsia"/>
                  <w:kern w:val="0"/>
                  <w:sz w:val="22"/>
                  <w:szCs w:val="24"/>
                  <w:lang w:val="en-US" w:eastAsia="zh-Hans"/>
                </w:rPr>
                <w:t>演示</w:t>
              </w:r>
            </w:ins>
            <w:ins w:id="1285" w:author="王骁tenet [2]" w:date="2021-03-17T15:12:12Z">
              <w:r>
                <w:rPr>
                  <w:rFonts w:hint="default"/>
                  <w:kern w:val="0"/>
                  <w:sz w:val="22"/>
                  <w:szCs w:val="24"/>
                  <w:lang w:eastAsia="zh-Hans"/>
                </w:rPr>
                <w:t>。</w:t>
              </w:r>
            </w:ins>
          </w:p>
        </w:tc>
        <w:tc>
          <w:tcPr>
            <w:tcW w:w="2552" w:type="dxa"/>
            <w:tcBorders>
              <w:right w:val="single" w:color="auto" w:sz="4" w:space="0"/>
            </w:tcBorders>
            <w:vAlign w:val="center"/>
          </w:tcPr>
          <w:p>
            <w:pPr>
              <w:widowControl/>
              <w:numPr>
                <w:ilvl w:val="0"/>
                <w:numId w:val="10"/>
                <w:ins w:id="1287" w:author="王骁tenet [2]" w:date="2021-03-17T15:12:36Z"/>
              </w:numPr>
              <w:tabs>
                <w:tab w:val="left" w:pos="720"/>
              </w:tabs>
              <w:snapToGrid w:val="0"/>
              <w:jc w:val="left"/>
              <w:rPr>
                <w:ins w:id="1288" w:author="王骁tenet [2]" w:date="2021-03-17T15:12:36Z"/>
                <w:rFonts w:hint="default"/>
                <w:kern w:val="0"/>
                <w:sz w:val="22"/>
                <w:szCs w:val="24"/>
                <w:lang w:eastAsia="zh-Hans"/>
              </w:rPr>
              <w:pPrChange w:id="1286" w:author="王骁tenet [2]" w:date="2021-03-17T15:12:36Z">
                <w:pPr>
                  <w:widowControl/>
                  <w:tabs>
                    <w:tab w:val="left" w:pos="720"/>
                  </w:tabs>
                  <w:snapToGrid w:val="0"/>
                  <w:jc w:val="left"/>
                </w:pPr>
              </w:pPrChange>
            </w:pPr>
            <w:ins w:id="1289" w:author="王骁tenet [2]" w:date="2021-03-17T15:12:25Z">
              <w:r>
                <w:rPr>
                  <w:rFonts w:hint="eastAsia"/>
                  <w:kern w:val="0"/>
                  <w:sz w:val="22"/>
                  <w:szCs w:val="24"/>
                  <w:lang w:val="en-US" w:eastAsia="zh-Hans"/>
                </w:rPr>
                <w:t>完成</w:t>
              </w:r>
            </w:ins>
            <w:ins w:id="1290" w:author="王骁tenet [2]" w:date="2021-03-17T15:12:29Z">
              <w:r>
                <w:rPr>
                  <w:rFonts w:hint="eastAsia"/>
                  <w:kern w:val="0"/>
                  <w:sz w:val="22"/>
                  <w:szCs w:val="24"/>
                  <w:lang w:val="en-US" w:eastAsia="zh-Hans"/>
                </w:rPr>
                <w:t>资源</w:t>
              </w:r>
            </w:ins>
            <w:ins w:id="1291" w:author="王骁tenet [2]" w:date="2021-03-17T15:12:31Z">
              <w:r>
                <w:rPr>
                  <w:rFonts w:hint="eastAsia"/>
                  <w:kern w:val="0"/>
                  <w:sz w:val="22"/>
                  <w:szCs w:val="24"/>
                  <w:lang w:val="en-US" w:eastAsia="zh-Hans"/>
                </w:rPr>
                <w:t>描述</w:t>
              </w:r>
            </w:ins>
            <w:ins w:id="1292" w:author="王骁tenet [2]" w:date="2021-03-17T15:12:32Z">
              <w:r>
                <w:rPr>
                  <w:rFonts w:hint="eastAsia"/>
                  <w:kern w:val="0"/>
                  <w:sz w:val="22"/>
                  <w:szCs w:val="24"/>
                  <w:lang w:val="en-US" w:eastAsia="zh-Hans"/>
                </w:rPr>
                <w:t>框架</w:t>
              </w:r>
            </w:ins>
            <w:ins w:id="1293" w:author="王骁tenet [2]" w:date="2021-03-17T15:12:33Z">
              <w:r>
                <w:rPr>
                  <w:rFonts w:hint="eastAsia"/>
                  <w:kern w:val="0"/>
                  <w:sz w:val="22"/>
                  <w:szCs w:val="24"/>
                  <w:lang w:val="en-US" w:eastAsia="zh-Hans"/>
                </w:rPr>
                <w:t>与</w:t>
              </w:r>
            </w:ins>
            <w:ins w:id="1294" w:author="王骁tenet [2]" w:date="2021-03-17T15:12:34Z">
              <w:r>
                <w:rPr>
                  <w:rFonts w:hint="eastAsia"/>
                  <w:kern w:val="0"/>
                  <w:sz w:val="22"/>
                  <w:szCs w:val="24"/>
                  <w:lang w:val="en-US" w:eastAsia="zh-Hans"/>
                </w:rPr>
                <w:t>本体</w:t>
              </w:r>
            </w:ins>
            <w:ins w:id="1295" w:author="王骁tenet [2]" w:date="2021-03-17T15:12:35Z">
              <w:r>
                <w:rPr>
                  <w:rFonts w:hint="eastAsia"/>
                  <w:kern w:val="0"/>
                  <w:sz w:val="22"/>
                  <w:szCs w:val="24"/>
                  <w:lang w:val="en-US" w:eastAsia="zh-Hans"/>
                </w:rPr>
                <w:t>设计</w:t>
              </w:r>
            </w:ins>
            <w:ins w:id="1296" w:author="王骁tenet [2]" w:date="2021-03-17T15:12:35Z">
              <w:r>
                <w:rPr>
                  <w:rFonts w:hint="default"/>
                  <w:kern w:val="0"/>
                  <w:sz w:val="22"/>
                  <w:szCs w:val="24"/>
                  <w:lang w:eastAsia="zh-Hans"/>
                </w:rPr>
                <w:t>；</w:t>
              </w:r>
            </w:ins>
          </w:p>
          <w:p>
            <w:pPr>
              <w:widowControl/>
              <w:numPr>
                <w:ilvl w:val="0"/>
                <w:numId w:val="10"/>
                <w:ins w:id="1298" w:author="王骁tenet [2]" w:date="2021-03-17T15:12:36Z"/>
              </w:numPr>
              <w:tabs>
                <w:tab w:val="left" w:pos="720"/>
              </w:tabs>
              <w:snapToGrid w:val="0"/>
              <w:jc w:val="left"/>
              <w:rPr>
                <w:ins w:id="1299" w:author="王骁tenet [2]" w:date="2021-03-17T15:13:52Z"/>
                <w:rFonts w:hint="default"/>
                <w:kern w:val="0"/>
                <w:sz w:val="22"/>
                <w:szCs w:val="24"/>
                <w:lang w:eastAsia="zh-Hans"/>
              </w:rPr>
              <w:pPrChange w:id="1297" w:author="王骁tenet [2]" w:date="2021-03-17T15:12:36Z">
                <w:pPr>
                  <w:widowControl/>
                  <w:tabs>
                    <w:tab w:val="left" w:pos="720"/>
                  </w:tabs>
                  <w:snapToGrid w:val="0"/>
                  <w:jc w:val="left"/>
                </w:pPr>
              </w:pPrChange>
            </w:pPr>
            <w:ins w:id="1300" w:author="王骁tenet [2]" w:date="2021-03-17T15:13:33Z">
              <w:r>
                <w:rPr>
                  <w:rFonts w:hint="eastAsia"/>
                  <w:kern w:val="0"/>
                  <w:sz w:val="22"/>
                  <w:szCs w:val="24"/>
                  <w:lang w:val="en-US" w:eastAsia="zh-Hans"/>
                </w:rPr>
                <w:t>完成</w:t>
              </w:r>
            </w:ins>
            <w:ins w:id="1301" w:author="王骁tenet [2]" w:date="2021-03-17T15:13:35Z">
              <w:r>
                <w:rPr>
                  <w:rFonts w:hint="eastAsia"/>
                  <w:kern w:val="0"/>
                  <w:sz w:val="22"/>
                  <w:szCs w:val="24"/>
                  <w:lang w:val="en-US" w:eastAsia="zh-Hans"/>
                </w:rPr>
                <w:t>语义</w:t>
              </w:r>
            </w:ins>
            <w:ins w:id="1302" w:author="王骁tenet [2]" w:date="2021-03-17T15:13:38Z">
              <w:r>
                <w:rPr>
                  <w:rFonts w:hint="eastAsia"/>
                  <w:kern w:val="0"/>
                  <w:sz w:val="22"/>
                  <w:szCs w:val="24"/>
                  <w:lang w:val="en-US" w:eastAsia="zh-Hans"/>
                </w:rPr>
                <w:t>互联</w:t>
              </w:r>
            </w:ins>
            <w:ins w:id="1303" w:author="王骁tenet [2]" w:date="2021-03-17T15:13:39Z">
              <w:r>
                <w:rPr>
                  <w:rFonts w:hint="default"/>
                  <w:kern w:val="0"/>
                  <w:sz w:val="22"/>
                  <w:szCs w:val="24"/>
                  <w:lang w:eastAsia="zh-Hans"/>
                </w:rPr>
                <w:t>、</w:t>
              </w:r>
            </w:ins>
            <w:ins w:id="1304" w:author="王骁tenet [2]" w:date="2021-03-17T15:13:42Z">
              <w:r>
                <w:rPr>
                  <w:rFonts w:hint="eastAsia"/>
                  <w:kern w:val="0"/>
                  <w:sz w:val="22"/>
                  <w:szCs w:val="24"/>
                  <w:lang w:val="en-US" w:eastAsia="zh-Hans"/>
                </w:rPr>
                <w:t>混合</w:t>
              </w:r>
            </w:ins>
            <w:ins w:id="1305" w:author="王骁tenet [2]" w:date="2021-03-17T15:13:43Z">
              <w:r>
                <w:rPr>
                  <w:rFonts w:hint="eastAsia"/>
                  <w:kern w:val="0"/>
                  <w:sz w:val="22"/>
                  <w:szCs w:val="24"/>
                  <w:lang w:val="en-US" w:eastAsia="zh-Hans"/>
                </w:rPr>
                <w:t>语义</w:t>
              </w:r>
            </w:ins>
            <w:ins w:id="1306" w:author="王骁tenet [2]" w:date="2021-03-17T15:13:44Z">
              <w:r>
                <w:rPr>
                  <w:rFonts w:hint="eastAsia"/>
                  <w:kern w:val="0"/>
                  <w:sz w:val="22"/>
                  <w:szCs w:val="24"/>
                  <w:lang w:val="en-US" w:eastAsia="zh-Hans"/>
                </w:rPr>
                <w:t>模型</w:t>
              </w:r>
            </w:ins>
            <w:ins w:id="1307" w:author="王骁tenet [2]" w:date="2021-03-17T15:13:46Z">
              <w:r>
                <w:rPr>
                  <w:rFonts w:hint="eastAsia"/>
                  <w:kern w:val="0"/>
                  <w:sz w:val="22"/>
                  <w:szCs w:val="24"/>
                  <w:lang w:val="en-US" w:eastAsia="zh-Hans"/>
                </w:rPr>
                <w:t>等</w:t>
              </w:r>
            </w:ins>
            <w:ins w:id="1308" w:author="王骁tenet [2]" w:date="2021-03-17T15:13:49Z">
              <w:r>
                <w:rPr>
                  <w:rFonts w:hint="eastAsia"/>
                  <w:kern w:val="0"/>
                  <w:sz w:val="22"/>
                  <w:szCs w:val="24"/>
                  <w:lang w:val="en-US" w:eastAsia="zh-Hans"/>
                </w:rPr>
                <w:t>涉及到</w:t>
              </w:r>
            </w:ins>
            <w:ins w:id="1309" w:author="王骁tenet [2]" w:date="2021-03-17T15:13:50Z">
              <w:r>
                <w:rPr>
                  <w:rFonts w:hint="eastAsia"/>
                  <w:kern w:val="0"/>
                  <w:sz w:val="22"/>
                  <w:szCs w:val="24"/>
                  <w:lang w:val="en-US" w:eastAsia="zh-Hans"/>
                </w:rPr>
                <w:t>的</w:t>
              </w:r>
            </w:ins>
            <w:ins w:id="1310" w:author="王骁tenet [2]" w:date="2021-03-17T15:13:51Z">
              <w:r>
                <w:rPr>
                  <w:rFonts w:hint="eastAsia"/>
                  <w:kern w:val="0"/>
                  <w:sz w:val="22"/>
                  <w:szCs w:val="24"/>
                  <w:lang w:val="en-US" w:eastAsia="zh-Hans"/>
                </w:rPr>
                <w:t>算法</w:t>
              </w:r>
            </w:ins>
            <w:ins w:id="1311" w:author="王骁tenet [2]" w:date="2021-03-17T15:13:52Z">
              <w:r>
                <w:rPr>
                  <w:rFonts w:hint="default"/>
                  <w:kern w:val="0"/>
                  <w:sz w:val="22"/>
                  <w:szCs w:val="24"/>
                  <w:lang w:eastAsia="zh-Hans"/>
                </w:rPr>
                <w:t>；</w:t>
              </w:r>
            </w:ins>
          </w:p>
          <w:p>
            <w:pPr>
              <w:widowControl/>
              <w:numPr>
                <w:ilvl w:val="0"/>
                <w:numId w:val="10"/>
                <w:ins w:id="1313" w:author="王骁tenet [2]" w:date="2021-03-17T15:12:36Z"/>
              </w:numPr>
              <w:tabs>
                <w:tab w:val="left" w:pos="720"/>
              </w:tabs>
              <w:snapToGrid w:val="0"/>
              <w:jc w:val="left"/>
              <w:rPr>
                <w:ins w:id="1314" w:author="王骁tenet [2]" w:date="2021-03-17T15:16:33Z"/>
                <w:rFonts w:hint="default"/>
                <w:kern w:val="0"/>
                <w:sz w:val="22"/>
                <w:szCs w:val="24"/>
                <w:lang w:eastAsia="zh-Hans"/>
              </w:rPr>
              <w:pPrChange w:id="1312" w:author="王骁tenet [2]" w:date="2021-03-17T15:12:36Z">
                <w:pPr>
                  <w:widowControl/>
                  <w:tabs>
                    <w:tab w:val="left" w:pos="720"/>
                  </w:tabs>
                  <w:snapToGrid w:val="0"/>
                  <w:jc w:val="left"/>
                </w:pPr>
              </w:pPrChange>
            </w:pPr>
            <w:ins w:id="1315" w:author="王骁tenet [2]" w:date="2021-03-17T15:13:55Z">
              <w:r>
                <w:rPr>
                  <w:rFonts w:hint="eastAsia"/>
                  <w:kern w:val="0"/>
                  <w:sz w:val="22"/>
                  <w:szCs w:val="24"/>
                  <w:lang w:val="en-US" w:eastAsia="zh-Hans"/>
                </w:rPr>
                <w:t>完成</w:t>
              </w:r>
            </w:ins>
            <w:ins w:id="1316" w:author="王骁tenet [2]" w:date="2021-03-17T15:13:58Z">
              <w:r>
                <w:rPr>
                  <w:rFonts w:hint="eastAsia"/>
                  <w:kern w:val="0"/>
                  <w:sz w:val="22"/>
                  <w:szCs w:val="24"/>
                  <w:lang w:val="en-US" w:eastAsia="zh-Hans"/>
                </w:rPr>
                <w:t>选定</w:t>
              </w:r>
            </w:ins>
            <w:ins w:id="1317" w:author="王骁tenet [2]" w:date="2021-03-17T15:13:59Z">
              <w:r>
                <w:rPr>
                  <w:rFonts w:hint="eastAsia"/>
                  <w:kern w:val="0"/>
                  <w:sz w:val="22"/>
                  <w:szCs w:val="24"/>
                  <w:lang w:val="en-US" w:eastAsia="zh-Hans"/>
                </w:rPr>
                <w:t>场景</w:t>
              </w:r>
            </w:ins>
            <w:ins w:id="1318" w:author="王骁tenet [2]" w:date="2021-03-17T15:14:00Z">
              <w:r>
                <w:rPr>
                  <w:rFonts w:hint="eastAsia"/>
                  <w:kern w:val="0"/>
                  <w:sz w:val="22"/>
                  <w:szCs w:val="24"/>
                  <w:lang w:val="en-US" w:eastAsia="zh-Hans"/>
                </w:rPr>
                <w:t>下的</w:t>
              </w:r>
            </w:ins>
            <w:ins w:id="1319" w:author="王骁tenet [2]" w:date="2021-03-17T15:14:02Z">
              <w:r>
                <w:rPr>
                  <w:rFonts w:hint="eastAsia"/>
                  <w:kern w:val="0"/>
                  <w:sz w:val="22"/>
                  <w:szCs w:val="24"/>
                  <w:lang w:val="en-US" w:eastAsia="zh-Hans"/>
                </w:rPr>
                <w:t>用户</w:t>
              </w:r>
            </w:ins>
            <w:ins w:id="1320" w:author="王骁tenet [2]" w:date="2021-03-17T15:14:03Z">
              <w:r>
                <w:rPr>
                  <w:rFonts w:hint="eastAsia"/>
                  <w:kern w:val="0"/>
                  <w:sz w:val="22"/>
                  <w:szCs w:val="24"/>
                  <w:lang w:val="en-US" w:eastAsia="zh-Hans"/>
                </w:rPr>
                <w:t>行为</w:t>
              </w:r>
            </w:ins>
            <w:ins w:id="1321" w:author="王骁tenet [2]" w:date="2021-03-17T15:14:04Z">
              <w:r>
                <w:rPr>
                  <w:rFonts w:hint="eastAsia"/>
                  <w:kern w:val="0"/>
                  <w:sz w:val="22"/>
                  <w:szCs w:val="24"/>
                  <w:lang w:val="en-US" w:eastAsia="zh-Hans"/>
                </w:rPr>
                <w:t>模型</w:t>
              </w:r>
            </w:ins>
            <w:ins w:id="1322" w:author="王骁tenet [2]" w:date="2021-03-17T15:14:10Z">
              <w:r>
                <w:rPr>
                  <w:rFonts w:hint="default"/>
                  <w:kern w:val="0"/>
                  <w:sz w:val="22"/>
                  <w:szCs w:val="24"/>
                  <w:lang w:eastAsia="zh-Hans"/>
                </w:rPr>
                <w:t>、</w:t>
              </w:r>
            </w:ins>
            <w:ins w:id="1323" w:author="王骁tenet [2]" w:date="2021-03-17T15:14:12Z">
              <w:r>
                <w:rPr>
                  <w:rFonts w:hint="eastAsia"/>
                  <w:kern w:val="0"/>
                  <w:sz w:val="22"/>
                  <w:szCs w:val="24"/>
                  <w:lang w:val="en-US" w:eastAsia="zh-Hans"/>
                </w:rPr>
                <w:t>场景</w:t>
              </w:r>
            </w:ins>
            <w:ins w:id="1324" w:author="王骁tenet [2]" w:date="2021-03-17T15:14:13Z">
              <w:r>
                <w:rPr>
                  <w:rFonts w:hint="eastAsia"/>
                  <w:kern w:val="0"/>
                  <w:sz w:val="22"/>
                  <w:szCs w:val="24"/>
                  <w:lang w:val="en-US" w:eastAsia="zh-Hans"/>
                </w:rPr>
                <w:t>行为</w:t>
              </w:r>
            </w:ins>
            <w:ins w:id="1325" w:author="王骁tenet [2]" w:date="2021-03-17T15:14:14Z">
              <w:r>
                <w:rPr>
                  <w:rFonts w:hint="eastAsia"/>
                  <w:kern w:val="0"/>
                  <w:sz w:val="22"/>
                  <w:szCs w:val="24"/>
                  <w:lang w:val="en-US" w:eastAsia="zh-Hans"/>
                </w:rPr>
                <w:t>模型</w:t>
              </w:r>
            </w:ins>
            <w:ins w:id="1326" w:author="王骁tenet [2]" w:date="2021-03-17T15:14:15Z">
              <w:r>
                <w:rPr>
                  <w:rFonts w:hint="default"/>
                  <w:kern w:val="0"/>
                  <w:sz w:val="22"/>
                  <w:szCs w:val="24"/>
                  <w:lang w:eastAsia="zh-Hans"/>
                </w:rPr>
                <w:t>、</w:t>
              </w:r>
            </w:ins>
            <w:ins w:id="1327" w:author="王骁tenet [2]" w:date="2021-03-17T15:14:17Z">
              <w:r>
                <w:rPr>
                  <w:rFonts w:hint="eastAsia"/>
                  <w:kern w:val="0"/>
                  <w:sz w:val="22"/>
                  <w:szCs w:val="24"/>
                  <w:lang w:val="en-US" w:eastAsia="zh-Hans"/>
                </w:rPr>
                <w:t>主动</w:t>
              </w:r>
            </w:ins>
            <w:ins w:id="1328" w:author="王骁tenet [2]" w:date="2021-03-17T15:14:18Z">
              <w:r>
                <w:rPr>
                  <w:rFonts w:hint="eastAsia"/>
                  <w:kern w:val="0"/>
                  <w:sz w:val="22"/>
                  <w:szCs w:val="24"/>
                  <w:lang w:val="en-US" w:eastAsia="zh-Hans"/>
                </w:rPr>
                <w:t>服务</w:t>
              </w:r>
            </w:ins>
            <w:ins w:id="1329" w:author="王骁tenet [2]" w:date="2021-03-17T15:14:21Z">
              <w:r>
                <w:rPr>
                  <w:rFonts w:hint="eastAsia"/>
                  <w:kern w:val="0"/>
                  <w:sz w:val="22"/>
                  <w:szCs w:val="24"/>
                  <w:lang w:val="en-US" w:eastAsia="zh-Hans"/>
                </w:rPr>
                <w:t>推荐</w:t>
              </w:r>
            </w:ins>
            <w:ins w:id="1330" w:author="王骁tenet [2]" w:date="2021-03-17T15:14:23Z">
              <w:r>
                <w:rPr>
                  <w:rFonts w:hint="eastAsia"/>
                  <w:kern w:val="0"/>
                  <w:sz w:val="22"/>
                  <w:szCs w:val="24"/>
                  <w:lang w:val="en-US" w:eastAsia="zh-Hans"/>
                </w:rPr>
                <w:t>的</w:t>
              </w:r>
            </w:ins>
            <w:ins w:id="1331" w:author="王骁tenet [2]" w:date="2021-03-17T15:14:26Z">
              <w:r>
                <w:rPr>
                  <w:rFonts w:hint="eastAsia"/>
                  <w:kern w:val="0"/>
                  <w:sz w:val="22"/>
                  <w:szCs w:val="24"/>
                  <w:lang w:val="en-US" w:eastAsia="zh-Hans"/>
                </w:rPr>
                <w:t>算法</w:t>
              </w:r>
            </w:ins>
            <w:ins w:id="1332" w:author="王骁tenet [2]" w:date="2021-03-17T15:14:27Z">
              <w:r>
                <w:rPr>
                  <w:rFonts w:hint="default"/>
                  <w:kern w:val="0"/>
                  <w:sz w:val="22"/>
                  <w:szCs w:val="24"/>
                  <w:lang w:eastAsia="zh-Hans"/>
                </w:rPr>
                <w:t>、</w:t>
              </w:r>
            </w:ins>
            <w:ins w:id="1333" w:author="王骁tenet [2]" w:date="2021-03-17T15:14:28Z">
              <w:r>
                <w:rPr>
                  <w:rFonts w:hint="eastAsia"/>
                  <w:kern w:val="0"/>
                  <w:sz w:val="22"/>
                  <w:szCs w:val="24"/>
                  <w:lang w:val="en-US" w:eastAsia="zh-Hans"/>
                </w:rPr>
                <w:t>仿真</w:t>
              </w:r>
            </w:ins>
            <w:ins w:id="1334" w:author="王骁tenet [2]" w:date="2021-03-17T15:14:29Z">
              <w:r>
                <w:rPr>
                  <w:rFonts w:hint="default"/>
                  <w:kern w:val="0"/>
                  <w:sz w:val="22"/>
                  <w:szCs w:val="24"/>
                  <w:lang w:eastAsia="zh-Hans"/>
                </w:rPr>
                <w:t>、</w:t>
              </w:r>
            </w:ins>
            <w:ins w:id="1335" w:author="王骁tenet [2]" w:date="2021-03-17T15:14:32Z">
              <w:r>
                <w:rPr>
                  <w:rFonts w:hint="eastAsia"/>
                  <w:kern w:val="0"/>
                  <w:sz w:val="22"/>
                  <w:szCs w:val="24"/>
                  <w:lang w:val="en-US" w:eastAsia="zh-Hans"/>
                </w:rPr>
                <w:t>实际</w:t>
              </w:r>
            </w:ins>
            <w:ins w:id="1336" w:author="王骁tenet [2]" w:date="2021-03-17T15:14:33Z">
              <w:r>
                <w:rPr>
                  <w:rFonts w:hint="eastAsia"/>
                  <w:kern w:val="0"/>
                  <w:sz w:val="22"/>
                  <w:szCs w:val="24"/>
                  <w:lang w:val="en-US" w:eastAsia="zh-Hans"/>
                </w:rPr>
                <w:t>系统</w:t>
              </w:r>
            </w:ins>
            <w:ins w:id="1337" w:author="王骁tenet [2]" w:date="2021-03-17T15:14:34Z">
              <w:r>
                <w:rPr>
                  <w:rFonts w:hint="default"/>
                  <w:kern w:val="0"/>
                  <w:sz w:val="22"/>
                  <w:szCs w:val="24"/>
                  <w:lang w:eastAsia="zh-Hans"/>
                </w:rPr>
                <w:t>；</w:t>
              </w:r>
            </w:ins>
          </w:p>
          <w:p>
            <w:pPr>
              <w:widowControl/>
              <w:numPr>
                <w:ilvl w:val="0"/>
                <w:numId w:val="10"/>
                <w:ins w:id="1339" w:author="王骁tenet [2]" w:date="2021-03-17T15:12:36Z"/>
              </w:numPr>
              <w:tabs>
                <w:tab w:val="left" w:pos="720"/>
              </w:tabs>
              <w:snapToGrid w:val="0"/>
              <w:jc w:val="left"/>
              <w:rPr>
                <w:rFonts w:hint="default"/>
                <w:kern w:val="0"/>
                <w:sz w:val="22"/>
                <w:szCs w:val="24"/>
                <w:lang w:eastAsia="zh-Hans"/>
              </w:rPr>
              <w:pPrChange w:id="1338" w:author="王骁tenet [2]" w:date="2021-03-17T15:12:36Z">
                <w:pPr>
                  <w:widowControl/>
                  <w:tabs>
                    <w:tab w:val="left" w:pos="720"/>
                  </w:tabs>
                  <w:snapToGrid w:val="0"/>
                  <w:jc w:val="left"/>
                </w:pPr>
              </w:pPrChange>
            </w:pPr>
            <w:ins w:id="1340" w:author="王骁tenet [2]" w:date="2021-03-17T15:16:34Z">
              <w:r>
                <w:rPr>
                  <w:rFonts w:hint="eastAsia"/>
                  <w:kern w:val="0"/>
                  <w:sz w:val="22"/>
                  <w:szCs w:val="24"/>
                  <w:lang w:val="en-US" w:eastAsia="zh-Hans"/>
                </w:rPr>
                <w:t>发表</w:t>
              </w:r>
            </w:ins>
            <w:ins w:id="1341" w:author="王骁tenet [2]" w:date="2021-03-17T15:16:35Z">
              <w:r>
                <w:rPr>
                  <w:rFonts w:hint="eastAsia"/>
                  <w:kern w:val="0"/>
                  <w:sz w:val="22"/>
                  <w:szCs w:val="24"/>
                  <w:lang w:val="en-US" w:eastAsia="zh-Hans"/>
                </w:rPr>
                <w:t>论文</w:t>
              </w:r>
            </w:ins>
            <w:ins w:id="1342" w:author="王骁tenet [2]" w:date="2021-03-17T15:16:36Z">
              <w:r>
                <w:rPr>
                  <w:rFonts w:hint="default"/>
                  <w:kern w:val="0"/>
                  <w:sz w:val="22"/>
                  <w:szCs w:val="24"/>
                  <w:lang w:eastAsia="zh-Hans"/>
                </w:rPr>
                <w:t>3</w:t>
              </w:r>
            </w:ins>
            <w:ins w:id="1343" w:author="王骁tenet [2]" w:date="2021-03-17T15:16:37Z">
              <w:r>
                <w:rPr>
                  <w:rFonts w:hint="default"/>
                  <w:kern w:val="0"/>
                  <w:sz w:val="22"/>
                  <w:szCs w:val="24"/>
                  <w:lang w:eastAsia="zh-Hans"/>
                </w:rPr>
                <w:t>-4</w:t>
              </w:r>
            </w:ins>
            <w:ins w:id="1344" w:author="王骁tenet [2]" w:date="2021-03-17T15:16:38Z">
              <w:r>
                <w:rPr>
                  <w:rFonts w:hint="eastAsia"/>
                  <w:kern w:val="0"/>
                  <w:sz w:val="22"/>
                  <w:szCs w:val="24"/>
                  <w:lang w:val="en-US" w:eastAsia="zh-Hans"/>
                </w:rPr>
                <w:t>篇</w:t>
              </w:r>
            </w:ins>
            <w:ins w:id="1345" w:author="王骁tenet [2]" w:date="2021-03-17T15:16:39Z">
              <w:r>
                <w:rPr>
                  <w:rFonts w:hint="default"/>
                  <w:kern w:val="0"/>
                  <w:sz w:val="22"/>
                  <w:szCs w:val="24"/>
                  <w:lang w:eastAsia="zh-Hans"/>
                </w:rPr>
                <w:t>，</w:t>
              </w:r>
            </w:ins>
            <w:ins w:id="1346" w:author="王骁tenet [2]" w:date="2021-03-17T15:16:40Z">
              <w:r>
                <w:rPr>
                  <w:rFonts w:hint="eastAsia"/>
                  <w:kern w:val="0"/>
                  <w:sz w:val="22"/>
                  <w:szCs w:val="24"/>
                  <w:lang w:val="en-US" w:eastAsia="zh-Hans"/>
                </w:rPr>
                <w:t>申请</w:t>
              </w:r>
            </w:ins>
            <w:ins w:id="1347" w:author="王骁tenet [2]" w:date="2021-03-17T15:16:41Z">
              <w:r>
                <w:rPr>
                  <w:rFonts w:hint="eastAsia"/>
                  <w:kern w:val="0"/>
                  <w:sz w:val="22"/>
                  <w:szCs w:val="24"/>
                  <w:lang w:val="en-US" w:eastAsia="zh-Hans"/>
                </w:rPr>
                <w:t>专利</w:t>
              </w:r>
            </w:ins>
            <w:ins w:id="1348" w:author="王骁tenet [2]" w:date="2021-03-17T15:16:44Z">
              <w:r>
                <w:rPr>
                  <w:rFonts w:hint="default"/>
                  <w:kern w:val="0"/>
                  <w:sz w:val="22"/>
                  <w:szCs w:val="24"/>
                  <w:lang w:eastAsia="zh-Hans"/>
                </w:rPr>
                <w:t>1</w:t>
              </w:r>
            </w:ins>
            <w:ins w:id="1349" w:author="王骁tenet [2]" w:date="2021-03-17T15:16:45Z">
              <w:r>
                <w:rPr>
                  <w:rFonts w:hint="default"/>
                  <w:kern w:val="0"/>
                  <w:sz w:val="22"/>
                  <w:szCs w:val="24"/>
                  <w:lang w:eastAsia="zh-Hans"/>
                </w:rPr>
                <w:t>-2</w:t>
              </w:r>
            </w:ins>
            <w:ins w:id="1350" w:author="王骁tenet [2]" w:date="2021-03-17T15:16:46Z">
              <w:r>
                <w:rPr>
                  <w:rFonts w:hint="eastAsia"/>
                  <w:kern w:val="0"/>
                  <w:sz w:val="22"/>
                  <w:szCs w:val="24"/>
                  <w:lang w:val="en-US" w:eastAsia="zh-Hans"/>
                </w:rPr>
                <w:t>项</w:t>
              </w:r>
            </w:ins>
            <w:ins w:id="1351" w:author="王骁tenet [2]" w:date="2021-03-17T15:16:47Z">
              <w:r>
                <w:rPr>
                  <w:rFonts w:hint="default"/>
                  <w:kern w:val="0"/>
                  <w:sz w:val="22"/>
                  <w:szCs w:val="24"/>
                  <w:lang w:eastAsia="zh-Hans"/>
                </w:rPr>
                <w:t>；</w:t>
              </w:r>
            </w:ins>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bl>
    <w:p>
      <w:pPr>
        <w:pStyle w:val="3"/>
        <w:spacing w:before="240" w:after="120" w:line="360" w:lineRule="auto"/>
        <w:rPr>
          <w:rFonts w:ascii="Times New Roman" w:hAnsi="Times New Roman" w:eastAsia="黑体"/>
          <w:sz w:val="28"/>
        </w:rPr>
      </w:pPr>
      <w:bookmarkStart w:id="0" w:name="_Toc33355757"/>
      <w:r>
        <w:rPr>
          <w:rFonts w:ascii="Times New Roman" w:hAnsi="Times New Roman" w:eastAsia="黑体"/>
          <w:sz w:val="28"/>
        </w:rPr>
        <w:t>6.2 经费预算</w:t>
      </w:r>
      <w:bookmarkEnd w:id="0"/>
    </w:p>
    <w:p>
      <w:pPr>
        <w:autoSpaceDE w:val="0"/>
        <w:autoSpaceDN w:val="0"/>
        <w:jc w:val="center"/>
        <w:rPr>
          <w:b/>
          <w:sz w:val="24"/>
        </w:rPr>
      </w:pPr>
      <w:bookmarkStart w:id="1" w:name="_Toc15668"/>
      <w:bookmarkStart w:id="2" w:name="_Hlk33347956"/>
      <w:r>
        <w:rPr>
          <w:b/>
          <w:sz w:val="24"/>
        </w:rPr>
        <w:t>课题经费预算表</w:t>
      </w:r>
      <w:bookmarkEnd w:id="1"/>
    </w:p>
    <w:p>
      <w:pPr>
        <w:autoSpaceDE w:val="0"/>
        <w:autoSpaceDN w:val="0"/>
        <w:adjustRightInd w:val="0"/>
        <w:snapToGrid w:val="0"/>
        <w:spacing w:line="300" w:lineRule="auto"/>
        <w:ind w:firstLine="420"/>
        <w:jc w:val="right"/>
        <w:rPr>
          <w:sz w:val="20"/>
        </w:rPr>
      </w:pPr>
      <w:bookmarkStart w:id="3" w:name="_Toc15560"/>
      <w:r>
        <w:rPr>
          <w:sz w:val="20"/>
        </w:rPr>
        <w:t>金额单位：万元</w:t>
      </w:r>
      <w:bookmarkEnd w:id="3"/>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3819"/>
        <w:gridCol w:w="1429"/>
        <w:gridCol w:w="1667"/>
        <w:gridCol w:w="1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top w:val="single" w:color="auto" w:sz="12" w:space="0"/>
              <w:left w:val="single" w:color="auto" w:sz="12" w:space="0"/>
            </w:tcBorders>
            <w:vAlign w:val="center"/>
          </w:tcPr>
          <w:p>
            <w:pPr>
              <w:spacing w:line="440" w:lineRule="exact"/>
              <w:jc w:val="center"/>
              <w:rPr>
                <w:b/>
                <w:sz w:val="22"/>
                <w:szCs w:val="24"/>
              </w:rPr>
            </w:pPr>
            <w:r>
              <w:rPr>
                <w:b/>
                <w:sz w:val="22"/>
                <w:szCs w:val="24"/>
              </w:rPr>
              <w:t>序号</w:t>
            </w:r>
          </w:p>
        </w:tc>
        <w:tc>
          <w:tcPr>
            <w:tcW w:w="3819" w:type="dxa"/>
            <w:tcBorders>
              <w:top w:val="single" w:color="auto" w:sz="12" w:space="0"/>
            </w:tcBorders>
            <w:vAlign w:val="center"/>
          </w:tcPr>
          <w:p>
            <w:pPr>
              <w:spacing w:line="440" w:lineRule="exact"/>
              <w:jc w:val="center"/>
              <w:rPr>
                <w:b/>
                <w:sz w:val="22"/>
                <w:szCs w:val="24"/>
              </w:rPr>
            </w:pPr>
            <w:r>
              <w:rPr>
                <w:b/>
                <w:sz w:val="22"/>
                <w:szCs w:val="24"/>
              </w:rPr>
              <w:t>经费支出类别</w:t>
            </w:r>
          </w:p>
        </w:tc>
        <w:tc>
          <w:tcPr>
            <w:tcW w:w="1429" w:type="dxa"/>
            <w:tcBorders>
              <w:top w:val="single" w:color="auto" w:sz="12" w:space="0"/>
            </w:tcBorders>
            <w:vAlign w:val="center"/>
          </w:tcPr>
          <w:p>
            <w:pPr>
              <w:spacing w:line="440" w:lineRule="exact"/>
              <w:jc w:val="center"/>
              <w:rPr>
                <w:b/>
                <w:sz w:val="22"/>
                <w:szCs w:val="24"/>
              </w:rPr>
            </w:pPr>
            <w:r>
              <w:rPr>
                <w:b/>
                <w:sz w:val="22"/>
                <w:szCs w:val="24"/>
              </w:rPr>
              <w:t>市财政</w:t>
            </w:r>
          </w:p>
          <w:p>
            <w:pPr>
              <w:spacing w:line="440" w:lineRule="exact"/>
              <w:jc w:val="center"/>
              <w:rPr>
                <w:b/>
                <w:sz w:val="22"/>
                <w:szCs w:val="24"/>
              </w:rPr>
            </w:pPr>
            <w:r>
              <w:rPr>
                <w:b/>
                <w:sz w:val="22"/>
                <w:szCs w:val="24"/>
              </w:rPr>
              <w:t>资助申请额</w:t>
            </w:r>
          </w:p>
        </w:tc>
        <w:tc>
          <w:tcPr>
            <w:tcW w:w="1667" w:type="dxa"/>
            <w:tcBorders>
              <w:top w:val="single" w:color="auto" w:sz="12" w:space="0"/>
            </w:tcBorders>
            <w:vAlign w:val="center"/>
          </w:tcPr>
          <w:p>
            <w:pPr>
              <w:spacing w:line="440" w:lineRule="exact"/>
              <w:jc w:val="center"/>
              <w:rPr>
                <w:b/>
                <w:sz w:val="22"/>
                <w:szCs w:val="24"/>
              </w:rPr>
            </w:pPr>
            <w:r>
              <w:rPr>
                <w:b/>
                <w:sz w:val="22"/>
                <w:szCs w:val="24"/>
              </w:rPr>
              <w:t>申请单位</w:t>
            </w:r>
          </w:p>
          <w:p>
            <w:pPr>
              <w:spacing w:line="440" w:lineRule="exact"/>
              <w:jc w:val="center"/>
              <w:rPr>
                <w:b/>
                <w:sz w:val="22"/>
                <w:szCs w:val="24"/>
              </w:rPr>
            </w:pPr>
            <w:r>
              <w:rPr>
                <w:b/>
                <w:sz w:val="22"/>
                <w:szCs w:val="24"/>
              </w:rPr>
              <w:t>自筹经费</w:t>
            </w:r>
          </w:p>
        </w:tc>
        <w:tc>
          <w:tcPr>
            <w:tcW w:w="1311" w:type="dxa"/>
            <w:tcBorders>
              <w:top w:val="single" w:color="auto" w:sz="12" w:space="0"/>
              <w:right w:val="single" w:color="auto" w:sz="12" w:space="0"/>
            </w:tcBorders>
            <w:vAlign w:val="center"/>
          </w:tcPr>
          <w:p>
            <w:pPr>
              <w:spacing w:line="440" w:lineRule="exact"/>
              <w:jc w:val="center"/>
              <w:rPr>
                <w:b/>
                <w:sz w:val="22"/>
                <w:szCs w:val="24"/>
              </w:rPr>
            </w:pPr>
            <w:r>
              <w:rPr>
                <w:b/>
                <w:sz w:val="22"/>
                <w:szCs w:val="24"/>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25" w:type="dxa"/>
            <w:gridSpan w:val="2"/>
            <w:tcBorders>
              <w:left w:val="single" w:color="auto" w:sz="12" w:space="0"/>
            </w:tcBorders>
            <w:vAlign w:val="center"/>
          </w:tcPr>
          <w:p>
            <w:pPr>
              <w:spacing w:line="440" w:lineRule="exact"/>
              <w:rPr>
                <w:b/>
                <w:sz w:val="22"/>
                <w:szCs w:val="24"/>
              </w:rPr>
            </w:pPr>
            <w:r>
              <w:rPr>
                <w:b/>
                <w:sz w:val="22"/>
                <w:szCs w:val="24"/>
              </w:rPr>
              <w:t>合计（直接费用+间接费用）</w:t>
            </w:r>
          </w:p>
        </w:tc>
        <w:tc>
          <w:tcPr>
            <w:tcW w:w="1429" w:type="dxa"/>
            <w:vAlign w:val="center"/>
          </w:tcPr>
          <w:p>
            <w:pPr>
              <w:jc w:val="center"/>
              <w:rPr>
                <w:sz w:val="22"/>
                <w:szCs w:val="24"/>
              </w:rPr>
            </w:pPr>
            <w:r>
              <w:t>50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25" w:type="dxa"/>
            <w:gridSpan w:val="2"/>
            <w:tcBorders>
              <w:left w:val="single" w:color="auto" w:sz="12" w:space="0"/>
            </w:tcBorders>
            <w:vAlign w:val="center"/>
          </w:tcPr>
          <w:p>
            <w:pPr>
              <w:spacing w:line="440" w:lineRule="exact"/>
              <w:rPr>
                <w:sz w:val="22"/>
                <w:szCs w:val="24"/>
              </w:rPr>
            </w:pPr>
            <w:r>
              <w:rPr>
                <w:b/>
                <w:sz w:val="22"/>
                <w:szCs w:val="24"/>
              </w:rPr>
              <w:t>一、直接费用</w:t>
            </w:r>
          </w:p>
        </w:tc>
        <w:tc>
          <w:tcPr>
            <w:tcW w:w="1429" w:type="dxa"/>
            <w:vAlign w:val="center"/>
          </w:tcPr>
          <w:p>
            <w:pPr>
              <w:jc w:val="center"/>
              <w:rPr>
                <w:sz w:val="22"/>
                <w:szCs w:val="24"/>
              </w:rPr>
            </w:pPr>
          </w:p>
        </w:tc>
        <w:tc>
          <w:tcPr>
            <w:tcW w:w="1667" w:type="dxa"/>
            <w:vAlign w:val="center"/>
          </w:tcPr>
          <w:p>
            <w:pPr>
              <w:jc w:val="center"/>
              <w:rPr>
                <w:sz w:val="22"/>
                <w:szCs w:val="24"/>
              </w:rPr>
            </w:pPr>
          </w:p>
        </w:tc>
        <w:tc>
          <w:tcPr>
            <w:tcW w:w="1311" w:type="dxa"/>
            <w:tcBorders>
              <w:right w:val="single" w:color="auto" w:sz="12" w:space="0"/>
            </w:tcBorders>
            <w:vAlign w:val="center"/>
          </w:tcPr>
          <w:p>
            <w:pPr>
              <w:jc w:val="center"/>
              <w:rPr>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r>
              <w:rPr>
                <w:sz w:val="22"/>
                <w:szCs w:val="24"/>
              </w:rPr>
              <w:t>01</w:t>
            </w:r>
          </w:p>
        </w:tc>
        <w:tc>
          <w:tcPr>
            <w:tcW w:w="3819" w:type="dxa"/>
          </w:tcPr>
          <w:p>
            <w:pPr>
              <w:spacing w:line="440" w:lineRule="exact"/>
              <w:rPr>
                <w:sz w:val="22"/>
                <w:szCs w:val="24"/>
              </w:rPr>
            </w:pPr>
          </w:p>
        </w:tc>
        <w:tc>
          <w:tcPr>
            <w:tcW w:w="1429" w:type="dxa"/>
            <w:vAlign w:val="center"/>
          </w:tcPr>
          <w:p>
            <w:pPr>
              <w:jc w:val="center"/>
              <w:rPr>
                <w:sz w:val="22"/>
                <w:szCs w:val="24"/>
              </w:rPr>
            </w:pPr>
          </w:p>
        </w:tc>
        <w:tc>
          <w:tcPr>
            <w:tcW w:w="1667" w:type="dxa"/>
            <w:vAlign w:val="center"/>
          </w:tcPr>
          <w:p>
            <w:pPr>
              <w:jc w:val="center"/>
              <w:rPr>
                <w:sz w:val="22"/>
                <w:szCs w:val="24"/>
              </w:rPr>
            </w:pPr>
          </w:p>
        </w:tc>
        <w:tc>
          <w:tcPr>
            <w:tcW w:w="1311" w:type="dxa"/>
            <w:tcBorders>
              <w:right w:val="single" w:color="auto" w:sz="12" w:space="0"/>
            </w:tcBorders>
            <w:vAlign w:val="center"/>
          </w:tcPr>
          <w:p>
            <w:pPr>
              <w:jc w:val="center"/>
              <w:rPr>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p>
        </w:tc>
        <w:tc>
          <w:tcPr>
            <w:tcW w:w="3819" w:type="dxa"/>
          </w:tcPr>
          <w:p>
            <w:pPr>
              <w:spacing w:line="440" w:lineRule="exact"/>
              <w:ind w:firstLine="420" w:firstLineChars="200"/>
              <w:rPr>
                <w:sz w:val="22"/>
                <w:szCs w:val="24"/>
              </w:rPr>
            </w:pPr>
            <w:r>
              <w:t>0</w:t>
            </w:r>
          </w:p>
        </w:tc>
        <w:tc>
          <w:tcPr>
            <w:tcW w:w="1429" w:type="dxa"/>
            <w:vAlign w:val="center"/>
          </w:tcPr>
          <w:p>
            <w:pPr>
              <w:jc w:val="center"/>
              <w:rPr>
                <w:sz w:val="22"/>
                <w:szCs w:val="24"/>
              </w:rPr>
            </w:pPr>
            <w:r>
              <w:t>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p>
        </w:tc>
        <w:tc>
          <w:tcPr>
            <w:tcW w:w="3819" w:type="dxa"/>
          </w:tcPr>
          <w:p>
            <w:pPr>
              <w:spacing w:line="440" w:lineRule="exact"/>
              <w:ind w:firstLine="420" w:firstLineChars="200"/>
              <w:rPr>
                <w:sz w:val="22"/>
                <w:szCs w:val="24"/>
              </w:rPr>
            </w:pPr>
            <w:r>
              <w:t>0</w:t>
            </w:r>
          </w:p>
        </w:tc>
        <w:tc>
          <w:tcPr>
            <w:tcW w:w="1429" w:type="dxa"/>
            <w:vAlign w:val="center"/>
          </w:tcPr>
          <w:p>
            <w:pPr>
              <w:jc w:val="center"/>
              <w:rPr>
                <w:sz w:val="22"/>
                <w:szCs w:val="24"/>
              </w:rPr>
            </w:pPr>
            <w:r>
              <w:t>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p>
        </w:tc>
        <w:tc>
          <w:tcPr>
            <w:tcW w:w="3819" w:type="dxa"/>
          </w:tcPr>
          <w:p>
            <w:pPr>
              <w:spacing w:line="440" w:lineRule="exact"/>
              <w:ind w:firstLine="420" w:firstLineChars="200"/>
              <w:rPr>
                <w:sz w:val="22"/>
                <w:szCs w:val="24"/>
              </w:rPr>
            </w:pPr>
            <w:r>
              <w:t>0</w:t>
            </w:r>
          </w:p>
        </w:tc>
        <w:tc>
          <w:tcPr>
            <w:tcW w:w="1429" w:type="dxa"/>
            <w:vAlign w:val="center"/>
          </w:tcPr>
          <w:p>
            <w:pPr>
              <w:jc w:val="center"/>
              <w:rPr>
                <w:sz w:val="22"/>
                <w:szCs w:val="24"/>
              </w:rPr>
            </w:pPr>
            <w:r>
              <w:t>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r>
              <w:rPr>
                <w:sz w:val="22"/>
                <w:szCs w:val="24"/>
              </w:rPr>
              <w:t>02</w:t>
            </w:r>
          </w:p>
        </w:tc>
        <w:tc>
          <w:tcPr>
            <w:tcW w:w="3819" w:type="dxa"/>
          </w:tcPr>
          <w:p>
            <w:pPr>
              <w:rPr>
                <w:sz w:val="22"/>
                <w:szCs w:val="24"/>
              </w:rPr>
            </w:pPr>
            <w:r>
              <w:t>20</w:t>
            </w:r>
          </w:p>
        </w:tc>
        <w:tc>
          <w:tcPr>
            <w:tcW w:w="1429" w:type="dxa"/>
            <w:vAlign w:val="center"/>
          </w:tcPr>
          <w:p>
            <w:pPr>
              <w:jc w:val="center"/>
              <w:rPr>
                <w:sz w:val="22"/>
                <w:szCs w:val="24"/>
              </w:rPr>
            </w:pPr>
            <w:r>
              <w:t>0</w:t>
            </w:r>
          </w:p>
        </w:tc>
        <w:tc>
          <w:tcPr>
            <w:tcW w:w="1667" w:type="dxa"/>
            <w:vAlign w:val="center"/>
          </w:tcPr>
          <w:p>
            <w:pPr>
              <w:jc w:val="center"/>
              <w:rPr>
                <w:sz w:val="22"/>
                <w:szCs w:val="24"/>
              </w:rPr>
            </w:pPr>
            <w:r>
              <w:t>20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r>
              <w:rPr>
                <w:sz w:val="22"/>
                <w:szCs w:val="24"/>
              </w:rPr>
              <w:t>03</w:t>
            </w:r>
          </w:p>
        </w:tc>
        <w:tc>
          <w:tcPr>
            <w:tcW w:w="3819" w:type="dxa"/>
          </w:tcPr>
          <w:p>
            <w:pPr>
              <w:rPr>
                <w:sz w:val="22"/>
                <w:szCs w:val="24"/>
              </w:rPr>
            </w:pPr>
            <w:r>
              <w:t>14</w:t>
            </w:r>
          </w:p>
        </w:tc>
        <w:tc>
          <w:tcPr>
            <w:tcW w:w="1429" w:type="dxa"/>
            <w:vAlign w:val="center"/>
          </w:tcPr>
          <w:p>
            <w:pPr>
              <w:jc w:val="center"/>
              <w:rPr>
                <w:sz w:val="22"/>
                <w:szCs w:val="24"/>
              </w:rPr>
            </w:pPr>
            <w:r>
              <w:t>0</w:t>
            </w:r>
          </w:p>
        </w:tc>
        <w:tc>
          <w:tcPr>
            <w:tcW w:w="1667" w:type="dxa"/>
            <w:vAlign w:val="center"/>
          </w:tcPr>
          <w:p>
            <w:pPr>
              <w:jc w:val="center"/>
              <w:rPr>
                <w:sz w:val="22"/>
                <w:szCs w:val="24"/>
              </w:rPr>
            </w:pPr>
            <w:r>
              <w:t>14</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r>
              <w:rPr>
                <w:sz w:val="22"/>
                <w:szCs w:val="24"/>
              </w:rPr>
              <w:t>04</w:t>
            </w:r>
          </w:p>
        </w:tc>
        <w:tc>
          <w:tcPr>
            <w:tcW w:w="3819" w:type="dxa"/>
          </w:tcPr>
          <w:p>
            <w:pPr>
              <w:rPr>
                <w:sz w:val="22"/>
                <w:szCs w:val="24"/>
              </w:rPr>
            </w:pPr>
            <w:r>
              <w:t>10</w:t>
            </w:r>
          </w:p>
        </w:tc>
        <w:tc>
          <w:tcPr>
            <w:tcW w:w="1429" w:type="dxa"/>
            <w:vAlign w:val="center"/>
          </w:tcPr>
          <w:p>
            <w:pPr>
              <w:jc w:val="center"/>
              <w:rPr>
                <w:sz w:val="22"/>
                <w:szCs w:val="24"/>
              </w:rPr>
            </w:pPr>
            <w:r>
              <w:t>0</w:t>
            </w:r>
          </w:p>
        </w:tc>
        <w:tc>
          <w:tcPr>
            <w:tcW w:w="1667" w:type="dxa"/>
            <w:vAlign w:val="center"/>
          </w:tcPr>
          <w:p>
            <w:pPr>
              <w:jc w:val="center"/>
              <w:rPr>
                <w:sz w:val="22"/>
                <w:szCs w:val="24"/>
              </w:rPr>
            </w:pPr>
            <w:r>
              <w:t>10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25" w:type="dxa"/>
            <w:gridSpan w:val="2"/>
            <w:tcBorders>
              <w:left w:val="single" w:color="auto" w:sz="12" w:space="0"/>
            </w:tcBorders>
            <w:vAlign w:val="center"/>
          </w:tcPr>
          <w:p>
            <w:pPr>
              <w:spacing w:line="440" w:lineRule="exact"/>
              <w:rPr>
                <w:b/>
                <w:sz w:val="22"/>
                <w:szCs w:val="24"/>
              </w:rPr>
            </w:pPr>
            <w:r>
              <w:rPr>
                <w:b/>
                <w:sz w:val="22"/>
                <w:szCs w:val="24"/>
              </w:rPr>
              <w:t>二、间接费用</w:t>
            </w:r>
          </w:p>
        </w:tc>
        <w:tc>
          <w:tcPr>
            <w:tcW w:w="1429" w:type="dxa"/>
            <w:vAlign w:val="center"/>
          </w:tcPr>
          <w:p>
            <w:pPr>
              <w:jc w:val="center"/>
              <w:rPr>
                <w:sz w:val="22"/>
                <w:szCs w:val="24"/>
              </w:rPr>
            </w:pPr>
          </w:p>
        </w:tc>
        <w:tc>
          <w:tcPr>
            <w:tcW w:w="1667" w:type="dxa"/>
            <w:vAlign w:val="center"/>
          </w:tcPr>
          <w:p>
            <w:pPr>
              <w:jc w:val="center"/>
              <w:rPr>
                <w:sz w:val="22"/>
                <w:szCs w:val="24"/>
              </w:rPr>
            </w:pPr>
          </w:p>
        </w:tc>
        <w:tc>
          <w:tcPr>
            <w:tcW w:w="1311" w:type="dxa"/>
            <w:tcBorders>
              <w:right w:val="single" w:color="auto" w:sz="12" w:space="0"/>
            </w:tcBorders>
            <w:vAlign w:val="center"/>
          </w:tcPr>
          <w:p>
            <w:pPr>
              <w:jc w:val="center"/>
              <w:rPr>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r>
              <w:rPr>
                <w:sz w:val="22"/>
                <w:szCs w:val="24"/>
              </w:rPr>
              <w:t>01</w:t>
            </w:r>
          </w:p>
        </w:tc>
        <w:tc>
          <w:tcPr>
            <w:tcW w:w="3819" w:type="dxa"/>
            <w:vAlign w:val="center"/>
          </w:tcPr>
          <w:p>
            <w:pPr>
              <w:rPr>
                <w:sz w:val="22"/>
                <w:szCs w:val="24"/>
              </w:rPr>
            </w:pPr>
            <w:r>
              <w:rPr>
                <w:sz w:val="22"/>
                <w:szCs w:val="24"/>
              </w:rPr>
              <w:t>单位水电气暖等消耗</w:t>
            </w:r>
          </w:p>
        </w:tc>
        <w:tc>
          <w:tcPr>
            <w:tcW w:w="1429" w:type="dxa"/>
            <w:vAlign w:val="center"/>
          </w:tcPr>
          <w:p>
            <w:pPr>
              <w:jc w:val="center"/>
              <w:rPr>
                <w:sz w:val="22"/>
                <w:szCs w:val="24"/>
              </w:rPr>
            </w:pPr>
            <w:r>
              <w:rPr>
                <w:sz w:val="22"/>
                <w:szCs w:val="24"/>
              </w:rPr>
              <w:t>0</w:t>
            </w:r>
          </w:p>
        </w:tc>
        <w:tc>
          <w:tcPr>
            <w:tcW w:w="1667" w:type="dxa"/>
            <w:vAlign w:val="center"/>
          </w:tcPr>
          <w:p>
            <w:pPr>
              <w:jc w:val="center"/>
              <w:rPr>
                <w:sz w:val="22"/>
                <w:szCs w:val="24"/>
              </w:rPr>
            </w:pPr>
            <w:r>
              <w:rPr>
                <w:sz w:val="22"/>
                <w:szCs w:val="24"/>
              </w:rPr>
              <w:t>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tcBorders>
            <w:vAlign w:val="center"/>
          </w:tcPr>
          <w:p>
            <w:pPr>
              <w:spacing w:line="440" w:lineRule="exact"/>
              <w:jc w:val="center"/>
              <w:rPr>
                <w:sz w:val="22"/>
                <w:szCs w:val="24"/>
              </w:rPr>
            </w:pPr>
            <w:r>
              <w:rPr>
                <w:sz w:val="22"/>
                <w:szCs w:val="24"/>
              </w:rPr>
              <w:t>02</w:t>
            </w:r>
          </w:p>
        </w:tc>
        <w:tc>
          <w:tcPr>
            <w:tcW w:w="3819" w:type="dxa"/>
            <w:vAlign w:val="center"/>
          </w:tcPr>
          <w:p>
            <w:pPr>
              <w:rPr>
                <w:sz w:val="22"/>
                <w:szCs w:val="24"/>
              </w:rPr>
            </w:pPr>
            <w:r>
              <w:rPr>
                <w:sz w:val="22"/>
                <w:szCs w:val="24"/>
              </w:rPr>
              <w:t>管理费用补助支出</w:t>
            </w:r>
          </w:p>
        </w:tc>
        <w:tc>
          <w:tcPr>
            <w:tcW w:w="1429" w:type="dxa"/>
            <w:vAlign w:val="center"/>
          </w:tcPr>
          <w:p>
            <w:pPr>
              <w:jc w:val="center"/>
              <w:rPr>
                <w:sz w:val="22"/>
                <w:szCs w:val="24"/>
              </w:rPr>
            </w:pPr>
            <w:r>
              <w:rPr>
                <w:sz w:val="22"/>
                <w:szCs w:val="24"/>
              </w:rPr>
              <w:t>0</w:t>
            </w:r>
          </w:p>
        </w:tc>
        <w:tc>
          <w:tcPr>
            <w:tcW w:w="1667" w:type="dxa"/>
            <w:vAlign w:val="center"/>
          </w:tcPr>
          <w:p>
            <w:pPr>
              <w:jc w:val="center"/>
              <w:rPr>
                <w:sz w:val="22"/>
                <w:szCs w:val="24"/>
              </w:rPr>
            </w:pPr>
            <w:r>
              <w:rPr>
                <w:sz w:val="22"/>
                <w:szCs w:val="24"/>
              </w:rPr>
              <w:t>0</w:t>
            </w:r>
          </w:p>
        </w:tc>
        <w:tc>
          <w:tcPr>
            <w:tcW w:w="1311" w:type="dxa"/>
            <w:tcBorders>
              <w:right w:val="single" w:color="auto" w:sz="12" w:space="0"/>
            </w:tcBorders>
            <w:vAlign w:val="center"/>
          </w:tcPr>
          <w:p>
            <w:pPr>
              <w:jc w:val="center"/>
              <w:rPr>
                <w:sz w:val="22"/>
                <w:szCs w:val="24"/>
              </w:rPr>
            </w:pPr>
            <w:r>
              <w:rPr>
                <w:sz w:val="22"/>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 w:type="dxa"/>
            <w:tcBorders>
              <w:left w:val="single" w:color="auto" w:sz="12" w:space="0"/>
              <w:bottom w:val="single" w:color="auto" w:sz="12" w:space="0"/>
            </w:tcBorders>
            <w:vAlign w:val="center"/>
          </w:tcPr>
          <w:p>
            <w:pPr>
              <w:spacing w:line="440" w:lineRule="exact"/>
              <w:jc w:val="center"/>
              <w:rPr>
                <w:sz w:val="22"/>
                <w:szCs w:val="24"/>
              </w:rPr>
            </w:pPr>
            <w:r>
              <w:rPr>
                <w:sz w:val="22"/>
                <w:szCs w:val="24"/>
              </w:rPr>
              <w:t>03</w:t>
            </w:r>
          </w:p>
        </w:tc>
        <w:tc>
          <w:tcPr>
            <w:tcW w:w="3819" w:type="dxa"/>
            <w:tcBorders>
              <w:bottom w:val="single" w:color="auto" w:sz="12" w:space="0"/>
            </w:tcBorders>
            <w:vAlign w:val="center"/>
          </w:tcPr>
          <w:p>
            <w:pPr>
              <w:rPr>
                <w:sz w:val="22"/>
                <w:szCs w:val="24"/>
              </w:rPr>
            </w:pPr>
            <w:r>
              <w:rPr>
                <w:sz w:val="22"/>
                <w:szCs w:val="24"/>
              </w:rPr>
              <w:t>绩效支出</w:t>
            </w:r>
          </w:p>
        </w:tc>
        <w:tc>
          <w:tcPr>
            <w:tcW w:w="1429" w:type="dxa"/>
            <w:tcBorders>
              <w:bottom w:val="single" w:color="auto" w:sz="12" w:space="0"/>
            </w:tcBorders>
            <w:vAlign w:val="center"/>
          </w:tcPr>
          <w:p>
            <w:pPr>
              <w:jc w:val="center"/>
              <w:rPr>
                <w:sz w:val="22"/>
                <w:szCs w:val="24"/>
              </w:rPr>
            </w:pPr>
            <w:r>
              <w:rPr>
                <w:sz w:val="22"/>
                <w:szCs w:val="24"/>
              </w:rPr>
              <w:t>0</w:t>
            </w:r>
          </w:p>
        </w:tc>
        <w:tc>
          <w:tcPr>
            <w:tcW w:w="1667" w:type="dxa"/>
            <w:tcBorders>
              <w:bottom w:val="single" w:color="auto" w:sz="12" w:space="0"/>
            </w:tcBorders>
            <w:vAlign w:val="center"/>
          </w:tcPr>
          <w:p>
            <w:pPr>
              <w:jc w:val="center"/>
              <w:rPr>
                <w:sz w:val="22"/>
                <w:szCs w:val="24"/>
              </w:rPr>
            </w:pPr>
            <w:r>
              <w:rPr>
                <w:sz w:val="22"/>
                <w:szCs w:val="24"/>
              </w:rPr>
              <w:t>0</w:t>
            </w:r>
          </w:p>
        </w:tc>
        <w:tc>
          <w:tcPr>
            <w:tcW w:w="1311" w:type="dxa"/>
            <w:tcBorders>
              <w:bottom w:val="single" w:color="auto" w:sz="12" w:space="0"/>
              <w:right w:val="single" w:color="auto" w:sz="12" w:space="0"/>
            </w:tcBorders>
            <w:vAlign w:val="center"/>
          </w:tcPr>
          <w:p>
            <w:pPr>
              <w:jc w:val="center"/>
              <w:rPr>
                <w:sz w:val="22"/>
                <w:szCs w:val="24"/>
              </w:rPr>
            </w:pPr>
            <w:r>
              <w:rPr>
                <w:sz w:val="22"/>
                <w:szCs w:val="24"/>
              </w:rPr>
              <w:t>0</w:t>
            </w:r>
          </w:p>
        </w:tc>
      </w:tr>
      <w:bookmarkEnd w:id="2"/>
    </w:tbl>
    <w:p>
      <w:pPr>
        <w:pStyle w:val="2"/>
        <w:spacing w:before="240" w:after="0" w:line="360" w:lineRule="auto"/>
        <w:rPr>
          <w:rFonts w:eastAsia="黑体"/>
          <w:sz w:val="28"/>
          <w:szCs w:val="28"/>
        </w:rPr>
      </w:pPr>
      <w:r>
        <w:rPr>
          <w:rFonts w:eastAsia="黑体"/>
          <w:sz w:val="28"/>
          <w:szCs w:val="28"/>
        </w:rPr>
        <w:t>七、现有工作基础和条件</w:t>
      </w:r>
    </w:p>
    <w:p>
      <w:pPr>
        <w:pStyle w:val="3"/>
        <w:spacing w:before="240" w:after="120" w:line="360" w:lineRule="auto"/>
        <w:rPr>
          <w:rFonts w:ascii="Times New Roman" w:hAnsi="Times New Roman" w:eastAsia="黑体"/>
          <w:sz w:val="28"/>
        </w:rPr>
      </w:pPr>
      <w:r>
        <w:rPr>
          <w:rFonts w:ascii="Times New Roman" w:hAnsi="Times New Roman" w:eastAsia="黑体"/>
          <w:sz w:val="28"/>
        </w:rPr>
        <w:t>7.1 项目研究工作基础</w:t>
      </w:r>
    </w:p>
    <w:p>
      <w:pPr>
        <w:pStyle w:val="4"/>
        <w:spacing w:before="240" w:after="120" w:line="360" w:lineRule="auto"/>
        <w:rPr>
          <w:rFonts w:eastAsia="黑体"/>
          <w:sz w:val="24"/>
          <w:szCs w:val="24"/>
        </w:rPr>
      </w:pPr>
      <w:r>
        <w:rPr>
          <w:rFonts w:eastAsia="黑体"/>
          <w:sz w:val="24"/>
          <w:szCs w:val="24"/>
        </w:rPr>
        <w:t>7.1.1 项目团队实验室介绍</w:t>
      </w:r>
    </w:p>
    <w:p>
      <w:pPr>
        <w:adjustRightInd w:val="0"/>
        <w:snapToGrid w:val="0"/>
        <w:spacing w:line="360" w:lineRule="auto"/>
        <w:ind w:firstLine="420"/>
        <w:rPr>
          <w:sz w:val="24"/>
          <w:szCs w:val="24"/>
        </w:rPr>
      </w:pPr>
      <w:r>
        <w:rPr>
          <w:sz w:val="24"/>
          <w:szCs w:val="24"/>
        </w:rPr>
        <w:t>本项目将依托清华大学深圳国际研究生院先进传感器件与集成系统重点实验室技术、设备、团队等资源，该实验室团队共有44人，其中教授2人、副教授3人、讲师及博士后5人，在培研究生34人（3名博士生，31名硕士生）。实验室组建至今，团队已培养30余名优秀毕业生，包括3名博士和30余名硕士。已发表高水平论文超过45篇，其中包括23篇SCI收录论文和22篇EI收录的论文。此外，团队申请专利20余项，内容涉及传感器件、通信系统、CMOS工艺及片上信息处理系统等领域。实验室以服务先进传感领域的国家重大战略需求、探索微电子科学与技术领域前沿重要学术问题为自主创新研究的重点，以培养拔尖创新人才为核心，面向环境、工业、汽车、交通、军事、安全、健康、医疗、消费电子等领域，研究和开发新型高性能先进传感器件和应用系统，在新型微纳米材料、创新性器件和集成系统技术等方面开展具有国际影响力的工作。</w:t>
      </w:r>
    </w:p>
    <w:p>
      <w:pPr>
        <w:adjustRightInd w:val="0"/>
        <w:snapToGrid w:val="0"/>
        <w:spacing w:line="360" w:lineRule="auto"/>
        <w:ind w:firstLine="420"/>
        <w:rPr>
          <w:sz w:val="24"/>
          <w:szCs w:val="24"/>
        </w:rPr>
      </w:pPr>
      <w:r>
        <w:rPr>
          <w:sz w:val="24"/>
          <w:szCs w:val="24"/>
        </w:rPr>
        <w:t>实验室团队与意法半导体深圳研发中心、亚太区总部有长达12年的合作，双方在MEMS传感器及其应用、通信系统、室内外定位辅助系统等方面开展科研和产业合作；团队与桑达电子集团签署了战略合作协议，共同在电子产品生产、研发方面开展项目和作；团队与深圳国民技术、华北工控、迈瑞等知名企业开展了多种形式的科研合作，并签署了横向合作项目。此外，项目组与SmartSens美国研发中心资深专家也保持着良好的沟通和合作，和美国爱荷华州立大学传感器件研究中心有良好的沟通，能够进一步为本项目的国际化合作和成果推广提供良好的基础条件，促进成果在国际同行中的影响力和产业合作高度。</w:t>
      </w:r>
    </w:p>
    <w:p>
      <w:pPr>
        <w:pStyle w:val="4"/>
        <w:spacing w:before="240" w:after="120" w:line="360" w:lineRule="auto"/>
        <w:rPr>
          <w:rFonts w:eastAsia="黑体"/>
          <w:sz w:val="24"/>
          <w:szCs w:val="24"/>
        </w:rPr>
      </w:pPr>
      <w:r>
        <w:rPr>
          <w:rFonts w:eastAsia="黑体"/>
          <w:sz w:val="24"/>
          <w:szCs w:val="24"/>
        </w:rPr>
        <w:t>7.1.2 团队前期研发成果</w:t>
      </w:r>
    </w:p>
    <w:p>
      <w:pPr>
        <w:widowControl/>
        <w:snapToGrid w:val="0"/>
        <w:spacing w:line="360" w:lineRule="auto"/>
        <w:ind w:firstLine="480" w:firstLineChars="200"/>
        <w:jc w:val="left"/>
        <w:rPr>
          <w:sz w:val="24"/>
          <w:szCs w:val="24"/>
        </w:rPr>
      </w:pPr>
      <w:r>
        <w:rPr>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widowControl/>
        <w:snapToGrid w:val="0"/>
        <w:spacing w:line="360" w:lineRule="auto"/>
        <w:ind w:firstLine="480" w:firstLineChars="200"/>
        <w:jc w:val="left"/>
        <w:rPr>
          <w:sz w:val="24"/>
          <w:szCs w:val="24"/>
        </w:rPr>
      </w:pPr>
      <w:r>
        <w:rPr>
          <w:sz w:val="24"/>
          <w:szCs w:val="24"/>
        </w:rPr>
        <w:t>2018年6月，由清华大学深圳国际研究生院先进传感器件与集成系统重点实验室团队参与发起成立协作物联网产业技术创新联盟CIOTA。目前已签联盟成员38家，联盟包含了国内多家高校和一大批优秀科技企业。联盟重点开展协作物联网产业关键技术的攻关与开发，力争在物联网设备中实现最广泛的数据共享与通信协作，从嵌入式节点操作系统(eNDOS)、通信及控制芯片、模组、设备和业务服务等多层次开展产业协作，各方致力于基于本地协作及云端协作技术推动物联网产业链相关技术和产品的研发、制造、推广、服务，从而推进我国物联网有序健康发展。联盟建立了技术、人才、项目合作交流机制，推动创新资源开放共享，形成面向全社会开放协同的创新网络。</w:t>
      </w:r>
    </w:p>
    <w:p>
      <w:pPr>
        <w:pStyle w:val="4"/>
        <w:spacing w:before="240" w:after="120" w:line="360" w:lineRule="auto"/>
        <w:rPr>
          <w:rFonts w:eastAsia="黑体"/>
          <w:sz w:val="24"/>
          <w:szCs w:val="24"/>
        </w:rPr>
      </w:pPr>
      <w:r>
        <w:rPr>
          <w:rFonts w:eastAsia="黑体"/>
          <w:sz w:val="24"/>
          <w:szCs w:val="24"/>
        </w:rPr>
        <w:t>7.1.3 仪器设备情况说明</w:t>
      </w:r>
    </w:p>
    <w:p>
      <w:pPr>
        <w:spacing w:line="360" w:lineRule="auto"/>
        <w:ind w:firstLine="420"/>
        <w:rPr>
          <w:sz w:val="24"/>
          <w:szCs w:val="24"/>
        </w:rPr>
      </w:pPr>
      <w:r>
        <w:rPr>
          <w:sz w:val="24"/>
          <w:szCs w:val="24"/>
        </w:rPr>
        <w:t>本项目所属团队实验室能够为本项目的开展提供充分的实验条件和相应的仪器设备支撑。应用中的仪器设备有高速示波器、频谱仪、网络分析仪、噪声指数分析仪、SUN880服务器以及ARM开发系统、40G采样速率示波器/频谱仪等高性能调试设备，能够为后续项目开发提供充足的实验室环境。在此基础上，采购了面向器件测试的半导体测试仪和设备，能够用于本项目的测试和演示系统开发工作。</w:t>
      </w:r>
    </w:p>
    <w:p>
      <w:pPr>
        <w:spacing w:line="360" w:lineRule="auto"/>
        <w:ind w:firstLine="420"/>
        <w:rPr>
          <w:sz w:val="24"/>
          <w:szCs w:val="24"/>
        </w:rPr>
      </w:pPr>
      <w:r>
        <w:rPr>
          <w:sz w:val="24"/>
          <w:szCs w:val="24"/>
        </w:rPr>
        <w:t>主要设备及开发环境介绍如下：</w:t>
      </w:r>
    </w:p>
    <w:p>
      <w:pPr>
        <w:spacing w:line="360" w:lineRule="auto"/>
        <w:ind w:firstLine="480" w:firstLineChars="200"/>
        <w:rPr>
          <w:sz w:val="24"/>
          <w:szCs w:val="24"/>
        </w:rPr>
      </w:pPr>
      <w:r>
        <w:rPr>
          <w:sz w:val="24"/>
          <w:szCs w:val="24"/>
        </w:rPr>
        <w:t>1）半导体测试仪：型号4200-SCS，用于实验室级的器件直流参数测试、实时绘图与分析，具有高精度和亚fA级的分辨率。它用户可以更快地开始分析测试结果。其它一些特征使得应力测量功能能够满足各种可靠性测试的需求。</w:t>
      </w:r>
    </w:p>
    <w:p>
      <w:pPr>
        <w:spacing w:line="360" w:lineRule="auto"/>
        <w:ind w:firstLine="480" w:firstLineChars="200"/>
        <w:rPr>
          <w:sz w:val="24"/>
          <w:szCs w:val="24"/>
        </w:rPr>
      </w:pPr>
      <w:r>
        <w:rPr>
          <w:sz w:val="24"/>
          <w:szCs w:val="24"/>
        </w:rPr>
        <w:t>2）低温真空探针：型号CG-196，用于测试半导体器件的电学特性，主要应用于半导体行业、光电行业、集成电路以及封装的测试。广泛应用于复杂、高速器件的精密电气测量的研发，旨在确保质量及可靠性，并缩减研发时间和器件制造工艺的成本。</w:t>
      </w:r>
    </w:p>
    <w:p>
      <w:pPr>
        <w:spacing w:line="360" w:lineRule="auto"/>
        <w:ind w:firstLine="480" w:firstLineChars="200"/>
        <w:rPr>
          <w:sz w:val="24"/>
          <w:szCs w:val="24"/>
        </w:rPr>
      </w:pPr>
      <w:r>
        <w:rPr>
          <w:sz w:val="24"/>
          <w:szCs w:val="24"/>
        </w:rPr>
        <w:t>3）视频演示开发系统，型号POE HA-786，高清网络摄像机产品基于嵌入式Linux 操作系统，采用低照度CMOS 图像传感器，支持720P/960P/1080P 高清视频。</w:t>
      </w:r>
    </w:p>
    <w:p>
      <w:pPr>
        <w:spacing w:line="360" w:lineRule="auto"/>
        <w:ind w:firstLine="480" w:firstLineChars="200"/>
        <w:rPr>
          <w:sz w:val="24"/>
          <w:szCs w:val="24"/>
        </w:rPr>
      </w:pPr>
      <w:r>
        <w:rPr>
          <w:sz w:val="24"/>
          <w:szCs w:val="24"/>
        </w:rPr>
        <w:t>4）光学隔振平台：型号OTP12-08，为卓立汉光自行生产的标准阻尼隔振光学平台，整体高度800mm，分为台面和支架两部分。符合国家标准（GB/T 20029-2005）要求的标准阻尼隔振垫，具有更好的隔振性能。</w:t>
      </w:r>
    </w:p>
    <w:p>
      <w:pPr>
        <w:spacing w:line="360" w:lineRule="auto"/>
        <w:ind w:firstLine="480" w:firstLineChars="200"/>
        <w:rPr>
          <w:sz w:val="24"/>
          <w:szCs w:val="24"/>
        </w:rPr>
      </w:pPr>
      <w:r>
        <w:rPr>
          <w:sz w:val="24"/>
          <w:szCs w:val="24"/>
        </w:rPr>
        <w:t>5）Omni-λ光栅光谱仪：型号Omni-λ3007，150mm、300mm等多种焦距可选，适应不同光谱带宽需求；光学结构采用经典的C-T结构；多光栅塔台设计，更好的发挥了仪器覆盖UV-VIS-IR全波段光谱范围的优势，并可根据需要灵活选择光谱范围和分辨率；可与卓立光源、探测器（单点探测器和阵列CCD等）自由组合搭建，提出任意光谱系统解决方案，如荧光、拉曼、透射/反射、吸收光谱及光源发射光谱系统等。有可选部件如自动滤光片轮、电子快门、自动狭缝。</w:t>
      </w:r>
    </w:p>
    <w:p>
      <w:pPr>
        <w:spacing w:line="360" w:lineRule="auto"/>
        <w:ind w:firstLine="480" w:firstLineChars="200"/>
        <w:rPr>
          <w:color w:val="FF0000"/>
          <w:sz w:val="24"/>
          <w:szCs w:val="24"/>
        </w:rPr>
      </w:pPr>
      <w:r>
        <w:rPr>
          <w:sz w:val="24"/>
          <w:szCs w:val="24"/>
        </w:rPr>
        <w:t>6）</w:t>
      </w:r>
      <w:r>
        <w:rPr>
          <w:color w:val="000000"/>
          <w:sz w:val="24"/>
          <w:szCs w:val="24"/>
        </w:rPr>
        <w:t>GPU服务器设备：平台1的配置为包括3台服务器主机（每台主机配置2颗主频为2.1GHz的Inter(R) Xeon(R) Processor E5-2620V4 CPU，4×32GB内存，8块GTX1080Ti NVIDIA芯片/GPU处理器，11GB内存），主机间用千兆以太网连接，总内存384G，总显存264G。两台服务器为64位Linux操作系统（Ubuntu），搭载Matlab, Visual studio, Python, Open CV等开发环境，配备了Tensor Flow, Caffe, Keras等深度学习库。平台2配置为：30个计算节点（曙光TC2600刀片服务器，每节点具有2颗主频为2.0 GHz的4核AMD Opteron 2350处理器，8GB内存），1个管理I/O复用节点（曙光A650r-FX服务器，2颗主频为2.0GHz的4核AMD Opteraon 2350处理器，16G内存，2X146G+6X300G SAS热插拔硬盘），计算节点之间采用千兆高速网络连接。平台的总内存为240GB，理论运算峰值为2.0T Flops。软件配置：该计算平台提供基于Linux系统的计算服务，现已安装了以下软件：编译器（GNU C/C++编译器、GNU Fortran77/99编译器、Intel编译器等）并行编译环境（Open MPI、MPICH2、）以及Gauss 03、FLUENT、ANSYS 等开源或试商用软件。</w:t>
      </w:r>
    </w:p>
    <w:p>
      <w:pPr>
        <w:pStyle w:val="3"/>
        <w:spacing w:before="240" w:after="120" w:line="360" w:lineRule="auto"/>
        <w:rPr>
          <w:rFonts w:ascii="Times New Roman" w:hAnsi="Times New Roman" w:eastAsia="黑体"/>
          <w:sz w:val="28"/>
        </w:rPr>
      </w:pPr>
      <w:r>
        <w:rPr>
          <w:rFonts w:ascii="Times New Roman" w:hAnsi="Times New Roman" w:eastAsia="黑体"/>
          <w:sz w:val="28"/>
        </w:rPr>
        <w:t>7.2 承担的科研项目情况</w:t>
      </w:r>
    </w:p>
    <w:p>
      <w:pPr>
        <w:pStyle w:val="4"/>
        <w:spacing w:before="240" w:after="120" w:line="360" w:lineRule="auto"/>
        <w:rPr>
          <w:rFonts w:eastAsia="黑体"/>
          <w:sz w:val="24"/>
          <w:szCs w:val="24"/>
        </w:rPr>
      </w:pPr>
      <w:r>
        <w:rPr>
          <w:rFonts w:eastAsia="黑体"/>
          <w:sz w:val="24"/>
          <w:szCs w:val="24"/>
        </w:rPr>
        <w:t>7.2.1 正在承担科研项目情况</w:t>
      </w:r>
    </w:p>
    <w:tbl>
      <w:tblPr>
        <w:tblStyle w:val="14"/>
        <w:tblW w:w="922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78"/>
        <w:gridCol w:w="1788"/>
        <w:gridCol w:w="2606"/>
        <w:gridCol w:w="1114"/>
        <w:gridCol w:w="720"/>
        <w:gridCol w:w="84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
                <w:bCs/>
                <w:szCs w:val="21"/>
              </w:rPr>
            </w:pPr>
            <w:r>
              <w:rPr>
                <w:b/>
                <w:bCs/>
                <w:szCs w:val="21"/>
              </w:rPr>
              <w:t>序号</w:t>
            </w:r>
          </w:p>
        </w:tc>
        <w:tc>
          <w:tcPr>
            <w:tcW w:w="1478" w:type="dxa"/>
            <w:vAlign w:val="center"/>
          </w:tcPr>
          <w:p>
            <w:pPr>
              <w:spacing w:line="400" w:lineRule="exact"/>
              <w:jc w:val="center"/>
              <w:rPr>
                <w:b/>
                <w:bCs/>
                <w:szCs w:val="21"/>
              </w:rPr>
            </w:pPr>
            <w:r>
              <w:rPr>
                <w:b/>
                <w:szCs w:val="21"/>
              </w:rPr>
              <w:t>项目来源</w:t>
            </w:r>
          </w:p>
        </w:tc>
        <w:tc>
          <w:tcPr>
            <w:tcW w:w="1788" w:type="dxa"/>
            <w:vAlign w:val="center"/>
          </w:tcPr>
          <w:p>
            <w:pPr>
              <w:spacing w:line="400" w:lineRule="exact"/>
              <w:jc w:val="center"/>
              <w:rPr>
                <w:b/>
                <w:bCs/>
                <w:szCs w:val="21"/>
              </w:rPr>
            </w:pPr>
            <w:r>
              <w:rPr>
                <w:b/>
                <w:bCs/>
                <w:szCs w:val="21"/>
              </w:rPr>
              <w:t>类别</w:t>
            </w:r>
          </w:p>
        </w:tc>
        <w:tc>
          <w:tcPr>
            <w:tcW w:w="2606" w:type="dxa"/>
            <w:vAlign w:val="center"/>
          </w:tcPr>
          <w:p>
            <w:pPr>
              <w:spacing w:line="400" w:lineRule="exact"/>
              <w:ind w:firstLine="420"/>
              <w:rPr>
                <w:b/>
                <w:szCs w:val="21"/>
              </w:rPr>
            </w:pPr>
            <w:r>
              <w:rPr>
                <w:b/>
                <w:szCs w:val="21"/>
              </w:rPr>
              <w:t>项目名称</w:t>
            </w:r>
          </w:p>
        </w:tc>
        <w:tc>
          <w:tcPr>
            <w:tcW w:w="1114" w:type="dxa"/>
            <w:vAlign w:val="center"/>
          </w:tcPr>
          <w:p>
            <w:pPr>
              <w:spacing w:line="400" w:lineRule="exact"/>
              <w:jc w:val="center"/>
              <w:rPr>
                <w:b/>
                <w:bCs/>
                <w:szCs w:val="21"/>
              </w:rPr>
            </w:pPr>
            <w:r>
              <w:rPr>
                <w:b/>
                <w:szCs w:val="21"/>
              </w:rPr>
              <w:t>起止时间</w:t>
            </w:r>
          </w:p>
        </w:tc>
        <w:tc>
          <w:tcPr>
            <w:tcW w:w="720" w:type="dxa"/>
            <w:vAlign w:val="center"/>
          </w:tcPr>
          <w:p>
            <w:pPr>
              <w:spacing w:line="400" w:lineRule="exact"/>
              <w:jc w:val="center"/>
              <w:rPr>
                <w:b/>
                <w:bCs/>
                <w:szCs w:val="21"/>
              </w:rPr>
            </w:pPr>
            <w:r>
              <w:rPr>
                <w:b/>
                <w:bCs/>
                <w:szCs w:val="21"/>
              </w:rPr>
              <w:t>状态</w:t>
            </w:r>
          </w:p>
        </w:tc>
        <w:tc>
          <w:tcPr>
            <w:tcW w:w="840" w:type="dxa"/>
            <w:vAlign w:val="center"/>
          </w:tcPr>
          <w:p>
            <w:pPr>
              <w:spacing w:line="400" w:lineRule="exact"/>
              <w:jc w:val="center"/>
              <w:rPr>
                <w:b/>
                <w:bCs/>
                <w:szCs w:val="21"/>
              </w:rPr>
            </w:pPr>
            <w:r>
              <w:rPr>
                <w:b/>
                <w:bCs/>
                <w:szCs w:val="21"/>
              </w:rPr>
              <w:t>承担方式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1</w:t>
            </w:r>
          </w:p>
        </w:tc>
        <w:tc>
          <w:tcPr>
            <w:tcW w:w="1478" w:type="dxa"/>
            <w:vAlign w:val="center"/>
          </w:tcPr>
          <w:p>
            <w:pPr>
              <w:spacing w:line="400" w:lineRule="exact"/>
              <w:rPr>
                <w:szCs w:val="21"/>
              </w:rPr>
            </w:pPr>
            <w:r>
              <w:rPr>
                <w:kern w:val="0"/>
                <w:szCs w:val="21"/>
              </w:rPr>
              <w:t>深圳市科技创新委员会</w:t>
            </w:r>
          </w:p>
        </w:tc>
        <w:tc>
          <w:tcPr>
            <w:tcW w:w="1788" w:type="dxa"/>
            <w:vAlign w:val="center"/>
          </w:tcPr>
          <w:p>
            <w:pPr>
              <w:spacing w:line="400" w:lineRule="exact"/>
              <w:jc w:val="left"/>
              <w:rPr>
                <w:szCs w:val="21"/>
              </w:rPr>
            </w:pPr>
            <w:r>
              <w:rPr>
                <w:kern w:val="0"/>
                <w:szCs w:val="21"/>
              </w:rPr>
              <w:t>深圳市科技创新委员会</w:t>
            </w:r>
          </w:p>
        </w:tc>
        <w:tc>
          <w:tcPr>
            <w:tcW w:w="2606" w:type="dxa"/>
            <w:vAlign w:val="center"/>
          </w:tcPr>
          <w:p>
            <w:pPr>
              <w:spacing w:line="400" w:lineRule="exact"/>
              <w:jc w:val="center"/>
              <w:rPr>
                <w:szCs w:val="21"/>
              </w:rPr>
            </w:pPr>
            <w:r>
              <w:rPr>
                <w:kern w:val="0"/>
                <w:szCs w:val="21"/>
              </w:rPr>
              <w:t>面向DNA测序的全局曝光CMOS图像传感器关键技术研究</w:t>
            </w:r>
          </w:p>
        </w:tc>
        <w:tc>
          <w:tcPr>
            <w:tcW w:w="1114" w:type="dxa"/>
            <w:vAlign w:val="center"/>
          </w:tcPr>
          <w:p>
            <w:pPr>
              <w:spacing w:line="400" w:lineRule="exact"/>
              <w:jc w:val="center"/>
              <w:rPr>
                <w:kern w:val="0"/>
                <w:szCs w:val="21"/>
              </w:rPr>
            </w:pPr>
            <w:r>
              <w:rPr>
                <w:kern w:val="0"/>
                <w:szCs w:val="21"/>
              </w:rPr>
              <w:t>2019.3~</w:t>
            </w:r>
          </w:p>
          <w:p>
            <w:pPr>
              <w:spacing w:line="400" w:lineRule="exact"/>
              <w:jc w:val="center"/>
              <w:rPr>
                <w:szCs w:val="21"/>
              </w:rPr>
            </w:pPr>
            <w:r>
              <w:rPr>
                <w:kern w:val="0"/>
                <w:szCs w:val="21"/>
              </w:rPr>
              <w:t>2022.3</w:t>
            </w:r>
          </w:p>
        </w:tc>
        <w:tc>
          <w:tcPr>
            <w:tcW w:w="720" w:type="dxa"/>
            <w:vAlign w:val="center"/>
          </w:tcPr>
          <w:p>
            <w:pPr>
              <w:spacing w:line="400" w:lineRule="exact"/>
              <w:jc w:val="center"/>
              <w:rPr>
                <w:szCs w:val="21"/>
              </w:rPr>
            </w:pPr>
            <w:r>
              <w:rPr>
                <w:szCs w:val="21"/>
              </w:rPr>
              <w:t>在研</w:t>
            </w:r>
          </w:p>
        </w:tc>
        <w:tc>
          <w:tcPr>
            <w:tcW w:w="840" w:type="dxa"/>
            <w:vAlign w:val="center"/>
          </w:tcPr>
          <w:p>
            <w:pPr>
              <w:spacing w:line="400" w:lineRule="exact"/>
              <w:jc w:val="center"/>
              <w:rPr>
                <w:szCs w:val="21"/>
              </w:rPr>
            </w:pPr>
            <w:r>
              <w:rPr>
                <w:szCs w:val="21"/>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vAlign w:val="center"/>
          </w:tcPr>
          <w:p>
            <w:pPr>
              <w:spacing w:line="400" w:lineRule="exact"/>
              <w:jc w:val="center"/>
              <w:rPr>
                <w:bCs/>
                <w:szCs w:val="21"/>
              </w:rPr>
            </w:pPr>
            <w:r>
              <w:rPr>
                <w:bCs/>
                <w:szCs w:val="21"/>
              </w:rPr>
              <w:t>2</w:t>
            </w:r>
          </w:p>
        </w:tc>
        <w:tc>
          <w:tcPr>
            <w:tcW w:w="1478" w:type="dxa"/>
            <w:tcBorders>
              <w:bottom w:val="single" w:color="auto" w:sz="12" w:space="0"/>
            </w:tcBorders>
            <w:vAlign w:val="center"/>
          </w:tcPr>
          <w:p>
            <w:pPr>
              <w:spacing w:line="400" w:lineRule="exact"/>
              <w:rPr>
                <w:szCs w:val="21"/>
              </w:rPr>
            </w:pPr>
            <w:r>
              <w:rPr>
                <w:kern w:val="0"/>
                <w:szCs w:val="21"/>
              </w:rPr>
              <w:t>重庆市科技局</w:t>
            </w:r>
          </w:p>
        </w:tc>
        <w:tc>
          <w:tcPr>
            <w:tcW w:w="1788" w:type="dxa"/>
            <w:tcBorders>
              <w:bottom w:val="single" w:color="auto" w:sz="12" w:space="0"/>
            </w:tcBorders>
            <w:vAlign w:val="center"/>
          </w:tcPr>
          <w:p>
            <w:pPr>
              <w:spacing w:line="400" w:lineRule="exact"/>
              <w:jc w:val="left"/>
              <w:rPr>
                <w:szCs w:val="21"/>
              </w:rPr>
            </w:pPr>
            <w:r>
              <w:rPr>
                <w:kern w:val="0"/>
                <w:szCs w:val="21"/>
              </w:rPr>
              <w:t>重庆市集成电路重点攻关项目</w:t>
            </w:r>
          </w:p>
        </w:tc>
        <w:tc>
          <w:tcPr>
            <w:tcW w:w="2606" w:type="dxa"/>
            <w:tcBorders>
              <w:bottom w:val="single" w:color="auto" w:sz="12" w:space="0"/>
            </w:tcBorders>
            <w:vAlign w:val="center"/>
          </w:tcPr>
          <w:p>
            <w:pPr>
              <w:spacing w:line="400" w:lineRule="exact"/>
              <w:jc w:val="center"/>
              <w:rPr>
                <w:szCs w:val="21"/>
              </w:rPr>
            </w:pPr>
            <w:r>
              <w:rPr>
                <w:kern w:val="0"/>
                <w:szCs w:val="21"/>
              </w:rPr>
              <w:t>用于智能仪器的高精度低功耗仪表放大器的研究</w:t>
            </w:r>
          </w:p>
        </w:tc>
        <w:tc>
          <w:tcPr>
            <w:tcW w:w="1114" w:type="dxa"/>
            <w:tcBorders>
              <w:bottom w:val="single" w:color="auto" w:sz="12" w:space="0"/>
            </w:tcBorders>
            <w:vAlign w:val="center"/>
          </w:tcPr>
          <w:p>
            <w:pPr>
              <w:spacing w:line="400" w:lineRule="exact"/>
              <w:jc w:val="center"/>
              <w:rPr>
                <w:kern w:val="0"/>
                <w:szCs w:val="21"/>
              </w:rPr>
            </w:pPr>
            <w:r>
              <w:rPr>
                <w:kern w:val="0"/>
                <w:szCs w:val="21"/>
              </w:rPr>
              <w:t>2018.11~</w:t>
            </w:r>
          </w:p>
          <w:p>
            <w:pPr>
              <w:spacing w:line="400" w:lineRule="exact"/>
              <w:jc w:val="center"/>
              <w:rPr>
                <w:szCs w:val="21"/>
              </w:rPr>
            </w:pPr>
            <w:r>
              <w:rPr>
                <w:kern w:val="0"/>
                <w:szCs w:val="21"/>
              </w:rPr>
              <w:t>2021.11</w:t>
            </w:r>
          </w:p>
        </w:tc>
        <w:tc>
          <w:tcPr>
            <w:tcW w:w="720" w:type="dxa"/>
            <w:tcBorders>
              <w:bottom w:val="single" w:color="auto" w:sz="12" w:space="0"/>
            </w:tcBorders>
            <w:vAlign w:val="center"/>
          </w:tcPr>
          <w:p>
            <w:pPr>
              <w:spacing w:line="400" w:lineRule="exact"/>
              <w:jc w:val="center"/>
              <w:rPr>
                <w:szCs w:val="21"/>
              </w:rPr>
            </w:pPr>
            <w:r>
              <w:rPr>
                <w:szCs w:val="21"/>
              </w:rPr>
              <w:t>在研</w:t>
            </w:r>
          </w:p>
        </w:tc>
        <w:tc>
          <w:tcPr>
            <w:tcW w:w="840" w:type="dxa"/>
            <w:tcBorders>
              <w:bottom w:val="single" w:color="auto" w:sz="12" w:space="0"/>
            </w:tcBorders>
            <w:vAlign w:val="center"/>
          </w:tcPr>
          <w:p>
            <w:pPr>
              <w:spacing w:line="400" w:lineRule="exact"/>
              <w:jc w:val="center"/>
              <w:rPr>
                <w:szCs w:val="21"/>
              </w:rPr>
            </w:pPr>
            <w:r>
              <w:rPr>
                <w:szCs w:val="21"/>
              </w:rPr>
              <w:t>参与</w:t>
            </w:r>
          </w:p>
        </w:tc>
      </w:tr>
    </w:tbl>
    <w:p>
      <w:pPr>
        <w:widowControl/>
        <w:snapToGrid w:val="0"/>
        <w:jc w:val="left"/>
        <w:rPr>
          <w:kern w:val="0"/>
          <w:szCs w:val="21"/>
        </w:rPr>
      </w:pPr>
    </w:p>
    <w:p>
      <w:pPr>
        <w:pStyle w:val="4"/>
        <w:spacing w:before="240" w:after="120" w:line="360" w:lineRule="auto"/>
        <w:rPr>
          <w:rFonts w:eastAsia="黑体"/>
          <w:sz w:val="24"/>
          <w:szCs w:val="24"/>
        </w:rPr>
      </w:pPr>
      <w:r>
        <w:rPr>
          <w:rFonts w:eastAsia="黑体"/>
          <w:sz w:val="24"/>
          <w:szCs w:val="24"/>
        </w:rPr>
        <w:t>7.2.2 完成国家、省、市科技计划项目情况</w:t>
      </w:r>
    </w:p>
    <w:tbl>
      <w:tblPr>
        <w:tblStyle w:val="14"/>
        <w:tblW w:w="934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07"/>
        <w:gridCol w:w="1914"/>
        <w:gridCol w:w="2551"/>
        <w:gridCol w:w="1134"/>
        <w:gridCol w:w="700"/>
        <w:gridCol w:w="96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
                <w:bCs/>
                <w:szCs w:val="21"/>
              </w:rPr>
            </w:pPr>
            <w:r>
              <w:rPr>
                <w:b/>
                <w:bCs/>
                <w:szCs w:val="21"/>
              </w:rPr>
              <w:t>序号</w:t>
            </w:r>
          </w:p>
        </w:tc>
        <w:tc>
          <w:tcPr>
            <w:tcW w:w="1407" w:type="dxa"/>
            <w:vAlign w:val="center"/>
          </w:tcPr>
          <w:p>
            <w:pPr>
              <w:spacing w:line="400" w:lineRule="exact"/>
              <w:jc w:val="center"/>
              <w:rPr>
                <w:b/>
                <w:bCs/>
                <w:szCs w:val="21"/>
              </w:rPr>
            </w:pPr>
            <w:r>
              <w:rPr>
                <w:b/>
                <w:szCs w:val="21"/>
              </w:rPr>
              <w:t>项目来源</w:t>
            </w:r>
          </w:p>
        </w:tc>
        <w:tc>
          <w:tcPr>
            <w:tcW w:w="1914" w:type="dxa"/>
            <w:vAlign w:val="center"/>
          </w:tcPr>
          <w:p>
            <w:pPr>
              <w:spacing w:line="400" w:lineRule="exact"/>
              <w:jc w:val="center"/>
              <w:rPr>
                <w:b/>
                <w:bCs/>
                <w:szCs w:val="21"/>
              </w:rPr>
            </w:pPr>
            <w:r>
              <w:rPr>
                <w:b/>
                <w:bCs/>
                <w:szCs w:val="21"/>
              </w:rPr>
              <w:t>类别</w:t>
            </w:r>
          </w:p>
        </w:tc>
        <w:tc>
          <w:tcPr>
            <w:tcW w:w="2551" w:type="dxa"/>
            <w:vAlign w:val="center"/>
          </w:tcPr>
          <w:p>
            <w:pPr>
              <w:spacing w:line="400" w:lineRule="exact"/>
              <w:ind w:firstLine="420"/>
              <w:rPr>
                <w:b/>
                <w:szCs w:val="21"/>
              </w:rPr>
            </w:pPr>
            <w:r>
              <w:rPr>
                <w:b/>
                <w:szCs w:val="21"/>
              </w:rPr>
              <w:t>项目名称</w:t>
            </w:r>
          </w:p>
        </w:tc>
        <w:tc>
          <w:tcPr>
            <w:tcW w:w="1134" w:type="dxa"/>
            <w:vAlign w:val="center"/>
          </w:tcPr>
          <w:p>
            <w:pPr>
              <w:spacing w:line="400" w:lineRule="exact"/>
              <w:jc w:val="center"/>
              <w:rPr>
                <w:b/>
                <w:bCs/>
                <w:szCs w:val="21"/>
              </w:rPr>
            </w:pPr>
            <w:r>
              <w:rPr>
                <w:b/>
                <w:szCs w:val="21"/>
              </w:rPr>
              <w:t>起止时间</w:t>
            </w:r>
          </w:p>
        </w:tc>
        <w:tc>
          <w:tcPr>
            <w:tcW w:w="700" w:type="dxa"/>
            <w:vAlign w:val="center"/>
          </w:tcPr>
          <w:p>
            <w:pPr>
              <w:spacing w:line="400" w:lineRule="exact"/>
              <w:jc w:val="center"/>
              <w:rPr>
                <w:b/>
                <w:bCs/>
                <w:szCs w:val="21"/>
              </w:rPr>
            </w:pPr>
            <w:r>
              <w:rPr>
                <w:b/>
                <w:bCs/>
                <w:szCs w:val="21"/>
              </w:rPr>
              <w:t>状态</w:t>
            </w:r>
          </w:p>
        </w:tc>
        <w:tc>
          <w:tcPr>
            <w:tcW w:w="960" w:type="dxa"/>
            <w:vAlign w:val="center"/>
          </w:tcPr>
          <w:p>
            <w:pPr>
              <w:spacing w:line="400" w:lineRule="exact"/>
              <w:jc w:val="center"/>
              <w:rPr>
                <w:b/>
                <w:bCs/>
                <w:szCs w:val="21"/>
              </w:rPr>
            </w:pPr>
            <w:r>
              <w:rPr>
                <w:b/>
                <w:bCs/>
                <w:szCs w:val="21"/>
              </w:rPr>
              <w:t>承担</w:t>
            </w:r>
          </w:p>
          <w:p>
            <w:pPr>
              <w:spacing w:line="400" w:lineRule="exact"/>
              <w:jc w:val="center"/>
              <w:rPr>
                <w:b/>
                <w:bCs/>
                <w:szCs w:val="21"/>
              </w:rPr>
            </w:pPr>
            <w:r>
              <w:rPr>
                <w:b/>
                <w:bCs/>
                <w:szCs w:val="21"/>
              </w:rPr>
              <w:t>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1</w:t>
            </w:r>
          </w:p>
        </w:tc>
        <w:tc>
          <w:tcPr>
            <w:tcW w:w="1407" w:type="dxa"/>
            <w:vAlign w:val="center"/>
          </w:tcPr>
          <w:p>
            <w:pPr>
              <w:spacing w:line="400" w:lineRule="exact"/>
              <w:rPr>
                <w:kern w:val="0"/>
                <w:szCs w:val="21"/>
              </w:rPr>
            </w:pPr>
            <w:r>
              <w:rPr>
                <w:kern w:val="0"/>
                <w:szCs w:val="21"/>
              </w:rPr>
              <w:t>广东省科技厅</w:t>
            </w:r>
          </w:p>
        </w:tc>
        <w:tc>
          <w:tcPr>
            <w:tcW w:w="1914" w:type="dxa"/>
            <w:vAlign w:val="center"/>
          </w:tcPr>
          <w:p>
            <w:pPr>
              <w:widowControl/>
              <w:spacing w:line="400" w:lineRule="exact"/>
              <w:jc w:val="center"/>
              <w:rPr>
                <w:kern w:val="0"/>
                <w:szCs w:val="21"/>
              </w:rPr>
            </w:pPr>
            <w:r>
              <w:rPr>
                <w:kern w:val="0"/>
                <w:szCs w:val="21"/>
              </w:rPr>
              <w:t>广东省协同创新与平台环境建设专项</w:t>
            </w:r>
          </w:p>
        </w:tc>
        <w:tc>
          <w:tcPr>
            <w:tcW w:w="2551" w:type="dxa"/>
            <w:vAlign w:val="center"/>
          </w:tcPr>
          <w:p>
            <w:pPr>
              <w:spacing w:line="400" w:lineRule="exact"/>
              <w:rPr>
                <w:kern w:val="0"/>
                <w:szCs w:val="21"/>
              </w:rPr>
            </w:pPr>
            <w:r>
              <w:rPr>
                <w:kern w:val="0"/>
                <w:szCs w:val="21"/>
              </w:rPr>
              <w:t>嵌入式云存储核心关键技术研发及产业化</w:t>
            </w:r>
          </w:p>
        </w:tc>
        <w:tc>
          <w:tcPr>
            <w:tcW w:w="1134" w:type="dxa"/>
            <w:vAlign w:val="center"/>
          </w:tcPr>
          <w:p>
            <w:pPr>
              <w:spacing w:line="400" w:lineRule="exact"/>
              <w:jc w:val="center"/>
              <w:rPr>
                <w:kern w:val="0"/>
                <w:szCs w:val="21"/>
              </w:rPr>
            </w:pPr>
            <w:r>
              <w:rPr>
                <w:kern w:val="0"/>
                <w:szCs w:val="21"/>
              </w:rPr>
              <w:t>2016.7~</w:t>
            </w:r>
          </w:p>
          <w:p>
            <w:pPr>
              <w:spacing w:line="400" w:lineRule="exact"/>
              <w:jc w:val="center"/>
              <w:rPr>
                <w:kern w:val="0"/>
                <w:szCs w:val="21"/>
              </w:rPr>
            </w:pPr>
            <w:r>
              <w:rPr>
                <w:kern w:val="0"/>
                <w:szCs w:val="21"/>
              </w:rPr>
              <w:t>2016.12</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2</w:t>
            </w:r>
          </w:p>
        </w:tc>
        <w:tc>
          <w:tcPr>
            <w:tcW w:w="1407" w:type="dxa"/>
            <w:vAlign w:val="center"/>
          </w:tcPr>
          <w:p>
            <w:pPr>
              <w:spacing w:line="400" w:lineRule="exact"/>
              <w:rPr>
                <w:kern w:val="0"/>
                <w:szCs w:val="21"/>
              </w:rPr>
            </w:pPr>
            <w:r>
              <w:rPr>
                <w:kern w:val="0"/>
                <w:szCs w:val="21"/>
              </w:rPr>
              <w:t>科技部</w:t>
            </w:r>
          </w:p>
        </w:tc>
        <w:tc>
          <w:tcPr>
            <w:tcW w:w="1914" w:type="dxa"/>
            <w:vAlign w:val="center"/>
          </w:tcPr>
          <w:p>
            <w:pPr>
              <w:widowControl/>
              <w:spacing w:line="400" w:lineRule="exact"/>
              <w:jc w:val="center"/>
              <w:rPr>
                <w:kern w:val="0"/>
                <w:szCs w:val="21"/>
              </w:rPr>
            </w:pPr>
            <w:r>
              <w:rPr>
                <w:kern w:val="0"/>
                <w:szCs w:val="21"/>
              </w:rPr>
              <w:t>国家863项目</w:t>
            </w:r>
          </w:p>
        </w:tc>
        <w:tc>
          <w:tcPr>
            <w:tcW w:w="2551" w:type="dxa"/>
            <w:vAlign w:val="center"/>
          </w:tcPr>
          <w:p>
            <w:pPr>
              <w:spacing w:line="400" w:lineRule="exact"/>
              <w:rPr>
                <w:kern w:val="0"/>
                <w:szCs w:val="21"/>
              </w:rPr>
            </w:pPr>
            <w:r>
              <w:rPr>
                <w:kern w:val="0"/>
                <w:szCs w:val="21"/>
              </w:rPr>
              <w:t>载波体制超宽带高速无线通信芯片研发与应用</w:t>
            </w:r>
          </w:p>
        </w:tc>
        <w:tc>
          <w:tcPr>
            <w:tcW w:w="1134" w:type="dxa"/>
            <w:vAlign w:val="center"/>
          </w:tcPr>
          <w:p>
            <w:pPr>
              <w:spacing w:line="400" w:lineRule="exact"/>
              <w:jc w:val="center"/>
              <w:rPr>
                <w:kern w:val="0"/>
                <w:szCs w:val="21"/>
              </w:rPr>
            </w:pPr>
            <w:r>
              <w:rPr>
                <w:kern w:val="0"/>
                <w:szCs w:val="21"/>
              </w:rPr>
              <w:t>2011.1~</w:t>
            </w:r>
          </w:p>
          <w:p>
            <w:pPr>
              <w:spacing w:line="400" w:lineRule="exact"/>
              <w:jc w:val="center"/>
              <w:rPr>
                <w:kern w:val="0"/>
                <w:szCs w:val="21"/>
              </w:rPr>
            </w:pPr>
            <w:r>
              <w:rPr>
                <w:kern w:val="0"/>
                <w:szCs w:val="21"/>
              </w:rPr>
              <w:t>2013.12</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3</w:t>
            </w:r>
          </w:p>
        </w:tc>
        <w:tc>
          <w:tcPr>
            <w:tcW w:w="1407" w:type="dxa"/>
            <w:vAlign w:val="center"/>
          </w:tcPr>
          <w:p>
            <w:pPr>
              <w:spacing w:line="400" w:lineRule="exact"/>
              <w:rPr>
                <w:kern w:val="0"/>
                <w:szCs w:val="21"/>
              </w:rPr>
            </w:pPr>
            <w:r>
              <w:rPr>
                <w:kern w:val="0"/>
                <w:szCs w:val="21"/>
              </w:rPr>
              <w:t>深圳市科技创新委员会</w:t>
            </w:r>
          </w:p>
        </w:tc>
        <w:tc>
          <w:tcPr>
            <w:tcW w:w="1914" w:type="dxa"/>
            <w:vAlign w:val="center"/>
          </w:tcPr>
          <w:p>
            <w:pPr>
              <w:widowControl/>
              <w:spacing w:line="400" w:lineRule="exact"/>
              <w:jc w:val="center"/>
              <w:rPr>
                <w:kern w:val="0"/>
                <w:szCs w:val="21"/>
              </w:rPr>
            </w:pPr>
            <w:r>
              <w:rPr>
                <w:kern w:val="0"/>
                <w:szCs w:val="21"/>
              </w:rPr>
              <w:t>深圳市基础学科布局项目</w:t>
            </w:r>
          </w:p>
        </w:tc>
        <w:tc>
          <w:tcPr>
            <w:tcW w:w="2551" w:type="dxa"/>
            <w:vAlign w:val="center"/>
          </w:tcPr>
          <w:p>
            <w:pPr>
              <w:spacing w:line="400" w:lineRule="exact"/>
              <w:rPr>
                <w:kern w:val="0"/>
                <w:szCs w:val="21"/>
              </w:rPr>
            </w:pPr>
            <w:r>
              <w:rPr>
                <w:kern w:val="0"/>
                <w:szCs w:val="21"/>
              </w:rPr>
              <w:t>体内植入微型图像传感器关键理论与技术研究</w:t>
            </w:r>
          </w:p>
        </w:tc>
        <w:tc>
          <w:tcPr>
            <w:tcW w:w="1134" w:type="dxa"/>
            <w:vAlign w:val="center"/>
          </w:tcPr>
          <w:p>
            <w:pPr>
              <w:spacing w:line="400" w:lineRule="exact"/>
              <w:jc w:val="center"/>
              <w:rPr>
                <w:kern w:val="0"/>
                <w:szCs w:val="21"/>
              </w:rPr>
            </w:pPr>
            <w:r>
              <w:rPr>
                <w:kern w:val="0"/>
                <w:szCs w:val="21"/>
              </w:rPr>
              <w:t>2015.12~</w:t>
            </w:r>
          </w:p>
          <w:p>
            <w:pPr>
              <w:spacing w:line="400" w:lineRule="exact"/>
              <w:jc w:val="center"/>
              <w:rPr>
                <w:kern w:val="0"/>
                <w:szCs w:val="21"/>
              </w:rPr>
            </w:pPr>
            <w:r>
              <w:rPr>
                <w:kern w:val="0"/>
                <w:szCs w:val="21"/>
              </w:rPr>
              <w:t>2018.12</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4</w:t>
            </w:r>
          </w:p>
        </w:tc>
        <w:tc>
          <w:tcPr>
            <w:tcW w:w="1407" w:type="dxa"/>
            <w:vAlign w:val="center"/>
          </w:tcPr>
          <w:p>
            <w:pPr>
              <w:spacing w:line="400" w:lineRule="exact"/>
              <w:rPr>
                <w:kern w:val="0"/>
                <w:szCs w:val="21"/>
              </w:rPr>
            </w:pPr>
            <w:r>
              <w:rPr>
                <w:kern w:val="0"/>
                <w:szCs w:val="21"/>
              </w:rPr>
              <w:t>广东省科技厅</w:t>
            </w:r>
          </w:p>
        </w:tc>
        <w:tc>
          <w:tcPr>
            <w:tcW w:w="1914" w:type="dxa"/>
            <w:vAlign w:val="center"/>
          </w:tcPr>
          <w:p>
            <w:pPr>
              <w:widowControl/>
              <w:spacing w:line="400" w:lineRule="exact"/>
              <w:jc w:val="center"/>
              <w:rPr>
                <w:kern w:val="0"/>
                <w:szCs w:val="21"/>
              </w:rPr>
            </w:pPr>
            <w:r>
              <w:rPr>
                <w:kern w:val="0"/>
                <w:szCs w:val="21"/>
              </w:rPr>
              <w:t>广东省教育部产学研合作项目</w:t>
            </w:r>
          </w:p>
        </w:tc>
        <w:tc>
          <w:tcPr>
            <w:tcW w:w="2551" w:type="dxa"/>
            <w:vAlign w:val="center"/>
          </w:tcPr>
          <w:p>
            <w:pPr>
              <w:spacing w:line="400" w:lineRule="exact"/>
              <w:rPr>
                <w:kern w:val="0"/>
                <w:szCs w:val="21"/>
              </w:rPr>
            </w:pPr>
            <w:r>
              <w:rPr>
                <w:kern w:val="0"/>
                <w:szCs w:val="21"/>
              </w:rPr>
              <w:t>基于物联网技术配电线路智能在线监测入预警</w:t>
            </w:r>
          </w:p>
        </w:tc>
        <w:tc>
          <w:tcPr>
            <w:tcW w:w="1134" w:type="dxa"/>
            <w:vAlign w:val="center"/>
          </w:tcPr>
          <w:p>
            <w:pPr>
              <w:spacing w:line="400" w:lineRule="exact"/>
              <w:jc w:val="center"/>
              <w:rPr>
                <w:kern w:val="0"/>
                <w:szCs w:val="21"/>
              </w:rPr>
            </w:pPr>
            <w:r>
              <w:rPr>
                <w:kern w:val="0"/>
                <w:szCs w:val="21"/>
              </w:rPr>
              <w:t>2012.3~</w:t>
            </w:r>
          </w:p>
          <w:p>
            <w:pPr>
              <w:spacing w:line="400" w:lineRule="exact"/>
              <w:jc w:val="center"/>
              <w:rPr>
                <w:kern w:val="0"/>
                <w:szCs w:val="21"/>
              </w:rPr>
            </w:pPr>
            <w:r>
              <w:rPr>
                <w:kern w:val="0"/>
                <w:szCs w:val="21"/>
              </w:rPr>
              <w:t>2014.3</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vAlign w:val="center"/>
          </w:tcPr>
          <w:p>
            <w:pPr>
              <w:spacing w:line="400" w:lineRule="exact"/>
              <w:jc w:val="center"/>
              <w:rPr>
                <w:bCs/>
                <w:szCs w:val="21"/>
              </w:rPr>
            </w:pPr>
            <w:r>
              <w:rPr>
                <w:bCs/>
                <w:szCs w:val="21"/>
              </w:rPr>
              <w:t>5</w:t>
            </w:r>
          </w:p>
        </w:tc>
        <w:tc>
          <w:tcPr>
            <w:tcW w:w="1407" w:type="dxa"/>
            <w:tcBorders>
              <w:bottom w:val="single" w:color="auto" w:sz="12" w:space="0"/>
            </w:tcBorders>
            <w:vAlign w:val="center"/>
          </w:tcPr>
          <w:p>
            <w:pPr>
              <w:spacing w:line="400" w:lineRule="exact"/>
              <w:rPr>
                <w:kern w:val="0"/>
                <w:szCs w:val="21"/>
              </w:rPr>
            </w:pPr>
            <w:r>
              <w:rPr>
                <w:kern w:val="0"/>
                <w:szCs w:val="21"/>
              </w:rPr>
              <w:t>科技部</w:t>
            </w:r>
          </w:p>
        </w:tc>
        <w:tc>
          <w:tcPr>
            <w:tcW w:w="1914" w:type="dxa"/>
            <w:tcBorders>
              <w:bottom w:val="single" w:color="auto" w:sz="12" w:space="0"/>
            </w:tcBorders>
            <w:vAlign w:val="center"/>
          </w:tcPr>
          <w:p>
            <w:pPr>
              <w:widowControl/>
              <w:spacing w:line="400" w:lineRule="exact"/>
              <w:jc w:val="center"/>
              <w:rPr>
                <w:kern w:val="0"/>
                <w:szCs w:val="21"/>
              </w:rPr>
            </w:pPr>
            <w:r>
              <w:rPr>
                <w:kern w:val="0"/>
                <w:szCs w:val="21"/>
              </w:rPr>
              <w:t>国家863项目</w:t>
            </w:r>
          </w:p>
        </w:tc>
        <w:tc>
          <w:tcPr>
            <w:tcW w:w="2551" w:type="dxa"/>
            <w:tcBorders>
              <w:bottom w:val="single" w:color="auto" w:sz="12" w:space="0"/>
            </w:tcBorders>
            <w:vAlign w:val="center"/>
          </w:tcPr>
          <w:p>
            <w:pPr>
              <w:spacing w:line="400" w:lineRule="exact"/>
              <w:rPr>
                <w:kern w:val="0"/>
                <w:szCs w:val="21"/>
              </w:rPr>
            </w:pPr>
            <w:r>
              <w:rPr>
                <w:kern w:val="0"/>
                <w:szCs w:val="21"/>
              </w:rPr>
              <w:t>超宽带SoC芯片设计及组网试验</w:t>
            </w:r>
          </w:p>
        </w:tc>
        <w:tc>
          <w:tcPr>
            <w:tcW w:w="1134" w:type="dxa"/>
            <w:tcBorders>
              <w:bottom w:val="single" w:color="auto" w:sz="12" w:space="0"/>
            </w:tcBorders>
            <w:vAlign w:val="center"/>
          </w:tcPr>
          <w:p>
            <w:pPr>
              <w:spacing w:line="400" w:lineRule="exact"/>
              <w:jc w:val="center"/>
              <w:rPr>
                <w:kern w:val="0"/>
                <w:szCs w:val="21"/>
              </w:rPr>
            </w:pPr>
            <w:r>
              <w:rPr>
                <w:kern w:val="0"/>
                <w:szCs w:val="21"/>
              </w:rPr>
              <w:t>2008.10~</w:t>
            </w:r>
          </w:p>
          <w:p>
            <w:pPr>
              <w:spacing w:line="400" w:lineRule="exact"/>
              <w:jc w:val="center"/>
              <w:rPr>
                <w:kern w:val="0"/>
                <w:szCs w:val="21"/>
              </w:rPr>
            </w:pPr>
            <w:r>
              <w:rPr>
                <w:kern w:val="0"/>
                <w:szCs w:val="21"/>
              </w:rPr>
              <w:t>2009.10</w:t>
            </w:r>
          </w:p>
        </w:tc>
        <w:tc>
          <w:tcPr>
            <w:tcW w:w="700" w:type="dxa"/>
            <w:tcBorders>
              <w:bottom w:val="single" w:color="auto" w:sz="12" w:space="0"/>
            </w:tcBorders>
            <w:vAlign w:val="center"/>
          </w:tcPr>
          <w:p>
            <w:pPr>
              <w:spacing w:line="400" w:lineRule="exact"/>
              <w:jc w:val="center"/>
              <w:rPr>
                <w:szCs w:val="21"/>
              </w:rPr>
            </w:pPr>
            <w:r>
              <w:rPr>
                <w:szCs w:val="21"/>
              </w:rPr>
              <w:t>结题</w:t>
            </w:r>
          </w:p>
        </w:tc>
        <w:tc>
          <w:tcPr>
            <w:tcW w:w="960" w:type="dxa"/>
            <w:tcBorders>
              <w:bottom w:val="single" w:color="auto" w:sz="12" w:space="0"/>
            </w:tcBorders>
            <w:vAlign w:val="center"/>
          </w:tcPr>
          <w:p>
            <w:pPr>
              <w:spacing w:line="400" w:lineRule="exact"/>
              <w:jc w:val="center"/>
              <w:rPr>
                <w:szCs w:val="21"/>
              </w:rPr>
            </w:pPr>
            <w:r>
              <w:rPr>
                <w:szCs w:val="21"/>
              </w:rPr>
              <w:t>参与</w:t>
            </w:r>
          </w:p>
        </w:tc>
      </w:tr>
    </w:tbl>
    <w:p>
      <w:pPr>
        <w:widowControl/>
        <w:snapToGrid w:val="0"/>
        <w:jc w:val="left"/>
        <w:rPr>
          <w:kern w:val="0"/>
          <w:szCs w:val="21"/>
        </w:rPr>
      </w:pPr>
    </w:p>
    <w:p>
      <w:pPr>
        <w:pStyle w:val="2"/>
        <w:spacing w:before="240" w:after="0" w:line="360" w:lineRule="auto"/>
        <w:rPr>
          <w:rFonts w:eastAsia="黑体"/>
          <w:sz w:val="28"/>
          <w:szCs w:val="28"/>
        </w:rPr>
      </w:pPr>
      <w:r>
        <w:rPr>
          <w:rFonts w:eastAsia="黑体"/>
          <w:sz w:val="28"/>
          <w:szCs w:val="28"/>
        </w:rPr>
        <w:t>八、研究团队</w:t>
      </w:r>
    </w:p>
    <w:p>
      <w:pPr>
        <w:pStyle w:val="3"/>
        <w:spacing w:before="240" w:after="120" w:line="360" w:lineRule="auto"/>
        <w:rPr>
          <w:rFonts w:ascii="Times New Roman" w:hAnsi="Times New Roman" w:eastAsia="黑体"/>
          <w:sz w:val="28"/>
        </w:rPr>
      </w:pPr>
      <w:r>
        <w:rPr>
          <w:rFonts w:ascii="Times New Roman" w:hAnsi="Times New Roman" w:eastAsia="黑体"/>
          <w:sz w:val="28"/>
        </w:rPr>
        <w:t>8.1 课题负责人</w:t>
      </w:r>
    </w:p>
    <w:p>
      <w:pPr>
        <w:spacing w:line="440" w:lineRule="exact"/>
        <w:ind w:firstLine="480" w:firstLineChars="200"/>
        <w:rPr>
          <w:bCs/>
          <w:sz w:val="24"/>
          <w:szCs w:val="24"/>
        </w:rPr>
      </w:pPr>
      <w:r>
        <w:rPr>
          <w:b/>
          <w:bCs/>
          <w:sz w:val="24"/>
          <w:szCs w:val="24"/>
        </w:rPr>
        <w:t>张盛</w:t>
      </w:r>
      <w:r>
        <w:rPr>
          <w:bCs/>
          <w:sz w:val="24"/>
          <w:szCs w:val="24"/>
        </w:rPr>
        <w:t>，</w:t>
      </w:r>
      <w:r>
        <w:rPr>
          <w:b/>
          <w:bCs/>
          <w:sz w:val="24"/>
          <w:szCs w:val="24"/>
        </w:rPr>
        <w:t>清华大学深圳国际研究生院重点实验室常务副主任，硕士研究生导师/副教授</w:t>
      </w:r>
      <w:r>
        <w:rPr>
          <w:bCs/>
          <w:sz w:val="24"/>
          <w:szCs w:val="24"/>
        </w:rPr>
        <w:t xml:space="preserve"> </w:t>
      </w:r>
    </w:p>
    <w:p>
      <w:pPr>
        <w:spacing w:line="440" w:lineRule="exact"/>
        <w:rPr>
          <w:sz w:val="24"/>
          <w:szCs w:val="24"/>
        </w:rPr>
      </w:pPr>
      <w:r>
        <w:rPr>
          <w:sz w:val="24"/>
          <w:szCs w:val="24"/>
        </w:rPr>
        <w:t>（1）教育经历：</w:t>
      </w:r>
    </w:p>
    <w:p>
      <w:pPr>
        <w:spacing w:line="440" w:lineRule="exact"/>
        <w:ind w:firstLine="480" w:firstLineChars="200"/>
        <w:rPr>
          <w:bCs/>
          <w:sz w:val="24"/>
          <w:szCs w:val="24"/>
        </w:rPr>
      </w:pPr>
      <w:r>
        <w:rPr>
          <w:bCs/>
          <w:sz w:val="24"/>
          <w:szCs w:val="24"/>
        </w:rPr>
        <w:t>1999/09-2004/07，清华大学，微电子研究所，博士；</w:t>
      </w:r>
    </w:p>
    <w:p>
      <w:pPr>
        <w:spacing w:line="440" w:lineRule="exact"/>
        <w:ind w:firstLine="480" w:firstLineChars="200"/>
        <w:rPr>
          <w:sz w:val="24"/>
          <w:szCs w:val="24"/>
        </w:rPr>
      </w:pPr>
      <w:r>
        <w:rPr>
          <w:bCs/>
          <w:sz w:val="24"/>
          <w:szCs w:val="24"/>
        </w:rPr>
        <w:t>1994/09-1999/07，清华大学，电子工程系，本科；</w:t>
      </w:r>
    </w:p>
    <w:p>
      <w:pPr>
        <w:spacing w:line="440" w:lineRule="exact"/>
        <w:rPr>
          <w:sz w:val="24"/>
          <w:szCs w:val="24"/>
        </w:rPr>
      </w:pPr>
      <w:r>
        <w:rPr>
          <w:sz w:val="24"/>
          <w:szCs w:val="24"/>
        </w:rPr>
        <w:t>（2）工作经历：</w:t>
      </w:r>
    </w:p>
    <w:p>
      <w:pPr>
        <w:spacing w:line="440" w:lineRule="exact"/>
        <w:ind w:firstLine="480" w:firstLineChars="200"/>
        <w:rPr>
          <w:bCs/>
          <w:sz w:val="24"/>
          <w:szCs w:val="24"/>
        </w:rPr>
      </w:pPr>
      <w:r>
        <w:rPr>
          <w:bCs/>
          <w:sz w:val="24"/>
          <w:szCs w:val="24"/>
        </w:rPr>
        <w:t xml:space="preserve">2007/08-至今，清华大学深圳国际研究生院，副教授； </w:t>
      </w:r>
    </w:p>
    <w:p>
      <w:pPr>
        <w:spacing w:line="440" w:lineRule="exact"/>
        <w:ind w:firstLine="480" w:firstLineChars="200"/>
        <w:rPr>
          <w:bCs/>
          <w:sz w:val="24"/>
          <w:szCs w:val="24"/>
        </w:rPr>
      </w:pPr>
      <w:r>
        <w:rPr>
          <w:bCs/>
          <w:sz w:val="24"/>
          <w:szCs w:val="24"/>
        </w:rPr>
        <w:t>2004/08-2007/07，清华大学，航天航空学院，助理研究员；</w:t>
      </w:r>
    </w:p>
    <w:p>
      <w:pPr>
        <w:spacing w:line="440" w:lineRule="exact"/>
        <w:rPr>
          <w:sz w:val="24"/>
          <w:szCs w:val="24"/>
        </w:rPr>
      </w:pPr>
      <w:r>
        <w:rPr>
          <w:sz w:val="24"/>
          <w:szCs w:val="24"/>
        </w:rPr>
        <w:t>（3）研究领域：</w:t>
      </w:r>
    </w:p>
    <w:p>
      <w:pPr>
        <w:spacing w:line="440" w:lineRule="exact"/>
        <w:ind w:firstLine="480" w:firstLineChars="200"/>
        <w:rPr>
          <w:bCs/>
          <w:sz w:val="24"/>
          <w:szCs w:val="24"/>
        </w:rPr>
      </w:pPr>
      <w:r>
        <w:rPr>
          <w:bCs/>
          <w:sz w:val="24"/>
          <w:szCs w:val="24"/>
        </w:rPr>
        <w:t>主要从事图像传感器件及应用、传感器件材料与先进加工工艺、传感信息处理、嵌入式微处理器、分布式网络、宽带无线通信等领域，并形成了丰富的学术成果。目前，科研工作与系统创新和器件创新相结合，专注于先进传感器件工艺材料、传感信息处理、芯片集成和分布式网络领域，最新科研工作包括CMOS图像传感器及机器视觉芯片、MicroLED显示工艺与驱动芯片、分布式嵌入式云存储（DECS）与区块链技术、运动行为感知算法与模块集成四个方向。获得国内发明专利十余项、美国发明专利两项，在国际会议及期刊发表论文四十余篇。</w:t>
      </w:r>
    </w:p>
    <w:p>
      <w:pPr>
        <w:spacing w:line="440" w:lineRule="exact"/>
        <w:ind w:firstLine="480" w:firstLineChars="200"/>
        <w:rPr>
          <w:bCs/>
          <w:sz w:val="24"/>
          <w:szCs w:val="24"/>
        </w:rPr>
      </w:pPr>
      <w:r>
        <w:rPr>
          <w:bCs/>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spacing w:line="440" w:lineRule="exact"/>
        <w:rPr>
          <w:bCs/>
          <w:sz w:val="24"/>
          <w:szCs w:val="24"/>
        </w:rPr>
      </w:pPr>
      <w:r>
        <w:rPr>
          <w:sz w:val="24"/>
          <w:szCs w:val="24"/>
        </w:rPr>
        <w:t xml:space="preserve">（4）主持或参加科研项目（课题）及人才计划项目情况： </w:t>
      </w:r>
    </w:p>
    <w:p>
      <w:pPr>
        <w:spacing w:line="440" w:lineRule="exact"/>
        <w:ind w:firstLine="480" w:firstLineChars="200"/>
        <w:rPr>
          <w:bCs/>
          <w:sz w:val="24"/>
          <w:szCs w:val="24"/>
        </w:rPr>
      </w:pPr>
      <w:r>
        <w:rPr>
          <w:rFonts w:hint="eastAsia" w:ascii="宋体" w:hAnsi="宋体" w:cs="宋体"/>
          <w:bCs/>
          <w:sz w:val="24"/>
          <w:szCs w:val="24"/>
        </w:rPr>
        <w:t>①</w:t>
      </w:r>
      <w:r>
        <w:rPr>
          <w:bCs/>
          <w:sz w:val="24"/>
          <w:szCs w:val="24"/>
        </w:rPr>
        <w:t xml:space="preserve"> 主持重庆高新区-清华大学合作项目即“清研微电子研究中心”，2017/07-2023/06，经费1100万元，在研；</w:t>
      </w:r>
    </w:p>
    <w:p>
      <w:pPr>
        <w:spacing w:line="440" w:lineRule="exact"/>
        <w:ind w:firstLine="480" w:firstLineChars="200"/>
        <w:rPr>
          <w:bCs/>
          <w:sz w:val="24"/>
          <w:szCs w:val="24"/>
        </w:rPr>
      </w:pPr>
      <w:r>
        <w:rPr>
          <w:rFonts w:hint="eastAsia" w:ascii="宋体" w:hAnsi="宋体" w:cs="宋体"/>
          <w:bCs/>
          <w:sz w:val="24"/>
          <w:szCs w:val="24"/>
        </w:rPr>
        <w:t>②</w:t>
      </w:r>
      <w:r>
        <w:rPr>
          <w:bCs/>
          <w:sz w:val="24"/>
          <w:szCs w:val="24"/>
        </w:rPr>
        <w:t xml:space="preserve"> 主持企业横向委托项目— RISCV架构配电网设备边缘智能芯片设计，2021/02-2023/10，经费70万元，在研；</w:t>
      </w:r>
    </w:p>
    <w:p>
      <w:pPr>
        <w:spacing w:line="440" w:lineRule="exact"/>
        <w:ind w:firstLine="480" w:firstLineChars="200"/>
        <w:rPr>
          <w:bCs/>
          <w:sz w:val="24"/>
          <w:szCs w:val="24"/>
        </w:rPr>
      </w:pPr>
      <w:r>
        <w:rPr>
          <w:rFonts w:hint="eastAsia" w:ascii="宋体" w:hAnsi="宋体" w:cs="宋体"/>
          <w:bCs/>
          <w:sz w:val="24"/>
          <w:szCs w:val="24"/>
        </w:rPr>
        <w:t>③</w:t>
      </w:r>
      <w:r>
        <w:rPr>
          <w:bCs/>
          <w:sz w:val="24"/>
          <w:szCs w:val="24"/>
        </w:rPr>
        <w:t xml:space="preserve"> 主持广东省协同创新与平台环境建设专项，嵌入式云存储核心关键技术研发及产业化，2016/07~2016/12，经费60万元，已结题；</w:t>
      </w:r>
    </w:p>
    <w:p>
      <w:pPr>
        <w:spacing w:line="440" w:lineRule="exact"/>
        <w:ind w:firstLine="480" w:firstLineChars="200"/>
        <w:rPr>
          <w:bCs/>
          <w:sz w:val="24"/>
          <w:szCs w:val="24"/>
        </w:rPr>
      </w:pPr>
      <w:r>
        <w:rPr>
          <w:rFonts w:hint="eastAsia" w:ascii="宋体" w:hAnsi="宋体" w:cs="宋体"/>
          <w:bCs/>
          <w:sz w:val="24"/>
          <w:szCs w:val="24"/>
        </w:rPr>
        <w:t>④</w:t>
      </w:r>
      <w:r>
        <w:rPr>
          <w:bCs/>
          <w:sz w:val="24"/>
          <w:szCs w:val="24"/>
        </w:rPr>
        <w:t xml:space="preserve"> 参与深圳市创新环境建设项目，先进传感器件与集成系统重点实验室，任常务副主任，2014/07-2016/02，经费300万元，已结题。</w:t>
      </w:r>
    </w:p>
    <w:p>
      <w:pPr>
        <w:spacing w:line="440" w:lineRule="exact"/>
        <w:rPr>
          <w:sz w:val="24"/>
          <w:szCs w:val="24"/>
        </w:rPr>
      </w:pPr>
      <w:r>
        <w:rPr>
          <w:sz w:val="24"/>
          <w:szCs w:val="24"/>
        </w:rPr>
        <w:t>（5）代表性论文：</w:t>
      </w:r>
    </w:p>
    <w:p>
      <w:pPr>
        <w:spacing w:line="360" w:lineRule="exact"/>
        <w:ind w:firstLine="480" w:firstLineChars="200"/>
        <w:rPr>
          <w:sz w:val="24"/>
          <w:szCs w:val="24"/>
        </w:rPr>
      </w:pPr>
      <w:r>
        <w:rPr>
          <w:rFonts w:hint="eastAsia" w:ascii="宋体" w:hAnsi="宋体" w:cs="宋体"/>
          <w:sz w:val="24"/>
          <w:szCs w:val="24"/>
        </w:rPr>
        <w:t>①</w:t>
      </w:r>
      <w:r>
        <w:rPr>
          <w:sz w:val="24"/>
          <w:szCs w:val="24"/>
        </w:rPr>
        <w:t xml:space="preserve"> Pengyu Liu, He Xu, Mengyun Yi and </w:t>
      </w:r>
      <w:r>
        <w:rPr>
          <w:b/>
          <w:sz w:val="24"/>
          <w:szCs w:val="24"/>
        </w:rPr>
        <w:t>Sheng Zhang*.</w:t>
      </w:r>
      <w:r>
        <w:rPr>
          <w:sz w:val="24"/>
          <w:szCs w:val="24"/>
        </w:rPr>
        <w:t xml:space="preserve"> Novel method to optimize the column random telegraph signal performance in CMOS image sensor.IEICE Electronics Express (ELEX), 2019, DOI: 10.1587/elex.16.20190118.</w:t>
      </w:r>
    </w:p>
    <w:p>
      <w:pPr>
        <w:spacing w:line="360" w:lineRule="exact"/>
        <w:ind w:firstLine="480" w:firstLineChars="200"/>
        <w:rPr>
          <w:sz w:val="24"/>
          <w:szCs w:val="24"/>
        </w:rPr>
      </w:pPr>
      <w:r>
        <w:rPr>
          <w:rFonts w:hint="eastAsia" w:ascii="宋体" w:hAnsi="宋体" w:cs="宋体"/>
          <w:sz w:val="24"/>
          <w:szCs w:val="24"/>
        </w:rPr>
        <w:t>②</w:t>
      </w:r>
      <w:r>
        <w:rPr>
          <w:sz w:val="24"/>
          <w:szCs w:val="24"/>
        </w:rPr>
        <w:t xml:space="preserve"> Pengyu Liu,</w:t>
      </w:r>
      <w:r>
        <w:rPr>
          <w:b/>
          <w:bCs/>
          <w:sz w:val="24"/>
          <w:szCs w:val="24"/>
        </w:rPr>
        <w:t xml:space="preserve"> Sheng Zhang</w:t>
      </w:r>
      <w:r>
        <w:rPr>
          <w:b/>
          <w:sz w:val="24"/>
          <w:szCs w:val="24"/>
        </w:rPr>
        <w:t>*</w:t>
      </w:r>
      <w:r>
        <w:rPr>
          <w:sz w:val="24"/>
          <w:szCs w:val="24"/>
        </w:rPr>
        <w:t xml:space="preserve"> and Wenli Shen.A novel method to test and optimize the periphery crosstalk in CMOS image sensor.IEICE Electronics Express (ELEX),Vol.17, No.3, 1–6，2020.</w:t>
      </w:r>
    </w:p>
    <w:p>
      <w:pPr>
        <w:spacing w:line="360" w:lineRule="exact"/>
        <w:ind w:firstLine="480" w:firstLineChars="200"/>
        <w:rPr>
          <w:sz w:val="24"/>
          <w:szCs w:val="24"/>
        </w:rPr>
      </w:pPr>
      <w:r>
        <w:rPr>
          <w:rFonts w:hint="eastAsia" w:ascii="宋体" w:hAnsi="宋体" w:cs="宋体"/>
          <w:sz w:val="24"/>
          <w:szCs w:val="24"/>
        </w:rPr>
        <w:t>③</w:t>
      </w:r>
      <w:r>
        <w:rPr>
          <w:sz w:val="24"/>
          <w:szCs w:val="24"/>
        </w:rPr>
        <w:t xml:space="preserve"> Wu M, </w:t>
      </w:r>
      <w:r>
        <w:rPr>
          <w:b/>
          <w:sz w:val="24"/>
          <w:szCs w:val="24"/>
        </w:rPr>
        <w:t>Zhang S*</w:t>
      </w:r>
      <w:r>
        <w:rPr>
          <w:sz w:val="24"/>
          <w:szCs w:val="24"/>
        </w:rPr>
        <w:t>, Dong Y. A Novel Model-Based Driving Behavior Recognition System Using Motion Sensors[J]. Sensors, 2016, 16(10):1746.</w:t>
      </w:r>
    </w:p>
    <w:p>
      <w:pPr>
        <w:spacing w:line="360" w:lineRule="exact"/>
        <w:ind w:firstLine="480" w:firstLineChars="200"/>
        <w:rPr>
          <w:sz w:val="24"/>
          <w:szCs w:val="24"/>
        </w:rPr>
      </w:pPr>
      <w:r>
        <w:rPr>
          <w:rFonts w:hint="eastAsia" w:ascii="宋体" w:hAnsi="宋体" w:cs="宋体"/>
          <w:sz w:val="24"/>
          <w:szCs w:val="24"/>
        </w:rPr>
        <w:t>④</w:t>
      </w:r>
      <w:r>
        <w:rPr>
          <w:sz w:val="24"/>
          <w:szCs w:val="24"/>
        </w:rPr>
        <w:t xml:space="preserve"> P. Z. Shao, H. M. Zhao, H. W. Cao, X. F. Wang, Y. Pang, Y. X. Li, N. Q. Deng, J. Zhang, G. Y. Zhang, Y. Yang, </w:t>
      </w:r>
      <w:r>
        <w:rPr>
          <w:b/>
          <w:sz w:val="24"/>
          <w:szCs w:val="24"/>
        </w:rPr>
        <w:t>S. Zhang*</w:t>
      </w:r>
      <w:r>
        <w:rPr>
          <w:sz w:val="24"/>
          <w:szCs w:val="24"/>
        </w:rPr>
        <w:t>, and T. L. Ren*. Enhancement of carrier mobility in MoS2 field effect transistors by a SiO2 protective layer[J]. Applied Physics Letters, 2016, 108(20):10451-10453.</w:t>
      </w:r>
    </w:p>
    <w:p>
      <w:pPr>
        <w:spacing w:line="360" w:lineRule="exact"/>
        <w:ind w:firstLine="480" w:firstLineChars="200"/>
        <w:rPr>
          <w:sz w:val="24"/>
          <w:szCs w:val="24"/>
        </w:rPr>
      </w:pPr>
      <w:r>
        <w:rPr>
          <w:rFonts w:hint="eastAsia" w:ascii="宋体" w:hAnsi="宋体" w:cs="宋体"/>
          <w:sz w:val="24"/>
          <w:szCs w:val="24"/>
        </w:rPr>
        <w:t>⑤</w:t>
      </w:r>
      <w:r>
        <w:rPr>
          <w:sz w:val="24"/>
          <w:szCs w:val="24"/>
        </w:rPr>
        <w:t xml:space="preserve"> </w:t>
      </w:r>
      <w:r>
        <w:rPr>
          <w:b/>
          <w:sz w:val="24"/>
          <w:szCs w:val="24"/>
        </w:rPr>
        <w:t>Zhang S*</w:t>
      </w:r>
      <w:r>
        <w:rPr>
          <w:sz w:val="24"/>
          <w:szCs w:val="24"/>
        </w:rPr>
        <w:t>, Zhang S, Cheng H, Jiang C. Synthesis of High Dynamic Range Image Based on Logarithm Intensity Mapping Function[J]. 2015, 9219:430-443.</w:t>
      </w:r>
    </w:p>
    <w:p>
      <w:pPr>
        <w:spacing w:line="360" w:lineRule="exact"/>
        <w:ind w:firstLine="480" w:firstLineChars="200"/>
        <w:rPr>
          <w:sz w:val="24"/>
          <w:szCs w:val="24"/>
        </w:rPr>
      </w:pPr>
      <w:r>
        <w:rPr>
          <w:rFonts w:hint="eastAsia" w:ascii="宋体" w:hAnsi="宋体" w:cs="宋体"/>
          <w:sz w:val="24"/>
          <w:szCs w:val="24"/>
        </w:rPr>
        <w:t>⑥</w:t>
      </w:r>
      <w:r>
        <w:rPr>
          <w:sz w:val="24"/>
          <w:szCs w:val="24"/>
        </w:rPr>
        <w:t xml:space="preserve"> </w:t>
      </w:r>
      <w:r>
        <w:rPr>
          <w:b/>
          <w:sz w:val="24"/>
          <w:szCs w:val="24"/>
        </w:rPr>
        <w:t>Zhang S*</w:t>
      </w:r>
      <w:r>
        <w:rPr>
          <w:sz w:val="24"/>
          <w:szCs w:val="24"/>
        </w:rPr>
        <w:t xml:space="preserve">, Bai W. Single Image Dehazing based on Dark Channel Prior with Different Atmospheric Light[C]// International Conference on Computer Vision Theory and Applications. 2017:224-229. Porto, Portugal. </w:t>
      </w:r>
    </w:p>
    <w:p>
      <w:pPr>
        <w:spacing w:line="360" w:lineRule="exact"/>
        <w:ind w:firstLine="480" w:firstLineChars="200"/>
        <w:rPr>
          <w:sz w:val="24"/>
          <w:szCs w:val="24"/>
        </w:rPr>
      </w:pPr>
      <w:r>
        <w:rPr>
          <w:rFonts w:hint="eastAsia" w:ascii="宋体" w:hAnsi="宋体" w:cs="宋体"/>
          <w:sz w:val="24"/>
          <w:szCs w:val="24"/>
        </w:rPr>
        <w:t>⑦</w:t>
      </w:r>
      <w:r>
        <w:rPr>
          <w:sz w:val="24"/>
          <w:szCs w:val="24"/>
        </w:rPr>
        <w:t xml:space="preserve"> </w:t>
      </w:r>
      <w:r>
        <w:rPr>
          <w:b/>
          <w:sz w:val="24"/>
          <w:szCs w:val="24"/>
        </w:rPr>
        <w:t>Zhang S*</w:t>
      </w:r>
      <w:r>
        <w:rPr>
          <w:sz w:val="24"/>
          <w:szCs w:val="24"/>
        </w:rPr>
        <w:t>, Wu Y. An Embedded Cloud scheme for nonhomologous applications in Internet of Things[C]// IEEE International Conference on Software Engineering and Service Science. IEEE, 2017:94-97. Beijing, China.</w:t>
      </w:r>
    </w:p>
    <w:p>
      <w:pPr>
        <w:spacing w:line="360" w:lineRule="exact"/>
        <w:ind w:firstLine="480" w:firstLineChars="200"/>
        <w:rPr>
          <w:sz w:val="24"/>
          <w:szCs w:val="24"/>
        </w:rPr>
      </w:pPr>
      <w:r>
        <w:rPr>
          <w:rFonts w:hint="eastAsia" w:ascii="宋体" w:hAnsi="宋体" w:cs="宋体"/>
          <w:sz w:val="24"/>
          <w:szCs w:val="24"/>
        </w:rPr>
        <w:t>⑧</w:t>
      </w:r>
      <w:r>
        <w:rPr>
          <w:sz w:val="24"/>
          <w:szCs w:val="24"/>
        </w:rPr>
        <w:t xml:space="preserve"> </w:t>
      </w:r>
      <w:r>
        <w:rPr>
          <w:b/>
          <w:sz w:val="24"/>
          <w:szCs w:val="24"/>
        </w:rPr>
        <w:t>Zhang S*</w:t>
      </w:r>
      <w:r>
        <w:rPr>
          <w:sz w:val="24"/>
          <w:szCs w:val="24"/>
        </w:rPr>
        <w:t xml:space="preserve">, Chen N, Lin M. A sub-GHz high data-rate transceiver for wireless sensor network in IoT[C]// International Symposium on Next-Generation Electronics. 2016:1-2. Taiwan. </w:t>
      </w:r>
    </w:p>
    <w:p>
      <w:pPr>
        <w:spacing w:line="360" w:lineRule="exact"/>
        <w:ind w:firstLine="480" w:firstLineChars="200"/>
        <w:rPr>
          <w:sz w:val="24"/>
          <w:szCs w:val="24"/>
        </w:rPr>
      </w:pPr>
      <w:r>
        <w:rPr>
          <w:rFonts w:hint="eastAsia" w:ascii="宋体" w:hAnsi="宋体" w:cs="宋体"/>
          <w:bCs/>
          <w:sz w:val="24"/>
          <w:szCs w:val="24"/>
        </w:rPr>
        <w:t>⑨</w:t>
      </w:r>
      <w:r>
        <w:rPr>
          <w:bCs/>
          <w:sz w:val="24"/>
          <w:szCs w:val="24"/>
        </w:rPr>
        <w:t xml:space="preserve"> </w:t>
      </w:r>
      <w:r>
        <w:rPr>
          <w:b/>
          <w:sz w:val="24"/>
          <w:szCs w:val="24"/>
        </w:rPr>
        <w:t>Zhang S*</w:t>
      </w:r>
      <w:r>
        <w:rPr>
          <w:sz w:val="24"/>
          <w:szCs w:val="24"/>
        </w:rPr>
        <w:t>, Wu Y, Wang Y. An embedded Node Operating System for real-time information interaction in Vehicle-to-Vehicle communication[C]// IEEE, International Conference on Intelligent Transportation Systems. IEEE, 2016:887-892. Rio de Janeiro, Brazil.</w:t>
      </w:r>
    </w:p>
    <w:p>
      <w:pPr>
        <w:spacing w:line="360" w:lineRule="exact"/>
        <w:ind w:firstLine="480" w:firstLineChars="200"/>
        <w:rPr>
          <w:b/>
          <w:bCs/>
          <w:sz w:val="24"/>
          <w:szCs w:val="24"/>
        </w:rPr>
      </w:pPr>
      <w:r>
        <w:rPr>
          <w:rFonts w:hint="eastAsia" w:ascii="宋体" w:hAnsi="宋体" w:cs="宋体"/>
          <w:bCs/>
          <w:sz w:val="24"/>
          <w:szCs w:val="24"/>
        </w:rPr>
        <w:t>⑩</w:t>
      </w:r>
      <w:r>
        <w:rPr>
          <w:bCs/>
          <w:sz w:val="24"/>
          <w:szCs w:val="24"/>
        </w:rPr>
        <w:t xml:space="preserve"> </w:t>
      </w:r>
      <w:r>
        <w:rPr>
          <w:b/>
          <w:sz w:val="24"/>
          <w:szCs w:val="24"/>
        </w:rPr>
        <w:t>Zhang S*</w:t>
      </w:r>
      <w:r>
        <w:rPr>
          <w:sz w:val="24"/>
          <w:szCs w:val="24"/>
        </w:rPr>
        <w:t>, Pang J, Chen H, et al. A layered tone-mapping operator based on contrast enhanced adaptive histogram equalization[C]// Ieee/acis International Conference on Software Engineering, Artificial Intelligence, NETWORKING and Parallel/distributed Computing. IEEE, 2016:237-242. Shanghai, China.</w:t>
      </w:r>
    </w:p>
    <w:p>
      <w:pPr>
        <w:spacing w:line="360" w:lineRule="exact"/>
        <w:ind w:firstLine="480" w:firstLineChars="200"/>
        <w:rPr>
          <w:sz w:val="24"/>
          <w:szCs w:val="24"/>
        </w:rPr>
      </w:pPr>
      <w:r>
        <w:rPr>
          <w:rFonts w:ascii="Cambria Math" w:hAnsi="Cambria Math" w:cs="Cambria Math"/>
          <w:color w:val="333333"/>
          <w:sz w:val="24"/>
          <w:szCs w:val="24"/>
          <w:shd w:val="clear" w:color="auto" w:fill="FFFFFF"/>
        </w:rPr>
        <w:t>⑪</w:t>
      </w:r>
      <w:r>
        <w:rPr>
          <w:color w:val="333333"/>
          <w:sz w:val="24"/>
          <w:szCs w:val="24"/>
          <w:shd w:val="clear" w:color="auto" w:fill="FFFFFF"/>
        </w:rPr>
        <w:t xml:space="preserve"> </w:t>
      </w:r>
      <w:r>
        <w:rPr>
          <w:b/>
          <w:sz w:val="24"/>
          <w:szCs w:val="24"/>
        </w:rPr>
        <w:t>Sheng Z*</w:t>
      </w:r>
      <w:r>
        <w:rPr>
          <w:sz w:val="24"/>
          <w:szCs w:val="24"/>
        </w:rPr>
        <w:t>, Chen H, Jiang C, S Zhang. An adaptive time window method for human activity recognition[C]// Electrical and Computer Engineering. IEEE, 2015:1188-1192. Halifax, Canada.</w:t>
      </w:r>
    </w:p>
    <w:p>
      <w:pPr>
        <w:spacing w:line="440" w:lineRule="exact"/>
        <w:rPr>
          <w:sz w:val="24"/>
          <w:szCs w:val="24"/>
        </w:rPr>
      </w:pPr>
      <w:r>
        <w:rPr>
          <w:sz w:val="24"/>
          <w:szCs w:val="24"/>
        </w:rPr>
        <w:t xml:space="preserve">（6）主要专利： </w:t>
      </w:r>
    </w:p>
    <w:p>
      <w:pPr>
        <w:spacing w:line="420" w:lineRule="exact"/>
        <w:ind w:firstLine="480" w:firstLineChars="200"/>
        <w:rPr>
          <w:sz w:val="24"/>
          <w:szCs w:val="24"/>
        </w:rPr>
      </w:pPr>
      <w:r>
        <w:rPr>
          <w:rFonts w:hint="eastAsia" w:ascii="宋体" w:hAnsi="宋体" w:cs="宋体"/>
          <w:sz w:val="24"/>
          <w:szCs w:val="24"/>
        </w:rPr>
        <w:t>①</w:t>
      </w:r>
      <w:r>
        <w:rPr>
          <w:sz w:val="24"/>
          <w:szCs w:val="24"/>
        </w:rPr>
        <w:t xml:space="preserve"> 一种集成轻量级区块链的节点操作系统及数据更新的方法，中国，201611221236.3，已授权；</w:t>
      </w:r>
    </w:p>
    <w:p>
      <w:pPr>
        <w:spacing w:line="420" w:lineRule="exact"/>
        <w:ind w:firstLine="480" w:firstLineChars="200"/>
        <w:rPr>
          <w:sz w:val="24"/>
          <w:szCs w:val="24"/>
        </w:rPr>
      </w:pPr>
      <w:r>
        <w:rPr>
          <w:rFonts w:hint="eastAsia" w:ascii="宋体" w:hAnsi="宋体" w:cs="宋体"/>
          <w:sz w:val="24"/>
          <w:szCs w:val="24"/>
        </w:rPr>
        <w:t>②</w:t>
      </w:r>
      <w:r>
        <w:rPr>
          <w:sz w:val="24"/>
          <w:szCs w:val="24"/>
        </w:rPr>
        <w:t xml:space="preserve"> 主动推送信息的方法和嵌入式节点操作系统，中国，201610022131.9，已授权；</w:t>
      </w:r>
    </w:p>
    <w:p>
      <w:pPr>
        <w:spacing w:line="420" w:lineRule="exact"/>
        <w:ind w:firstLine="480" w:firstLineChars="200"/>
        <w:rPr>
          <w:sz w:val="24"/>
          <w:szCs w:val="24"/>
        </w:rPr>
      </w:pPr>
      <w:r>
        <w:rPr>
          <w:rFonts w:hint="eastAsia" w:ascii="宋体" w:hAnsi="宋体" w:cs="宋体"/>
          <w:sz w:val="24"/>
          <w:szCs w:val="24"/>
        </w:rPr>
        <w:t>③</w:t>
      </w:r>
      <w:r>
        <w:rPr>
          <w:sz w:val="24"/>
          <w:szCs w:val="24"/>
        </w:rPr>
        <w:t xml:space="preserve"> 一种基于操作控制单元的分布式网络节点操作系统, 中国，201610031379.1，已授权；</w:t>
      </w:r>
    </w:p>
    <w:p>
      <w:pPr>
        <w:spacing w:line="420" w:lineRule="exact"/>
        <w:ind w:firstLine="480" w:firstLineChars="200"/>
      </w:pPr>
      <w:r>
        <w:rPr>
          <w:rFonts w:hint="eastAsia" w:ascii="宋体" w:hAnsi="宋体" w:cs="宋体"/>
          <w:sz w:val="24"/>
          <w:szCs w:val="24"/>
        </w:rPr>
        <w:t>④</w:t>
      </w:r>
      <w:r>
        <w:rPr>
          <w:sz w:val="24"/>
          <w:szCs w:val="24"/>
        </w:rPr>
        <w:t xml:space="preserve"> 基于操作控制单元的跨协议分布式云存储系统和数据管理方法, 中国，</w:t>
      </w:r>
      <w:r>
        <w:t>201610030434.5</w:t>
      </w:r>
      <w:r>
        <w:rPr>
          <w:sz w:val="24"/>
          <w:szCs w:val="24"/>
        </w:rPr>
        <w:t>，已授权；</w:t>
      </w:r>
    </w:p>
    <w:p>
      <w:pPr>
        <w:spacing w:line="420" w:lineRule="exact"/>
        <w:ind w:firstLine="480" w:firstLineChars="200"/>
        <w:rPr>
          <w:sz w:val="24"/>
          <w:szCs w:val="24"/>
        </w:rPr>
      </w:pPr>
      <w:r>
        <w:rPr>
          <w:rFonts w:hint="eastAsia" w:ascii="宋体" w:hAnsi="宋体" w:cs="宋体"/>
          <w:kern w:val="0"/>
          <w:sz w:val="24"/>
        </w:rPr>
        <w:t>⑤</w:t>
      </w:r>
      <w:r>
        <w:rPr>
          <w:sz w:val="24"/>
          <w:szCs w:val="24"/>
        </w:rPr>
        <w:t xml:space="preserve"> 一种基于操作控制单元的分布式网络节点操作系统, 国际，</w:t>
      </w:r>
      <w:r>
        <w:t>PCT/CN2016/071201</w:t>
      </w:r>
      <w:r>
        <w:rPr>
          <w:sz w:val="24"/>
          <w:szCs w:val="24"/>
        </w:rPr>
        <w:t>，已登记；</w:t>
      </w:r>
    </w:p>
    <w:p>
      <w:pPr>
        <w:spacing w:line="420" w:lineRule="exact"/>
        <w:ind w:firstLine="480" w:firstLineChars="200"/>
      </w:pPr>
      <w:r>
        <w:rPr>
          <w:rFonts w:hint="eastAsia" w:ascii="宋体" w:hAnsi="宋体" w:cs="宋体"/>
          <w:sz w:val="24"/>
          <w:szCs w:val="24"/>
        </w:rPr>
        <w:t>⑥</w:t>
      </w:r>
      <w:r>
        <w:rPr>
          <w:kern w:val="0"/>
          <w:sz w:val="24"/>
        </w:rPr>
        <w:t xml:space="preserve"> 基于操作控制单元的跨协议分布式云存储系统和数据管理方法，</w:t>
      </w:r>
      <w:r>
        <w:rPr>
          <w:sz w:val="24"/>
          <w:szCs w:val="24"/>
        </w:rPr>
        <w:t>国际，</w:t>
      </w:r>
      <w:r>
        <w:t>PCT/CN2016/071199</w:t>
      </w:r>
      <w:r>
        <w:rPr>
          <w:sz w:val="24"/>
          <w:szCs w:val="24"/>
        </w:rPr>
        <w:t>，已登记</w:t>
      </w:r>
      <w:r>
        <w:rPr>
          <w:kern w:val="0"/>
          <w:sz w:val="24"/>
        </w:rPr>
        <w:t>；</w:t>
      </w:r>
    </w:p>
    <w:p>
      <w:pPr>
        <w:spacing w:line="420" w:lineRule="exact"/>
        <w:ind w:firstLine="480" w:firstLineChars="200"/>
        <w:rPr>
          <w:sz w:val="24"/>
          <w:szCs w:val="24"/>
        </w:rPr>
      </w:pPr>
      <w:r>
        <w:rPr>
          <w:rFonts w:hint="eastAsia" w:ascii="宋体" w:hAnsi="宋体" w:cs="宋体"/>
          <w:sz w:val="24"/>
          <w:szCs w:val="24"/>
        </w:rPr>
        <w:t>⑦</w:t>
      </w:r>
      <w:r>
        <w:rPr>
          <w:sz w:val="24"/>
          <w:szCs w:val="24"/>
        </w:rPr>
        <w:t xml:space="preserve"> Distributed network node operation system based on operation control unit，美国，15/468.501，已授权；</w:t>
      </w:r>
    </w:p>
    <w:p>
      <w:pPr>
        <w:spacing w:line="420" w:lineRule="exact"/>
        <w:ind w:firstLine="480" w:firstLineChars="200"/>
        <w:rPr>
          <w:sz w:val="24"/>
          <w:szCs w:val="24"/>
        </w:rPr>
      </w:pPr>
      <w:r>
        <w:rPr>
          <w:rFonts w:hint="eastAsia" w:ascii="宋体" w:hAnsi="宋体" w:cs="宋体"/>
          <w:sz w:val="24"/>
          <w:szCs w:val="24"/>
        </w:rPr>
        <w:t>⑧</w:t>
      </w:r>
      <w:r>
        <w:rPr>
          <w:sz w:val="24"/>
          <w:szCs w:val="24"/>
        </w:rPr>
        <w:t xml:space="preserve"> Cross protocol distributed cloud storage system and data management method based on operation control unit，美国，15/468.607，已授权；</w:t>
      </w:r>
    </w:p>
    <w:p/>
    <w:p>
      <w:pPr>
        <w:pStyle w:val="3"/>
        <w:spacing w:before="240" w:after="120" w:line="360" w:lineRule="auto"/>
        <w:rPr>
          <w:rFonts w:ascii="Times New Roman" w:hAnsi="Times New Roman" w:eastAsia="黑体"/>
          <w:sz w:val="28"/>
        </w:rPr>
      </w:pPr>
      <w:r>
        <w:rPr>
          <w:rFonts w:ascii="Times New Roman" w:hAnsi="Times New Roman" w:eastAsia="黑体"/>
          <w:sz w:val="28"/>
        </w:rPr>
        <w:t>8.2 重要参与者</w:t>
      </w:r>
    </w:p>
    <w:p>
      <w:pPr>
        <w:spacing w:line="440" w:lineRule="exact"/>
        <w:rPr>
          <w:b/>
          <w:bCs/>
          <w:sz w:val="24"/>
          <w:szCs w:val="24"/>
        </w:rPr>
      </w:pPr>
      <w:r>
        <w:rPr>
          <w:b/>
          <w:bCs/>
          <w:sz w:val="24"/>
          <w:szCs w:val="24"/>
        </w:rPr>
        <w:t>1、杨斯蘩，清华大学深圳国际研究生院，信息学部讲师</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2001/10~2005/1，法国卡昂大学，电子与微电子专业，博士；</w:t>
      </w:r>
    </w:p>
    <w:p>
      <w:pPr>
        <w:spacing w:line="440" w:lineRule="exact"/>
        <w:ind w:firstLine="480" w:firstLineChars="200"/>
        <w:rPr>
          <w:sz w:val="24"/>
          <w:szCs w:val="24"/>
        </w:rPr>
      </w:pPr>
      <w:r>
        <w:rPr>
          <w:sz w:val="24"/>
          <w:szCs w:val="24"/>
        </w:rPr>
        <w:t>2000/9~2001/9，法国卡昂大学，微电子学与固体电子学专业，硕士；</w:t>
      </w:r>
    </w:p>
    <w:p>
      <w:pPr>
        <w:spacing w:line="440" w:lineRule="exact"/>
        <w:ind w:firstLine="480" w:firstLineChars="200"/>
        <w:rPr>
          <w:sz w:val="24"/>
          <w:szCs w:val="24"/>
        </w:rPr>
      </w:pPr>
      <w:r>
        <w:rPr>
          <w:sz w:val="24"/>
          <w:szCs w:val="24"/>
        </w:rPr>
        <w:t>1999/9~2000/6，法国卡昂大学，法语进修；</w:t>
      </w:r>
    </w:p>
    <w:p>
      <w:pPr>
        <w:spacing w:line="440" w:lineRule="exact"/>
        <w:ind w:firstLine="480" w:firstLineChars="200"/>
        <w:rPr>
          <w:sz w:val="24"/>
          <w:szCs w:val="24"/>
        </w:rPr>
      </w:pPr>
      <w:r>
        <w:rPr>
          <w:sz w:val="24"/>
          <w:szCs w:val="24"/>
        </w:rPr>
        <w:t>1995/9~1999/7，沈阳工业大学，电子工程专业，本科。</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2005/01至今，清华大学深圳国际研究生院信息学部讲师；</w:t>
      </w:r>
    </w:p>
    <w:p>
      <w:pPr>
        <w:spacing w:line="440" w:lineRule="exact"/>
        <w:ind w:firstLine="480" w:firstLineChars="200"/>
        <w:rPr>
          <w:sz w:val="24"/>
          <w:szCs w:val="24"/>
        </w:rPr>
      </w:pPr>
      <w:r>
        <w:rPr>
          <w:sz w:val="24"/>
          <w:szCs w:val="24"/>
        </w:rPr>
        <w:t>2001/01-2003/12，兼职法国Caen大学特邀教授（每年4个月）；</w:t>
      </w:r>
    </w:p>
    <w:p>
      <w:pPr>
        <w:spacing w:line="440" w:lineRule="exact"/>
        <w:ind w:firstLine="480" w:firstLineChars="200"/>
        <w:rPr>
          <w:sz w:val="24"/>
          <w:szCs w:val="24"/>
        </w:rPr>
      </w:pPr>
      <w:r>
        <w:rPr>
          <w:sz w:val="24"/>
          <w:szCs w:val="24"/>
        </w:rPr>
        <w:t>1995/01-2004/12，清华大学电子工程系博士后、副教授、教授；</w:t>
      </w:r>
    </w:p>
    <w:p>
      <w:pPr>
        <w:spacing w:line="440" w:lineRule="exact"/>
        <w:ind w:firstLine="480" w:firstLineChars="200"/>
        <w:rPr>
          <w:sz w:val="24"/>
          <w:szCs w:val="24"/>
        </w:rPr>
      </w:pPr>
      <w:r>
        <w:rPr>
          <w:sz w:val="24"/>
          <w:szCs w:val="24"/>
        </w:rPr>
        <w:t>1984/07-1987/08，电子科技大学无线电技术系教师。</w:t>
      </w:r>
    </w:p>
    <w:p>
      <w:pPr>
        <w:spacing w:line="440" w:lineRule="exact"/>
        <w:rPr>
          <w:sz w:val="24"/>
          <w:szCs w:val="24"/>
        </w:rPr>
      </w:pPr>
      <w:r>
        <w:rPr>
          <w:sz w:val="24"/>
          <w:szCs w:val="24"/>
        </w:rPr>
        <w:t>（3）研究领域：</w:t>
      </w:r>
    </w:p>
    <w:p>
      <w:pPr>
        <w:spacing w:before="120" w:beforeLines="50" w:after="120" w:afterLines="50" w:line="360" w:lineRule="auto"/>
        <w:rPr>
          <w:bCs/>
          <w:sz w:val="24"/>
          <w:szCs w:val="24"/>
        </w:rPr>
      </w:pPr>
      <w:r>
        <w:rPr>
          <w:bCs/>
          <w:sz w:val="24"/>
          <w:szCs w:val="24"/>
        </w:rPr>
        <w:t>目前主要从事3D显示技术，视频信息处理等方面智能信息系统芯片的研究与开发。具体包括3D立体视频系统的设计，视频压缩算法与硬件电路的开发，系统芯片的仿真、功能验证方法与流程等项研究。在国外核心期刊会议上发表论文十余篇，申请发明专利多项。</w:t>
      </w:r>
    </w:p>
    <w:p>
      <w:pPr>
        <w:spacing w:before="120" w:beforeLines="50" w:after="120" w:afterLines="50" w:line="360" w:lineRule="auto"/>
        <w:rPr>
          <w:bCs/>
          <w:sz w:val="24"/>
          <w:szCs w:val="24"/>
        </w:rPr>
      </w:pPr>
    </w:p>
    <w:p>
      <w:pPr>
        <w:spacing w:before="120" w:beforeLines="50" w:after="120" w:afterLines="50" w:line="360" w:lineRule="auto"/>
        <w:rPr>
          <w:b/>
          <w:sz w:val="24"/>
          <w:szCs w:val="24"/>
        </w:rPr>
      </w:pPr>
      <w:r>
        <w:rPr>
          <w:b/>
          <w:sz w:val="24"/>
          <w:szCs w:val="24"/>
        </w:rPr>
        <w:t>2、潘毅，清华大学深圳国际研究生院，信息学部，博士后</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 xml:space="preserve">2014/09~2019/07，重庆邮电大学，信息与通信工程，博士，导师：张天骐 </w:t>
      </w:r>
    </w:p>
    <w:p>
      <w:pPr>
        <w:spacing w:line="440" w:lineRule="exact"/>
        <w:ind w:firstLine="480" w:firstLineChars="200"/>
        <w:rPr>
          <w:sz w:val="24"/>
          <w:szCs w:val="24"/>
        </w:rPr>
      </w:pPr>
      <w:r>
        <w:rPr>
          <w:sz w:val="24"/>
          <w:szCs w:val="24"/>
        </w:rPr>
        <w:t xml:space="preserve">2011/09~2014/07，重庆邮电大学，信息与通信工程，硕士，导师：张天骐 </w:t>
      </w:r>
    </w:p>
    <w:p>
      <w:pPr>
        <w:spacing w:line="440" w:lineRule="exact"/>
        <w:ind w:firstLine="480" w:firstLineChars="200"/>
        <w:rPr>
          <w:sz w:val="24"/>
          <w:szCs w:val="24"/>
        </w:rPr>
      </w:pPr>
      <w:r>
        <w:rPr>
          <w:sz w:val="24"/>
          <w:szCs w:val="24"/>
        </w:rPr>
        <w:t xml:space="preserve">2007/09~2011/07，重庆邮电大学，信息工程，本科          </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2020/09 ~ 至今，清华大学深圳国际研究生院，信息学部，博士后</w:t>
      </w:r>
    </w:p>
    <w:p>
      <w:pPr>
        <w:spacing w:line="440" w:lineRule="exact"/>
        <w:ind w:firstLine="480" w:firstLineChars="200"/>
        <w:rPr>
          <w:sz w:val="24"/>
          <w:szCs w:val="24"/>
        </w:rPr>
      </w:pPr>
      <w:r>
        <w:rPr>
          <w:sz w:val="24"/>
          <w:szCs w:val="24"/>
        </w:rPr>
        <w:t>2017/02 ~ 2018/02，美国俄勒冈州立大学，联合培养</w:t>
      </w:r>
    </w:p>
    <w:p>
      <w:pPr>
        <w:spacing w:line="440" w:lineRule="exact"/>
        <w:rPr>
          <w:sz w:val="24"/>
          <w:szCs w:val="24"/>
        </w:rPr>
      </w:pPr>
      <w:r>
        <w:rPr>
          <w:sz w:val="24"/>
          <w:szCs w:val="24"/>
        </w:rPr>
        <w:t>（3）科研与学术工作经历</w:t>
      </w:r>
    </w:p>
    <w:p>
      <w:pPr>
        <w:spacing w:line="440" w:lineRule="exact"/>
        <w:ind w:firstLine="480" w:firstLineChars="200"/>
        <w:rPr>
          <w:sz w:val="24"/>
          <w:szCs w:val="24"/>
        </w:rPr>
      </w:pPr>
      <w:r>
        <w:rPr>
          <w:rFonts w:hint="eastAsia" w:ascii="宋体" w:hAnsi="宋体" w:cs="宋体"/>
          <w:sz w:val="24"/>
          <w:szCs w:val="24"/>
        </w:rPr>
        <w:t>①</w:t>
      </w:r>
      <w:r>
        <w:rPr>
          <w:sz w:val="24"/>
          <w:szCs w:val="24"/>
        </w:rPr>
        <w:t>重庆市研究生科研创新项目：复杂体制组合BOC直扩信号的捕获与跟踪（CYS17219）</w:t>
      </w:r>
    </w:p>
    <w:p>
      <w:pPr>
        <w:spacing w:line="440" w:lineRule="exact"/>
        <w:ind w:firstLine="480" w:firstLineChars="200"/>
        <w:rPr>
          <w:sz w:val="24"/>
          <w:szCs w:val="24"/>
        </w:rPr>
      </w:pPr>
      <w:r>
        <w:rPr>
          <w:rFonts w:hint="eastAsia" w:ascii="宋体" w:hAnsi="宋体" w:cs="宋体"/>
          <w:sz w:val="24"/>
          <w:szCs w:val="24"/>
        </w:rPr>
        <w:t>②</w:t>
      </w:r>
      <w:r>
        <w:rPr>
          <w:sz w:val="24"/>
          <w:szCs w:val="24"/>
        </w:rPr>
        <w:t>国家自然科学基金项目：复杂体制BOC调制直扩信号的检测与估计研究（61671095）</w:t>
      </w:r>
    </w:p>
    <w:p>
      <w:pPr>
        <w:spacing w:line="440" w:lineRule="exact"/>
        <w:ind w:firstLine="480" w:firstLineChars="200"/>
        <w:rPr>
          <w:sz w:val="24"/>
          <w:szCs w:val="24"/>
        </w:rPr>
      </w:pPr>
      <w:r>
        <w:rPr>
          <w:rFonts w:hint="eastAsia" w:ascii="宋体" w:hAnsi="宋体" w:cs="宋体"/>
          <w:sz w:val="24"/>
          <w:szCs w:val="24"/>
        </w:rPr>
        <w:t>③</w:t>
      </w:r>
      <w:r>
        <w:rPr>
          <w:sz w:val="24"/>
          <w:szCs w:val="24"/>
        </w:rPr>
        <w:t>信号与信息处理重庆市市级重点实验室建设项目（CSTC,2009CA2003）</w:t>
      </w:r>
    </w:p>
    <w:p>
      <w:pPr>
        <w:spacing w:line="440" w:lineRule="exact"/>
        <w:ind w:firstLine="480" w:firstLineChars="200"/>
        <w:rPr>
          <w:sz w:val="24"/>
          <w:szCs w:val="24"/>
        </w:rPr>
      </w:pPr>
      <w:r>
        <w:rPr>
          <w:rFonts w:hint="eastAsia" w:ascii="宋体" w:hAnsi="宋体" w:cs="宋体"/>
          <w:sz w:val="24"/>
          <w:szCs w:val="24"/>
        </w:rPr>
        <w:t>④</w:t>
      </w:r>
      <w:r>
        <w:rPr>
          <w:sz w:val="24"/>
          <w:szCs w:val="24"/>
        </w:rPr>
        <w:t>重庆市教育委员会科研项目：微弱信号检测中随机共振理论研究（KJ1600429）</w:t>
      </w:r>
    </w:p>
    <w:p>
      <w:pPr>
        <w:spacing w:line="440" w:lineRule="exact"/>
        <w:ind w:firstLine="480" w:firstLineChars="200"/>
        <w:rPr>
          <w:sz w:val="24"/>
          <w:szCs w:val="24"/>
        </w:rPr>
      </w:pPr>
      <w:r>
        <w:rPr>
          <w:rFonts w:hint="eastAsia" w:ascii="宋体" w:hAnsi="宋体" w:cs="宋体"/>
          <w:sz w:val="24"/>
          <w:szCs w:val="24"/>
        </w:rPr>
        <w:t>⑤</w:t>
      </w:r>
      <w:r>
        <w:rPr>
          <w:sz w:val="24"/>
          <w:szCs w:val="24"/>
        </w:rPr>
        <w:t>中国电子科技集团公司第十研究所预研项目：XXX信号分析软件（S2017-01N）</w:t>
      </w:r>
    </w:p>
    <w:p>
      <w:pPr>
        <w:spacing w:line="440" w:lineRule="exact"/>
        <w:rPr>
          <w:sz w:val="24"/>
          <w:szCs w:val="24"/>
        </w:rPr>
      </w:pPr>
      <w:r>
        <w:rPr>
          <w:sz w:val="24"/>
          <w:szCs w:val="24"/>
        </w:rPr>
        <w:t>（4）主持或参加科研项目（课题）及人才计划项目情况：</w:t>
      </w:r>
    </w:p>
    <w:p>
      <w:pPr>
        <w:spacing w:line="440" w:lineRule="exact"/>
        <w:ind w:firstLine="480" w:firstLineChars="200"/>
        <w:rPr>
          <w:sz w:val="24"/>
          <w:szCs w:val="24"/>
        </w:rPr>
      </w:pPr>
      <w:r>
        <w:rPr>
          <w:rFonts w:hint="eastAsia" w:ascii="宋体" w:hAnsi="宋体" w:cs="宋体"/>
          <w:sz w:val="24"/>
          <w:szCs w:val="24"/>
        </w:rPr>
        <w:t>①</w:t>
      </w:r>
      <w:r>
        <w:rPr>
          <w:sz w:val="24"/>
          <w:szCs w:val="24"/>
        </w:rPr>
        <w:t>基于Matlab下搭建BOC信号捕获和跟踪平台</w:t>
      </w:r>
    </w:p>
    <w:p>
      <w:pPr>
        <w:spacing w:line="440" w:lineRule="exact"/>
        <w:ind w:firstLine="480" w:firstLineChars="200"/>
        <w:rPr>
          <w:sz w:val="24"/>
          <w:szCs w:val="24"/>
        </w:rPr>
      </w:pPr>
      <w:r>
        <w:rPr>
          <w:sz w:val="24"/>
          <w:szCs w:val="24"/>
        </w:rPr>
        <w:t>二进制偏移载波（Binary Offset Carrier，BOC）信号，是一种新式导航信号，广泛地应用于北斗、GPS等导航系统。BOC信号的同步过程包括捕获和跟踪两个阶段，是接收机实现定位、导航、授时等服务的基础。</w:t>
      </w:r>
    </w:p>
    <w:p>
      <w:pPr>
        <w:spacing w:line="440" w:lineRule="exact"/>
        <w:ind w:firstLine="480" w:firstLineChars="200"/>
        <w:rPr>
          <w:sz w:val="24"/>
          <w:szCs w:val="24"/>
        </w:rPr>
      </w:pPr>
      <w:r>
        <w:rPr>
          <w:sz w:val="24"/>
          <w:szCs w:val="24"/>
        </w:rPr>
        <w:t>所完成工作：完成复杂环境下BOC信号的建模，设计出两个新的BOC信号无模糊捕获技术，解决了高动态和宽、窄带干扰下BOC信号捕获问题，还通过仿真得到提出算法和其他算法的性能对比。</w:t>
      </w:r>
    </w:p>
    <w:p>
      <w:pPr>
        <w:spacing w:line="440" w:lineRule="exact"/>
        <w:ind w:firstLine="480" w:firstLineChars="200"/>
        <w:rPr>
          <w:sz w:val="24"/>
          <w:szCs w:val="24"/>
        </w:rPr>
      </w:pPr>
      <w:r>
        <w:rPr>
          <w:rFonts w:hint="eastAsia" w:ascii="宋体" w:hAnsi="宋体" w:cs="宋体"/>
          <w:sz w:val="24"/>
          <w:szCs w:val="24"/>
        </w:rPr>
        <w:t>②</w:t>
      </w:r>
      <w:r>
        <w:rPr>
          <w:sz w:val="24"/>
          <w:szCs w:val="24"/>
        </w:rPr>
        <w:t>XXX信号分析软件（涉密）</w:t>
      </w:r>
    </w:p>
    <w:p>
      <w:pPr>
        <w:spacing w:line="440" w:lineRule="exact"/>
        <w:ind w:firstLine="480" w:firstLineChars="200"/>
        <w:rPr>
          <w:sz w:val="24"/>
          <w:szCs w:val="24"/>
        </w:rPr>
      </w:pPr>
      <w:r>
        <w:rPr>
          <w:sz w:val="24"/>
          <w:szCs w:val="24"/>
        </w:rPr>
        <w:t xml:space="preserve">常规的军事通信、民用移动通信、卫星导航、低轨道卫星通信、战场无线传感网、遥控遥测等系统大量存在着扩频通信体制。XXX信号分析软件主要是完成上述扩频信号的识别与分析，为XXX信号的盲解扩、解调提供条件，也为电子对抗迈向信息站的发展提供基础的技术支撑。 </w:t>
      </w:r>
    </w:p>
    <w:p>
      <w:pPr>
        <w:spacing w:line="440" w:lineRule="exact"/>
        <w:ind w:firstLine="480" w:firstLineChars="200"/>
        <w:rPr>
          <w:sz w:val="24"/>
          <w:szCs w:val="24"/>
        </w:rPr>
      </w:pPr>
      <w:r>
        <w:rPr>
          <w:sz w:val="24"/>
          <w:szCs w:val="24"/>
        </w:rPr>
        <w:t xml:space="preserve">所完成工作：完成多种体制/多用户XXX信号的信号产生和信号检测、扩频参数的估计和分析、解扩解调和测向等。 </w:t>
      </w:r>
    </w:p>
    <w:p>
      <w:pPr>
        <w:spacing w:line="440" w:lineRule="exact"/>
        <w:rPr>
          <w:sz w:val="24"/>
          <w:szCs w:val="24"/>
        </w:rPr>
      </w:pPr>
      <w:r>
        <w:rPr>
          <w:sz w:val="24"/>
          <w:szCs w:val="24"/>
        </w:rPr>
        <w:t>（5）代表性论文：</w:t>
      </w:r>
    </w:p>
    <w:p>
      <w:pPr>
        <w:spacing w:line="440" w:lineRule="exact"/>
        <w:ind w:firstLine="480" w:firstLineChars="200"/>
        <w:rPr>
          <w:sz w:val="24"/>
          <w:szCs w:val="24"/>
        </w:rPr>
      </w:pPr>
      <w:r>
        <w:rPr>
          <w:rFonts w:hint="eastAsia" w:ascii="宋体" w:hAnsi="宋体" w:cs="宋体"/>
          <w:sz w:val="24"/>
          <w:szCs w:val="24"/>
        </w:rPr>
        <w:t>①</w:t>
      </w:r>
      <w:r>
        <w:rPr>
          <w:sz w:val="24"/>
          <w:szCs w:val="24"/>
        </w:rPr>
        <w:t>潘毅;张天骐;张刚;罗忠涛. A Novel Acquisition Algorithm Based on PMF-apFFT for BOC Modulated Signals[J]. IEEE ACCESS (SCI 2区)</w:t>
      </w:r>
    </w:p>
    <w:p>
      <w:pPr>
        <w:spacing w:line="440" w:lineRule="exact"/>
        <w:ind w:firstLine="480" w:firstLineChars="200"/>
        <w:rPr>
          <w:sz w:val="24"/>
          <w:szCs w:val="24"/>
        </w:rPr>
      </w:pPr>
      <w:r>
        <w:rPr>
          <w:rFonts w:hint="eastAsia" w:ascii="宋体" w:hAnsi="宋体" w:cs="宋体"/>
          <w:sz w:val="24"/>
          <w:szCs w:val="24"/>
        </w:rPr>
        <w:t>②</w:t>
      </w:r>
      <w:r>
        <w:rPr>
          <w:sz w:val="24"/>
          <w:szCs w:val="24"/>
        </w:rPr>
        <w:t>潘毅;张天骐;张刚;罗忠涛. A Narrowband Anti-jamming Acquisition Algorithm Based on All-phase Processing for BOC Signals[J]. IEEE ACCESS (SCI 2区)</w:t>
      </w:r>
    </w:p>
    <w:p>
      <w:pPr>
        <w:spacing w:line="440" w:lineRule="exact"/>
        <w:ind w:firstLine="480" w:firstLineChars="200"/>
        <w:rPr>
          <w:sz w:val="24"/>
          <w:szCs w:val="24"/>
        </w:rPr>
      </w:pPr>
      <w:r>
        <w:rPr>
          <w:rFonts w:hint="eastAsia" w:ascii="宋体" w:hAnsi="宋体" w:cs="宋体"/>
          <w:sz w:val="24"/>
          <w:szCs w:val="24"/>
        </w:rPr>
        <w:t>③</w:t>
      </w:r>
      <w:r>
        <w:rPr>
          <w:sz w:val="24"/>
          <w:szCs w:val="24"/>
        </w:rPr>
        <w:t>潘毅;张天骐;张刚;罗忠涛. Analysis of an improved acquisition method for high-dynamic BOC signal[J]. Journal of Systems Engineering and Electronics (SCI 4区)</w:t>
      </w:r>
    </w:p>
    <w:p>
      <w:pPr>
        <w:spacing w:line="440" w:lineRule="exact"/>
        <w:ind w:firstLine="480" w:firstLineChars="200"/>
        <w:rPr>
          <w:sz w:val="24"/>
          <w:szCs w:val="24"/>
        </w:rPr>
      </w:pPr>
      <w:r>
        <w:rPr>
          <w:rFonts w:hint="eastAsia" w:ascii="宋体" w:hAnsi="宋体" w:cs="宋体"/>
          <w:sz w:val="24"/>
          <w:szCs w:val="24"/>
        </w:rPr>
        <w:t>④</w:t>
      </w:r>
      <w:r>
        <w:rPr>
          <w:sz w:val="24"/>
          <w:szCs w:val="24"/>
        </w:rPr>
        <w:t>潘毅;张天骐;张刚;罗忠涛. A Novel Acquisition Algorithm Based on Two-Dimensional Delay Estimation for BOC Signals[J]. Physical Communication (SCI 4区)</w:t>
      </w:r>
    </w:p>
    <w:p>
      <w:pPr>
        <w:spacing w:line="440" w:lineRule="exact"/>
        <w:ind w:firstLine="480" w:firstLineChars="200"/>
        <w:rPr>
          <w:sz w:val="24"/>
          <w:szCs w:val="24"/>
        </w:rPr>
      </w:pPr>
      <w:r>
        <w:rPr>
          <w:rFonts w:hint="eastAsia" w:ascii="宋体" w:hAnsi="宋体" w:cs="宋体"/>
          <w:sz w:val="24"/>
          <w:szCs w:val="24"/>
        </w:rPr>
        <w:t>⑤</w:t>
      </w:r>
      <w:r>
        <w:rPr>
          <w:sz w:val="24"/>
          <w:szCs w:val="24"/>
        </w:rPr>
        <w:t>潘毅;张天骐;张刚;马宝泽.高动态BOC信号捕获算法[J]. 通信学报(A类期刊)</w:t>
      </w:r>
    </w:p>
    <w:p>
      <w:pPr>
        <w:spacing w:line="440" w:lineRule="exact"/>
        <w:ind w:firstLine="480" w:firstLineChars="200"/>
        <w:rPr>
          <w:sz w:val="24"/>
          <w:szCs w:val="24"/>
        </w:rPr>
      </w:pPr>
    </w:p>
    <w:p>
      <w:pPr>
        <w:spacing w:before="120" w:beforeLines="50" w:after="120" w:afterLines="50" w:line="360" w:lineRule="auto"/>
        <w:rPr>
          <w:b/>
          <w:sz w:val="24"/>
          <w:szCs w:val="24"/>
        </w:rPr>
      </w:pPr>
      <w:r>
        <w:rPr>
          <w:b/>
          <w:sz w:val="24"/>
          <w:szCs w:val="24"/>
        </w:rPr>
        <w:t xml:space="preserve">3、吴正中，清华大学深圳国际研究生院，实验员 </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2003/9-2007/7，西安电子科技大学，微电子学，本科</w:t>
      </w:r>
    </w:p>
    <w:p>
      <w:pPr>
        <w:spacing w:line="440" w:lineRule="exact"/>
        <w:ind w:firstLine="480" w:firstLineChars="200"/>
        <w:rPr>
          <w:sz w:val="24"/>
          <w:szCs w:val="24"/>
        </w:rPr>
      </w:pPr>
      <w:r>
        <w:rPr>
          <w:sz w:val="24"/>
          <w:szCs w:val="24"/>
        </w:rPr>
        <w:t>2015/9-2018/6，清华大学，电子系，电子与通信工程专业，硕士</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从事集成电路研发工作10余年，先后在华润半导体，深圳远望谷，深圳环宇晶点，清华大学深圳国际研究生院工作。</w:t>
      </w:r>
    </w:p>
    <w:p>
      <w:pPr>
        <w:spacing w:line="440" w:lineRule="exact"/>
        <w:rPr>
          <w:sz w:val="24"/>
          <w:szCs w:val="24"/>
        </w:rPr>
      </w:pPr>
      <w:r>
        <w:rPr>
          <w:sz w:val="24"/>
          <w:szCs w:val="24"/>
        </w:rPr>
        <w:t>（3）主要项目经历</w:t>
      </w:r>
    </w:p>
    <w:p>
      <w:pPr>
        <w:spacing w:line="440" w:lineRule="exact"/>
        <w:ind w:firstLine="480" w:firstLineChars="200"/>
        <w:rPr>
          <w:sz w:val="24"/>
          <w:szCs w:val="24"/>
        </w:rPr>
      </w:pPr>
      <w:r>
        <w:rPr>
          <w:sz w:val="24"/>
          <w:szCs w:val="24"/>
        </w:rPr>
        <w:t>研究方向为模拟、数模混合集成电路设计。参与的项目有带LCD驱动的MCU研发，RFID芯片基带电路设计研发；STN-LCD/LED/ EPAPER 驱动芯片的研发。熟悉精通研发流程、工具和原理；独立完成LCD驱动芯片的数字电路的前端、后端设计，并且负责芯片模拟电路的模块设计仿真和整体顶层仿真。参与设计芯片均量产，为企业带来巨大的市场收益。</w:t>
      </w:r>
    </w:p>
    <w:p>
      <w:pPr>
        <w:spacing w:line="440" w:lineRule="exact"/>
        <w:ind w:firstLine="480" w:firstLineChars="200"/>
        <w:rPr>
          <w:sz w:val="24"/>
          <w:szCs w:val="24"/>
        </w:rPr>
      </w:pPr>
      <w:r>
        <w:rPr>
          <w:sz w:val="24"/>
          <w:szCs w:val="24"/>
        </w:rPr>
        <w:t>项目简介：</w:t>
      </w:r>
    </w:p>
    <w:p>
      <w:pPr>
        <w:spacing w:line="440" w:lineRule="exact"/>
        <w:ind w:firstLine="480" w:firstLineChars="200"/>
        <w:rPr>
          <w:sz w:val="24"/>
          <w:szCs w:val="24"/>
        </w:rPr>
      </w:pPr>
      <w:r>
        <w:rPr>
          <w:sz w:val="24"/>
          <w:szCs w:val="24"/>
        </w:rPr>
        <w:t>2014-2015年，工程用计算机LCD驱动芯片开发项目，项目来源：德州仪器；</w:t>
      </w:r>
    </w:p>
    <w:p>
      <w:pPr>
        <w:spacing w:line="440" w:lineRule="exact"/>
        <w:ind w:firstLine="480" w:firstLineChars="200"/>
        <w:rPr>
          <w:sz w:val="24"/>
          <w:szCs w:val="24"/>
        </w:rPr>
      </w:pPr>
      <w:r>
        <w:rPr>
          <w:sz w:val="24"/>
          <w:szCs w:val="24"/>
        </w:rPr>
        <w:t>2015-2016年，超省电系列LCD驱动芯片开发项目，项目来源：精电科技(Varitronix)、光联科技(URT) 等；</w:t>
      </w:r>
    </w:p>
    <w:p>
      <w:pPr>
        <w:spacing w:line="440" w:lineRule="exact"/>
        <w:ind w:firstLine="480" w:firstLineChars="200"/>
        <w:rPr>
          <w:sz w:val="24"/>
          <w:szCs w:val="24"/>
        </w:rPr>
      </w:pPr>
      <w:r>
        <w:rPr>
          <w:sz w:val="24"/>
          <w:szCs w:val="24"/>
        </w:rPr>
        <w:t>2016-2017年，电子书显示驱动芯片项目，项目来源：奥翼电子；</w:t>
      </w:r>
    </w:p>
    <w:p>
      <w:pPr>
        <w:spacing w:line="440" w:lineRule="exact"/>
        <w:ind w:firstLine="480" w:firstLineChars="200"/>
        <w:rPr>
          <w:sz w:val="24"/>
          <w:szCs w:val="24"/>
        </w:rPr>
      </w:pPr>
      <w:r>
        <w:rPr>
          <w:sz w:val="24"/>
          <w:szCs w:val="24"/>
        </w:rPr>
        <w:t>2017-2018年，具有温度补偿低功耗LCD驱动芯片关键技术研究与实现，项目来源：环宇晶点、清华大学；</w:t>
      </w:r>
    </w:p>
    <w:p>
      <w:pPr>
        <w:spacing w:line="440" w:lineRule="exact"/>
        <w:ind w:firstLine="480" w:firstLineChars="200"/>
        <w:rPr>
          <w:sz w:val="24"/>
          <w:szCs w:val="24"/>
        </w:rPr>
      </w:pPr>
      <w:r>
        <w:rPr>
          <w:sz w:val="24"/>
          <w:szCs w:val="24"/>
        </w:rPr>
        <w:t>2018年，三通道LED驱动芯片研发，项目来源：智观电子；</w:t>
      </w:r>
    </w:p>
    <w:p>
      <w:pPr>
        <w:spacing w:line="440" w:lineRule="exact"/>
        <w:ind w:firstLine="480" w:firstLineChars="200"/>
        <w:rPr>
          <w:sz w:val="24"/>
          <w:szCs w:val="24"/>
        </w:rPr>
      </w:pPr>
      <w:r>
        <w:rPr>
          <w:sz w:val="24"/>
          <w:szCs w:val="24"/>
        </w:rPr>
        <w:t>2018年，降压式DCDC电源管理芯片研发，项目来源：泓微电子。</w:t>
      </w:r>
    </w:p>
    <w:p>
      <w:pPr>
        <w:spacing w:line="440" w:lineRule="exact"/>
        <w:rPr>
          <w:sz w:val="24"/>
          <w:szCs w:val="24"/>
        </w:rPr>
      </w:pPr>
      <w:r>
        <w:rPr>
          <w:sz w:val="24"/>
          <w:szCs w:val="24"/>
        </w:rPr>
        <w:t>（4）主要论文</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吴正中,幸新鹏,张盛. “基于正交矩阵的8行寻址LCD驱动电路”, 微电子学, 2018(2).</w:t>
      </w:r>
    </w:p>
    <w:p/>
    <w:p>
      <w:pPr>
        <w:spacing w:before="120" w:beforeLines="50" w:after="120" w:afterLines="50" w:line="360" w:lineRule="auto"/>
        <w:rPr>
          <w:b/>
          <w:sz w:val="24"/>
          <w:szCs w:val="24"/>
        </w:rPr>
      </w:pPr>
      <w:r>
        <w:rPr>
          <w:b/>
          <w:sz w:val="24"/>
          <w:szCs w:val="24"/>
        </w:rPr>
        <w:t>4、刘芃宇，清华大学深圳国际研究生院，博士研究生</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2012.9—2016.6 清华大学 电子科学与技术学 学士</w:t>
      </w:r>
    </w:p>
    <w:p>
      <w:pPr>
        <w:spacing w:line="440" w:lineRule="exact"/>
        <w:ind w:firstLine="480" w:firstLineChars="200"/>
        <w:rPr>
          <w:sz w:val="24"/>
          <w:szCs w:val="24"/>
        </w:rPr>
      </w:pPr>
      <w:r>
        <w:rPr>
          <w:sz w:val="24"/>
          <w:szCs w:val="24"/>
        </w:rPr>
        <w:t>2016.9—至今 清华大学深圳国际研究生院 电子科学与技术 在读博士</w:t>
      </w:r>
    </w:p>
    <w:p>
      <w:pPr>
        <w:spacing w:line="440" w:lineRule="exact"/>
        <w:rPr>
          <w:sz w:val="24"/>
          <w:szCs w:val="24"/>
        </w:rPr>
      </w:pPr>
      <w:r>
        <w:rPr>
          <w:sz w:val="24"/>
          <w:szCs w:val="24"/>
        </w:rPr>
        <w:t>（2）主要论文</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Pengyu Liu, He Xu, Mengyun Yi and Sheng Zhang, “Novel method to optimize the column random telegraph signal performance in CMOS image sensor”, IEICE Electronics Express (ELEX), 2019,  DOI: 10.1587/elex.16.20190118</w:t>
      </w:r>
    </w:p>
    <w:p>
      <w:pPr>
        <w:spacing w:line="440" w:lineRule="exact"/>
        <w:ind w:firstLine="480" w:firstLineChars="200"/>
        <w:rPr>
          <w:sz w:val="24"/>
          <w:szCs w:val="24"/>
        </w:rPr>
      </w:pPr>
      <w:r>
        <w:rPr>
          <w:rFonts w:hint="eastAsia" w:ascii="宋体" w:hAnsi="宋体" w:cs="宋体"/>
          <w:sz w:val="24"/>
          <w:szCs w:val="24"/>
        </w:rPr>
        <w:t>②</w:t>
      </w:r>
      <w:r>
        <w:rPr>
          <w:sz w:val="24"/>
          <w:szCs w:val="24"/>
        </w:rPr>
        <w:t xml:space="preserve"> Pengyu Liu, Sheng Zhang and Wenli Shen, “A novel method to test and optimize the periphery crosstalk in CMOS image sensor”, IEICE Electronics Express (ELEX), 2020 </w:t>
      </w:r>
    </w:p>
    <w:p>
      <w:pPr>
        <w:spacing w:line="440" w:lineRule="exact"/>
        <w:rPr>
          <w:sz w:val="24"/>
          <w:szCs w:val="24"/>
        </w:rPr>
      </w:pPr>
      <w:r>
        <w:rPr>
          <w:sz w:val="24"/>
          <w:szCs w:val="24"/>
        </w:rPr>
        <w:t>（3）主要项目经历</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参与“面向DNA测序的全局曝光CMOS图像传感器关键技术研究”</w:t>
      </w:r>
    </w:p>
    <w:p>
      <w:pPr>
        <w:spacing w:line="440" w:lineRule="exact"/>
        <w:ind w:firstLine="480" w:firstLineChars="200"/>
        <w:rPr>
          <w:sz w:val="24"/>
          <w:szCs w:val="24"/>
        </w:rPr>
      </w:pPr>
      <w:r>
        <w:rPr>
          <w:rFonts w:hint="eastAsia" w:ascii="宋体" w:hAnsi="宋体" w:cs="宋体"/>
          <w:sz w:val="24"/>
          <w:szCs w:val="24"/>
        </w:rPr>
        <w:t>②</w:t>
      </w:r>
      <w:r>
        <w:rPr>
          <w:sz w:val="24"/>
          <w:szCs w:val="24"/>
        </w:rPr>
        <w:t xml:space="preserve"> 参与图像传感器column-RTS及边缘crosstalk内容研究，并发表2篇SCI论文</w:t>
      </w:r>
    </w:p>
    <w:p/>
    <w:sectPr>
      <w:pgSz w:w="11906" w:h="16838"/>
      <w:pgMar w:top="1418" w:right="1418" w:bottom="1418" w:left="1418" w:header="851" w:footer="992" w:gutter="0"/>
      <w:cols w:space="720"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华文仿宋">
    <w:panose1 w:val="02010600040101010101"/>
    <w:charset w:val="86"/>
    <w:family w:val="auto"/>
    <w:pitch w:val="default"/>
    <w:sig w:usb0="00000287" w:usb1="080F0000" w:usb2="00000000" w:usb3="00000000" w:csb0="0004009F" w:csb1="DFD70000"/>
  </w:font>
  <w:font w:name="Apple Symbols">
    <w:panose1 w:val="02000000000000000000"/>
    <w:charset w:val="00"/>
    <w:family w:val="auto"/>
    <w:pitch w:val="default"/>
    <w:sig w:usb0="800000A3" w:usb1="08007BEB" w:usb2="01840034" w:usb3="0000A268" w:csb0="200001FB" w:csb1="DDFF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19FAF"/>
    <w:multiLevelType w:val="singleLevel"/>
    <w:tmpl w:val="60519FAF"/>
    <w:lvl w:ilvl="0" w:tentative="0">
      <w:start w:val="4"/>
      <w:numFmt w:val="decimal"/>
      <w:suff w:val="nothing"/>
      <w:lvlText w:val="%1、"/>
      <w:lvlJc w:val="left"/>
    </w:lvl>
  </w:abstractNum>
  <w:abstractNum w:abstractNumId="1">
    <w:nsid w:val="6051A1EA"/>
    <w:multiLevelType w:val="singleLevel"/>
    <w:tmpl w:val="6051A1EA"/>
    <w:lvl w:ilvl="0" w:tentative="0">
      <w:start w:val="1"/>
      <w:numFmt w:val="decimal"/>
      <w:suff w:val="nothing"/>
      <w:lvlText w:val="（%1）"/>
      <w:lvlJc w:val="left"/>
    </w:lvl>
  </w:abstractNum>
  <w:abstractNum w:abstractNumId="2">
    <w:nsid w:val="6051A779"/>
    <w:multiLevelType w:val="singleLevel"/>
    <w:tmpl w:val="6051A779"/>
    <w:lvl w:ilvl="0" w:tentative="0">
      <w:start w:val="1"/>
      <w:numFmt w:val="decimal"/>
      <w:suff w:val="nothing"/>
      <w:lvlText w:val="%1）"/>
      <w:lvlJc w:val="left"/>
    </w:lvl>
  </w:abstractNum>
  <w:abstractNum w:abstractNumId="3">
    <w:nsid w:val="6051A817"/>
    <w:multiLevelType w:val="singleLevel"/>
    <w:tmpl w:val="6051A817"/>
    <w:lvl w:ilvl="0" w:tentative="0">
      <w:start w:val="1"/>
      <w:numFmt w:val="decimal"/>
      <w:suff w:val="nothing"/>
      <w:lvlText w:val="%1）"/>
      <w:lvlJc w:val="left"/>
    </w:lvl>
  </w:abstractNum>
  <w:abstractNum w:abstractNumId="4">
    <w:nsid w:val="6051A8FE"/>
    <w:multiLevelType w:val="singleLevel"/>
    <w:tmpl w:val="6051A8FE"/>
    <w:lvl w:ilvl="0" w:tentative="0">
      <w:start w:val="1"/>
      <w:numFmt w:val="decimal"/>
      <w:suff w:val="nothing"/>
      <w:lvlText w:val="%1）"/>
      <w:lvlJc w:val="left"/>
    </w:lvl>
  </w:abstractNum>
  <w:abstractNum w:abstractNumId="5">
    <w:nsid w:val="6051AAE8"/>
    <w:multiLevelType w:val="singleLevel"/>
    <w:tmpl w:val="6051AAE8"/>
    <w:lvl w:ilvl="0" w:tentative="0">
      <w:start w:val="1"/>
      <w:numFmt w:val="decimal"/>
      <w:suff w:val="nothing"/>
      <w:lvlText w:val="%1）"/>
      <w:lvlJc w:val="left"/>
    </w:lvl>
  </w:abstractNum>
  <w:abstractNum w:abstractNumId="6">
    <w:nsid w:val="6051AC1C"/>
    <w:multiLevelType w:val="singleLevel"/>
    <w:tmpl w:val="6051AC1C"/>
    <w:lvl w:ilvl="0" w:tentative="0">
      <w:start w:val="1"/>
      <w:numFmt w:val="decimal"/>
      <w:suff w:val="nothing"/>
      <w:lvlText w:val="%1）"/>
      <w:lvlJc w:val="left"/>
    </w:lvl>
  </w:abstractNum>
  <w:abstractNum w:abstractNumId="7">
    <w:nsid w:val="6051ADA6"/>
    <w:multiLevelType w:val="singleLevel"/>
    <w:tmpl w:val="6051ADA6"/>
    <w:lvl w:ilvl="0" w:tentative="0">
      <w:start w:val="1"/>
      <w:numFmt w:val="decimal"/>
      <w:suff w:val="nothing"/>
      <w:lvlText w:val="%1）"/>
      <w:lvlJc w:val="left"/>
    </w:lvl>
  </w:abstractNum>
  <w:abstractNum w:abstractNumId="8">
    <w:nsid w:val="6051AE4E"/>
    <w:multiLevelType w:val="singleLevel"/>
    <w:tmpl w:val="6051AE4E"/>
    <w:lvl w:ilvl="0" w:tentative="0">
      <w:start w:val="1"/>
      <w:numFmt w:val="decimal"/>
      <w:suff w:val="nothing"/>
      <w:lvlText w:val="%1）"/>
      <w:lvlJc w:val="left"/>
    </w:lvl>
  </w:abstractNum>
  <w:abstractNum w:abstractNumId="9">
    <w:nsid w:val="6051AFA2"/>
    <w:multiLevelType w:val="singleLevel"/>
    <w:tmpl w:val="6051AFA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骁tenet [2]">
    <w15:presenceInfo w15:providerId="None" w15:userId="王骁tenet"/>
  </w15:person>
  <w15:person w15:author="王骁tenet">
    <w15:presenceInfo w15:providerId="WPS Office" w15:userId="8149477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E79"/>
    <w:rsid w:val="00025350"/>
    <w:rsid w:val="00033B59"/>
    <w:rsid w:val="00033DDB"/>
    <w:rsid w:val="0003622F"/>
    <w:rsid w:val="0004175E"/>
    <w:rsid w:val="000472B1"/>
    <w:rsid w:val="000534F0"/>
    <w:rsid w:val="000548D7"/>
    <w:rsid w:val="00073322"/>
    <w:rsid w:val="000756D5"/>
    <w:rsid w:val="0009171F"/>
    <w:rsid w:val="00091F1B"/>
    <w:rsid w:val="00097EBD"/>
    <w:rsid w:val="000A3900"/>
    <w:rsid w:val="000B401C"/>
    <w:rsid w:val="000B6EA1"/>
    <w:rsid w:val="000E654F"/>
    <w:rsid w:val="00101305"/>
    <w:rsid w:val="00102929"/>
    <w:rsid w:val="001179D5"/>
    <w:rsid w:val="00125BFD"/>
    <w:rsid w:val="001425D3"/>
    <w:rsid w:val="00146695"/>
    <w:rsid w:val="001551BE"/>
    <w:rsid w:val="00157C9F"/>
    <w:rsid w:val="00164099"/>
    <w:rsid w:val="001702F5"/>
    <w:rsid w:val="0017150F"/>
    <w:rsid w:val="00176F98"/>
    <w:rsid w:val="00181F4A"/>
    <w:rsid w:val="00185ACB"/>
    <w:rsid w:val="001975D5"/>
    <w:rsid w:val="001B013E"/>
    <w:rsid w:val="001B2E79"/>
    <w:rsid w:val="001B5062"/>
    <w:rsid w:val="00213913"/>
    <w:rsid w:val="00215179"/>
    <w:rsid w:val="00221416"/>
    <w:rsid w:val="00225A52"/>
    <w:rsid w:val="00225B59"/>
    <w:rsid w:val="002302D3"/>
    <w:rsid w:val="002322E5"/>
    <w:rsid w:val="00236433"/>
    <w:rsid w:val="002505F7"/>
    <w:rsid w:val="00252043"/>
    <w:rsid w:val="00252302"/>
    <w:rsid w:val="00260907"/>
    <w:rsid w:val="00261714"/>
    <w:rsid w:val="00272196"/>
    <w:rsid w:val="002A04E8"/>
    <w:rsid w:val="002B041B"/>
    <w:rsid w:val="002B3406"/>
    <w:rsid w:val="002C7881"/>
    <w:rsid w:val="002D5ED2"/>
    <w:rsid w:val="002E2692"/>
    <w:rsid w:val="002E6730"/>
    <w:rsid w:val="002F1E65"/>
    <w:rsid w:val="0030469E"/>
    <w:rsid w:val="00323A8A"/>
    <w:rsid w:val="003248E8"/>
    <w:rsid w:val="00326C87"/>
    <w:rsid w:val="00350637"/>
    <w:rsid w:val="003B1E43"/>
    <w:rsid w:val="003E1EDA"/>
    <w:rsid w:val="003E3B45"/>
    <w:rsid w:val="003F4B38"/>
    <w:rsid w:val="00403650"/>
    <w:rsid w:val="004103A8"/>
    <w:rsid w:val="00423F49"/>
    <w:rsid w:val="00425C0D"/>
    <w:rsid w:val="00425C14"/>
    <w:rsid w:val="004302FA"/>
    <w:rsid w:val="00433EF9"/>
    <w:rsid w:val="00443626"/>
    <w:rsid w:val="00454D10"/>
    <w:rsid w:val="004649AC"/>
    <w:rsid w:val="00464B79"/>
    <w:rsid w:val="004675DA"/>
    <w:rsid w:val="00474C9D"/>
    <w:rsid w:val="00484793"/>
    <w:rsid w:val="004918DC"/>
    <w:rsid w:val="004C3E86"/>
    <w:rsid w:val="004D14C8"/>
    <w:rsid w:val="004D2EB4"/>
    <w:rsid w:val="004F7846"/>
    <w:rsid w:val="005140CB"/>
    <w:rsid w:val="005238B2"/>
    <w:rsid w:val="0053692A"/>
    <w:rsid w:val="00536B75"/>
    <w:rsid w:val="00544F48"/>
    <w:rsid w:val="005636CE"/>
    <w:rsid w:val="00567F9E"/>
    <w:rsid w:val="005706EB"/>
    <w:rsid w:val="00581101"/>
    <w:rsid w:val="00581402"/>
    <w:rsid w:val="005908A2"/>
    <w:rsid w:val="00591E25"/>
    <w:rsid w:val="00594503"/>
    <w:rsid w:val="005B226D"/>
    <w:rsid w:val="005E2983"/>
    <w:rsid w:val="005E2FB2"/>
    <w:rsid w:val="005F6966"/>
    <w:rsid w:val="00612D4B"/>
    <w:rsid w:val="006159A6"/>
    <w:rsid w:val="00615B12"/>
    <w:rsid w:val="00620D63"/>
    <w:rsid w:val="00633549"/>
    <w:rsid w:val="0065581D"/>
    <w:rsid w:val="006879D2"/>
    <w:rsid w:val="006973DA"/>
    <w:rsid w:val="006A2727"/>
    <w:rsid w:val="006C5A8E"/>
    <w:rsid w:val="006D3AFA"/>
    <w:rsid w:val="00702BF4"/>
    <w:rsid w:val="00711329"/>
    <w:rsid w:val="00716D44"/>
    <w:rsid w:val="00723C05"/>
    <w:rsid w:val="00730C5A"/>
    <w:rsid w:val="00744C09"/>
    <w:rsid w:val="00750920"/>
    <w:rsid w:val="00755EC8"/>
    <w:rsid w:val="0079018D"/>
    <w:rsid w:val="00797CD1"/>
    <w:rsid w:val="007D6A22"/>
    <w:rsid w:val="007E1562"/>
    <w:rsid w:val="008217A9"/>
    <w:rsid w:val="008502D6"/>
    <w:rsid w:val="00882A7D"/>
    <w:rsid w:val="00894AAC"/>
    <w:rsid w:val="008B0792"/>
    <w:rsid w:val="008B55B0"/>
    <w:rsid w:val="008C7961"/>
    <w:rsid w:val="0090230E"/>
    <w:rsid w:val="0090753B"/>
    <w:rsid w:val="00927ADD"/>
    <w:rsid w:val="009372A4"/>
    <w:rsid w:val="00975033"/>
    <w:rsid w:val="009A1272"/>
    <w:rsid w:val="009A2563"/>
    <w:rsid w:val="009A361C"/>
    <w:rsid w:val="009A4ECE"/>
    <w:rsid w:val="009A68E0"/>
    <w:rsid w:val="009B7BE2"/>
    <w:rsid w:val="00A0724E"/>
    <w:rsid w:val="00A113F3"/>
    <w:rsid w:val="00A129CF"/>
    <w:rsid w:val="00A31FC0"/>
    <w:rsid w:val="00A4554B"/>
    <w:rsid w:val="00A46861"/>
    <w:rsid w:val="00A536AA"/>
    <w:rsid w:val="00A57B90"/>
    <w:rsid w:val="00A71863"/>
    <w:rsid w:val="00A8362E"/>
    <w:rsid w:val="00A8544F"/>
    <w:rsid w:val="00AA63BC"/>
    <w:rsid w:val="00AA6B21"/>
    <w:rsid w:val="00AB4240"/>
    <w:rsid w:val="00AB4E52"/>
    <w:rsid w:val="00AC7976"/>
    <w:rsid w:val="00AC7FB0"/>
    <w:rsid w:val="00AD03C1"/>
    <w:rsid w:val="00B00198"/>
    <w:rsid w:val="00B147DD"/>
    <w:rsid w:val="00B603BC"/>
    <w:rsid w:val="00B606F9"/>
    <w:rsid w:val="00B72CB4"/>
    <w:rsid w:val="00B93CEF"/>
    <w:rsid w:val="00BC3587"/>
    <w:rsid w:val="00BD6C62"/>
    <w:rsid w:val="00C0141B"/>
    <w:rsid w:val="00C15103"/>
    <w:rsid w:val="00C15E4E"/>
    <w:rsid w:val="00C170AD"/>
    <w:rsid w:val="00C70EA6"/>
    <w:rsid w:val="00C75344"/>
    <w:rsid w:val="00C91BC9"/>
    <w:rsid w:val="00C93E54"/>
    <w:rsid w:val="00C97124"/>
    <w:rsid w:val="00CB2DD4"/>
    <w:rsid w:val="00CB6516"/>
    <w:rsid w:val="00CE33BD"/>
    <w:rsid w:val="00D06A32"/>
    <w:rsid w:val="00D07D7C"/>
    <w:rsid w:val="00D20DA3"/>
    <w:rsid w:val="00D2718B"/>
    <w:rsid w:val="00D37392"/>
    <w:rsid w:val="00D568C8"/>
    <w:rsid w:val="00D76F23"/>
    <w:rsid w:val="00D9047C"/>
    <w:rsid w:val="00D96F5F"/>
    <w:rsid w:val="00D97807"/>
    <w:rsid w:val="00DE5C66"/>
    <w:rsid w:val="00E127AC"/>
    <w:rsid w:val="00E24A23"/>
    <w:rsid w:val="00E42D0A"/>
    <w:rsid w:val="00E508E9"/>
    <w:rsid w:val="00E737BA"/>
    <w:rsid w:val="00E83288"/>
    <w:rsid w:val="00E97779"/>
    <w:rsid w:val="00EC45FF"/>
    <w:rsid w:val="00ED58C0"/>
    <w:rsid w:val="00ED7250"/>
    <w:rsid w:val="00EE613A"/>
    <w:rsid w:val="00EE7467"/>
    <w:rsid w:val="00EF2186"/>
    <w:rsid w:val="00F01717"/>
    <w:rsid w:val="00F06718"/>
    <w:rsid w:val="00F10B9D"/>
    <w:rsid w:val="00F14AE2"/>
    <w:rsid w:val="00F25CB3"/>
    <w:rsid w:val="00F363E4"/>
    <w:rsid w:val="00F376F3"/>
    <w:rsid w:val="00F47991"/>
    <w:rsid w:val="00F52E21"/>
    <w:rsid w:val="00F60D1E"/>
    <w:rsid w:val="00F72AA5"/>
    <w:rsid w:val="00F85B41"/>
    <w:rsid w:val="00F8612A"/>
    <w:rsid w:val="00F86CB4"/>
    <w:rsid w:val="00FA6DA2"/>
    <w:rsid w:val="00FE6053"/>
    <w:rsid w:val="0F8A7565"/>
    <w:rsid w:val="1AE3C2A2"/>
    <w:rsid w:val="1EBE86E1"/>
    <w:rsid w:val="2BF23563"/>
    <w:rsid w:val="2EFFB2E6"/>
    <w:rsid w:val="2FFF42BF"/>
    <w:rsid w:val="34D9C521"/>
    <w:rsid w:val="35794DDA"/>
    <w:rsid w:val="3F7FD9D9"/>
    <w:rsid w:val="3FFF411E"/>
    <w:rsid w:val="3FFFE12C"/>
    <w:rsid w:val="4F9B5532"/>
    <w:rsid w:val="555BE80F"/>
    <w:rsid w:val="5B6FB0FF"/>
    <w:rsid w:val="5EABAFCB"/>
    <w:rsid w:val="5EDB5C4F"/>
    <w:rsid w:val="5FBE91EC"/>
    <w:rsid w:val="5FEF3522"/>
    <w:rsid w:val="5FFB37A4"/>
    <w:rsid w:val="67FA971E"/>
    <w:rsid w:val="6CFF6D65"/>
    <w:rsid w:val="6F7EF316"/>
    <w:rsid w:val="6F9BB45D"/>
    <w:rsid w:val="6FEC1B97"/>
    <w:rsid w:val="6FF76D0C"/>
    <w:rsid w:val="735DD5F6"/>
    <w:rsid w:val="7365E9C8"/>
    <w:rsid w:val="73AFE454"/>
    <w:rsid w:val="77BF54D4"/>
    <w:rsid w:val="77F2B261"/>
    <w:rsid w:val="789FB23B"/>
    <w:rsid w:val="7A5F8303"/>
    <w:rsid w:val="7ADD6BA4"/>
    <w:rsid w:val="7BFB2BDF"/>
    <w:rsid w:val="7D3FE1FC"/>
    <w:rsid w:val="7D9FC76F"/>
    <w:rsid w:val="7F772C1E"/>
    <w:rsid w:val="7FCD06D4"/>
    <w:rsid w:val="7FF7E30B"/>
    <w:rsid w:val="7FFDE466"/>
    <w:rsid w:val="9EF4E713"/>
    <w:rsid w:val="B1FF8A7F"/>
    <w:rsid w:val="BDECC682"/>
    <w:rsid w:val="BEBEB00F"/>
    <w:rsid w:val="CFBD91FE"/>
    <w:rsid w:val="D3FF94FD"/>
    <w:rsid w:val="D78E522C"/>
    <w:rsid w:val="D96B5FE8"/>
    <w:rsid w:val="DBFFC509"/>
    <w:rsid w:val="DC57CA56"/>
    <w:rsid w:val="DDFF4F8C"/>
    <w:rsid w:val="DFAD70B6"/>
    <w:rsid w:val="DFBFB9F2"/>
    <w:rsid w:val="DFEB5B08"/>
    <w:rsid w:val="E7FB709B"/>
    <w:rsid w:val="F2EF1508"/>
    <w:rsid w:val="F3EC821E"/>
    <w:rsid w:val="F3F7A21E"/>
    <w:rsid w:val="F53FBCB2"/>
    <w:rsid w:val="F8DA7F17"/>
    <w:rsid w:val="F8FE7942"/>
    <w:rsid w:val="FADBC198"/>
    <w:rsid w:val="FBD3FE53"/>
    <w:rsid w:val="FDDFD937"/>
    <w:rsid w:val="FDFC5103"/>
    <w:rsid w:val="FDFF758E"/>
    <w:rsid w:val="FEBCDD06"/>
    <w:rsid w:val="FEE33BA9"/>
    <w:rsid w:val="FF7F8B78"/>
    <w:rsid w:val="FFE789DF"/>
    <w:rsid w:val="FFF66C2F"/>
    <w:rsid w:val="FFF7334C"/>
    <w:rsid w:val="FFFCE93C"/>
    <w:rsid w:val="FFFE6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等线 Light" w:hAnsi="等线 Light" w:eastAsia="等线 Light"/>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7">
    <w:name w:val="Date"/>
    <w:basedOn w:val="1"/>
    <w:next w:val="1"/>
    <w:link w:val="21"/>
    <w:unhideWhenUsed/>
    <w:qFormat/>
    <w:uiPriority w:val="99"/>
    <w:pPr>
      <w:ind w:left="100" w:leftChars="2500"/>
    </w:pPr>
  </w:style>
  <w:style w:type="paragraph" w:styleId="8">
    <w:name w:val="Balloon Text"/>
    <w:basedOn w:val="1"/>
    <w:link w:val="26"/>
    <w:unhideWhenUsed/>
    <w:uiPriority w:val="99"/>
    <w:rPr>
      <w:sz w:val="18"/>
      <w:szCs w:val="18"/>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3">
    <w:name w:val="Hyperlink"/>
    <w:unhideWhenUsed/>
    <w:qFormat/>
    <w:uiPriority w:val="99"/>
    <w:rPr>
      <w:color w:val="0563C1"/>
      <w:u w:val="single"/>
    </w:rPr>
  </w:style>
  <w:style w:type="table" w:styleId="15">
    <w:name w:val="Table Grid"/>
    <w:basedOn w:val="14"/>
    <w:qFormat/>
    <w:uiPriority w:val="59"/>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默认段落字体 Para Char Char Char Char Char Char Char Char Char Char Char Char Char Char Char Char"/>
    <w:basedOn w:val="1"/>
    <w:qFormat/>
    <w:uiPriority w:val="0"/>
    <w:rPr>
      <w:rFonts w:ascii="Tahoma" w:hAnsi="Tahoma"/>
      <w:sz w:val="24"/>
    </w:rPr>
  </w:style>
  <w:style w:type="character" w:customStyle="1" w:styleId="17">
    <w:name w:val="页眉 字符"/>
    <w:link w:val="10"/>
    <w:qFormat/>
    <w:uiPriority w:val="99"/>
    <w:rPr>
      <w:sz w:val="18"/>
      <w:szCs w:val="18"/>
    </w:rPr>
  </w:style>
  <w:style w:type="character" w:customStyle="1" w:styleId="18">
    <w:name w:val="页脚 字符"/>
    <w:link w:val="9"/>
    <w:qFormat/>
    <w:uiPriority w:val="99"/>
    <w:rPr>
      <w:sz w:val="18"/>
      <w:szCs w:val="18"/>
    </w:rPr>
  </w:style>
  <w:style w:type="character" w:customStyle="1" w:styleId="19">
    <w:name w:val="标题 1 字符"/>
    <w:link w:val="2"/>
    <w:qFormat/>
    <w:uiPriority w:val="9"/>
    <w:rPr>
      <w:rFonts w:ascii="Times New Roman" w:hAnsi="Times New Roman" w:cs="Times New Roman"/>
      <w:b/>
      <w:bCs/>
      <w:kern w:val="44"/>
      <w:sz w:val="44"/>
      <w:szCs w:val="44"/>
    </w:rPr>
  </w:style>
  <w:style w:type="character" w:customStyle="1" w:styleId="20">
    <w:name w:val="标题 2 字符"/>
    <w:link w:val="3"/>
    <w:qFormat/>
    <w:uiPriority w:val="9"/>
    <w:rPr>
      <w:rFonts w:ascii="等线 Light" w:hAnsi="等线 Light" w:eastAsia="等线 Light" w:cs="Times New Roman"/>
      <w:b/>
      <w:bCs/>
      <w:kern w:val="2"/>
      <w:sz w:val="32"/>
      <w:szCs w:val="32"/>
    </w:rPr>
  </w:style>
  <w:style w:type="character" w:customStyle="1" w:styleId="21">
    <w:name w:val="日期 字符"/>
    <w:link w:val="7"/>
    <w:semiHidden/>
    <w:qFormat/>
    <w:uiPriority w:val="99"/>
    <w:rPr>
      <w:rFonts w:ascii="Times New Roman" w:hAnsi="Times New Roman" w:cs="Times New Roman"/>
      <w:kern w:val="2"/>
      <w:sz w:val="21"/>
    </w:rPr>
  </w:style>
  <w:style w:type="character" w:customStyle="1" w:styleId="22">
    <w:name w:val="标题 3 字符"/>
    <w:link w:val="4"/>
    <w:qFormat/>
    <w:uiPriority w:val="9"/>
    <w:rPr>
      <w:rFonts w:ascii="Times New Roman" w:hAnsi="Times New Roman" w:cs="Times New Roman"/>
      <w:b/>
      <w:bCs/>
      <w:kern w:val="2"/>
      <w:sz w:val="32"/>
      <w:szCs w:val="32"/>
    </w:rPr>
  </w:style>
  <w:style w:type="character" w:customStyle="1" w:styleId="23">
    <w:name w:val="标题 4 字符"/>
    <w:link w:val="5"/>
    <w:semiHidden/>
    <w:qFormat/>
    <w:uiPriority w:val="9"/>
    <w:rPr>
      <w:rFonts w:ascii="等线 Light" w:hAnsi="等线 Light" w:eastAsia="等线 Light" w:cs="Times New Roman"/>
      <w:b/>
      <w:bCs/>
      <w:kern w:val="2"/>
      <w:sz w:val="28"/>
      <w:szCs w:val="28"/>
    </w:rPr>
  </w:style>
  <w:style w:type="character" w:customStyle="1" w:styleId="24">
    <w:name w:val="标题 5 字符"/>
    <w:link w:val="6"/>
    <w:semiHidden/>
    <w:qFormat/>
    <w:uiPriority w:val="9"/>
    <w:rPr>
      <w:rFonts w:ascii="Times New Roman" w:hAnsi="Times New Roman" w:cs="Times New Roman"/>
      <w:b/>
      <w:bCs/>
      <w:kern w:val="2"/>
      <w:sz w:val="28"/>
      <w:szCs w:val="28"/>
    </w:rPr>
  </w:style>
  <w:style w:type="character" w:customStyle="1" w:styleId="25">
    <w:name w:val="_Style 23"/>
    <w:unhideWhenUsed/>
    <w:qFormat/>
    <w:uiPriority w:val="99"/>
    <w:rPr>
      <w:color w:val="605E5C"/>
      <w:shd w:val="clear" w:color="auto" w:fill="E1DFDD"/>
    </w:rPr>
  </w:style>
  <w:style w:type="character" w:customStyle="1" w:styleId="26">
    <w:name w:val="批注框文本 字符"/>
    <w:basedOn w:val="12"/>
    <w:link w:val="8"/>
    <w:semiHidden/>
    <w:uiPriority w:val="99"/>
    <w:rPr>
      <w:kern w:val="2"/>
      <w:sz w:val="18"/>
      <w:szCs w:val="18"/>
    </w:rPr>
  </w:style>
  <w:style w:type="paragraph" w:customStyle="1" w:styleId="27">
    <w:name w:val="Revision"/>
    <w:hidden/>
    <w:semiHidden/>
    <w:uiPriority w:val="99"/>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"/>
    </extobj>
    <extobj name="334E55B0-647D-440b-865C-3EC943EB4CBC-2">
      <extobjdata type="334E55B0-647D-440b-865C-3EC943EB4CBC" data="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"/>
    </extobj>
    <extobj name="334E55B0-647D-440b-865C-3EC943EB4CBC-4">
      <extobjdata type="334E55B0-647D-440b-865C-3EC943EB4CBC" data="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"/>
    </extobj>
    <extobj name="334E55B0-647D-440b-865C-3EC943EB4CBC-5">
      <extobjdata type="334E55B0-647D-440b-865C-3EC943EB4CBC" data="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"/>
    </extobj>
    <extobj name="334E55B0-647D-440b-865C-3EC943EB4CBC-6">
      <extobjdata type="334E55B0-647D-440b-865C-3EC943EB4CBC" data="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"/>
    </extobj>
    <extobj name="334E55B0-647D-440b-865C-3EC943EB4CBC-7">
      <extobjdata type="334E55B0-647D-440b-865C-3EC943EB4CBC" data="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"/>
    </extobj>
    <extobj name="334E55B0-647D-440b-865C-3EC943EB4CBC-8">
      <extobjdata type="334E55B0-647D-440b-865C-3EC943EB4CBC" data="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5861</Words>
  <Characters>33411</Characters>
  <Lines>278</Lines>
  <Paragraphs>78</Paragraphs>
  <ScaleCrop>false</ScaleCrop>
  <LinksUpToDate>false</LinksUpToDate>
  <CharactersWithSpaces>39194</CharactersWithSpaces>
  <Application>WPS Office_3.4.0.5283_F1E327BC-269C-435d-A152-05C5408002CA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2021-03-17T01:02:00Z</dcterms:created>
  <dc:creator>elaine</dc:creator>
  <cp:lastModifiedBy>王骁tenet</cp:lastModifiedBy>
  <dcterms:modified xsi:type="dcterms:W3CDTF">2021-03-17T15:16:53Z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ies>
</file>